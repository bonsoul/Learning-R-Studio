
<file path=[Content_Types].xml><?xml version="1.0" encoding="utf-8"?>
<Types xmlns="http://schemas.openxmlformats.org/package/2006/content-types">
  <Default Extension="xlsx" ContentType="application/vnd.openxmlformats-officedocument.spreadsheetml.sheet"/>
  <Default Extension="xml" ContentType="application/xml"/>
  <Default Extension="bin" ContentType="application/vnd.openxmlformats-officedocument.oleObject"/>
  <Default Extension="png" ContentType="image/png"/>
  <Default Extension="rels" ContentType="application/vnd.openxmlformats-package.relationships+xml"/>
  <Override PartName="/word/theme/theme1.xml" ContentType="application/vnd.openxmlformats-officedocument.theme+xml"/>
  <Override PartName="/word/charts/chart3.xml" ContentType="application/vnd.openxmlformats-officedocument.drawingml.chart+xml"/>
  <Override PartName="/word/charts/chart11.xml" ContentType="application/vnd.openxmlformats-officedocument.drawingml.chart+xml"/>
  <Override PartName="/word/charts/style6.xml" ContentType="application/vnd.ms-office.chartstyle+xml"/>
  <Override PartName="/word/footer1.xml" ContentType="application/vnd.openxmlformats-officedocument.wordprocessingml.footer+xml"/>
  <Override PartName="/word/numbering.xml" ContentType="application/vnd.openxmlformats-officedocument.wordprocessingml.numbering+xml"/>
  <Override PartName="/word/charts/chart8.xml" ContentType="application/vnd.openxmlformats-officedocument.drawingml.chart+xml"/>
  <Override PartName="/word/charts/colors3.xml" ContentType="application/vnd.ms-office.chartcolorstyle+xml"/>
  <Override PartName="/word/settings.xml" ContentType="application/vnd.openxmlformats-officedocument.wordprocessingml.settings+xml"/>
  <Override PartName="/word/charts/chart9.xml" ContentType="application/vnd.openxmlformats-officedocument.drawingml.chart+xml"/>
  <Override PartName="/word/charts/chart12.xml" ContentType="application/vnd.openxmlformats-officedocument.drawingml.chart+xml"/>
  <Override PartName="/word/charts/chart4.xml" ContentType="application/vnd.openxmlformats-officedocument.drawingml.chart+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charts/chart5.xml" ContentType="application/vnd.openxmlformats-officedocument.drawingml.chart+xml"/>
  <Override PartName="/word/charts/colors6.xml" ContentType="application/vnd.ms-office.chartcolorstyle+xml"/>
  <Override PartName="/docProps/core.xml" ContentType="application/vnd.openxmlformats-package.core-properties+xml"/>
  <Override PartName="/word/charts/chart1.xml" ContentType="application/vnd.openxmlformats-officedocument.drawingml.chart+xml"/>
  <Override PartName="/word/charts/style2.xml" ContentType="application/vnd.ms-office.chartstyle+xml"/>
  <Override PartName="/docProps/custom.xml" ContentType="application/vnd.openxmlformats-officedocument.custom-properties+xml"/>
  <Override PartName="/word/charts/colors2.xml" ContentType="application/vnd.ms-office.chartcolorstyle+xml"/>
  <Override PartName="/word/charts/chart10.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2.xml" ContentType="application/vnd.openxmlformats-officedocument.drawingml.chart+xml"/>
  <Override PartName="/word/charts/style3.xml" ContentType="application/vnd.ms-office.chartstyle+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Book Antiqua" w:cs="Book Antiqua" w:eastAsia="Book Antiqua" w:hAnsi="Book Antiqua"/>
          <w:b/>
          <w:sz w:val="28"/>
          <w:szCs w:val="28"/>
        </w:rPr>
      </w:pPr>
      <w:r>
        <w:rPr>
          <w:rFonts w:ascii="Book Antiqua" w:cs="Book Antiqua" w:eastAsia="Book Antiqua" w:hAnsi="Book Antiqua"/>
          <w:b/>
          <w:sz w:val="28"/>
          <w:szCs w:val="28"/>
        </w:rPr>
        <w:drawing>
          <wp:inline distL="0" distT="0" distB="0" distR="0">
            <wp:extent cx="1459746" cy="1022176"/>
            <wp:effectExtent l="0" t="0" r="0" b="0"/>
            <wp:docPr id="1026"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 cstate="print"/>
                    <a:srcRect l="0" t="0" r="0" b="0"/>
                    <a:stretch/>
                  </pic:blipFill>
                  <pic:spPr>
                    <a:xfrm rot="0">
                      <a:off x="0" y="0"/>
                      <a:ext cx="1459746" cy="1022176"/>
                    </a:xfrm>
                    <a:prstGeom prst="rect"/>
                    <a:ln cmpd="sng" cap="flat" w="9525">
                      <a:solidFill>
                        <a:srgbClr val="000000"/>
                      </a:solidFill>
                      <a:prstDash val="solid"/>
                      <a:round/>
                      <a:headEnd/>
                      <a:tailEnd/>
                    </a:ln>
                  </pic:spPr>
                </pic:pic>
              </a:graphicData>
            </a:graphic>
          </wp:inline>
        </w:drawing>
      </w:r>
    </w:p>
    <w:p>
      <w:pPr>
        <w:pStyle w:val="style0"/>
        <w:jc w:val="center"/>
        <w:rPr>
          <w:rFonts w:ascii="Book Antiqua" w:cs="Book Antiqua" w:eastAsia="Book Antiqua" w:hAnsi="Book Antiqua"/>
          <w:b/>
          <w:sz w:val="28"/>
          <w:szCs w:val="28"/>
        </w:rPr>
      </w:pPr>
      <w:r>
        <w:rPr>
          <w:rFonts w:ascii="Book Antiqua" w:cs="Book Antiqua" w:eastAsia="Book Antiqua" w:hAnsi="Book Antiqua"/>
          <w:b/>
          <w:sz w:val="28"/>
          <w:szCs w:val="28"/>
        </w:rPr>
        <w:t>REPUBLIC OF KENYA</w:t>
      </w:r>
    </w:p>
    <w:p>
      <w:pPr>
        <w:pStyle w:val="style0"/>
        <w:spacing w:after="0"/>
        <w:jc w:val="center"/>
        <w:rPr>
          <w:rFonts w:ascii="Book Antiqua" w:cs="Book Antiqua" w:eastAsia="Book Antiqua" w:hAnsi="Book Antiqua"/>
          <w:b/>
          <w:color w:val="4472c4"/>
          <w:sz w:val="28"/>
          <w:szCs w:val="28"/>
        </w:rPr>
      </w:pPr>
      <w:r>
        <w:rPr>
          <w:rFonts w:ascii="Book Antiqua" w:cs="Book Antiqua" w:eastAsia="Book Antiqua" w:hAnsi="Book Antiqua"/>
          <w:b/>
          <w:color w:val="4472c4"/>
          <w:sz w:val="28"/>
          <w:szCs w:val="28"/>
        </w:rPr>
        <w:t>MINISTRY OF HEALTH</w:t>
      </w:r>
    </w:p>
    <w:p>
      <w:pPr>
        <w:pStyle w:val="style0"/>
        <w:jc w:val="center"/>
        <w:rPr>
          <w:rFonts w:ascii="Book Antiqua" w:cs="Book Antiqua" w:eastAsia="Book Antiqua" w:hAnsi="Book Antiqua"/>
          <w:sz w:val="28"/>
          <w:szCs w:val="28"/>
        </w:rPr>
      </w:pPr>
      <w:r>
        <w:rPr>
          <w:rFonts w:ascii="Book Antiqua" w:cs="Book Antiqua" w:eastAsia="Book Antiqua" w:hAnsi="Book Antiqua"/>
          <w:b/>
          <w:color w:val="4472c4"/>
          <w:sz w:val="28"/>
          <w:szCs w:val="28"/>
        </w:rPr>
        <w:t>KHHRAC</w:t>
      </w:r>
    </w:p>
    <w:p>
      <w:pPr>
        <w:pStyle w:val="style0"/>
        <w:jc w:val="center"/>
        <w:rPr>
          <w:rFonts w:ascii="Book Antiqua" w:cs="Book Antiqua" w:eastAsia="Book Antiqua" w:hAnsi="Book Antiqua"/>
          <w:sz w:val="36"/>
          <w:szCs w:val="36"/>
        </w:rPr>
      </w:pPr>
    </w:p>
    <w:p>
      <w:pPr>
        <w:pStyle w:val="style0"/>
        <w:jc w:val="center"/>
        <w:rPr>
          <w:rFonts w:ascii="Book Antiqua" w:cs="Book Antiqua" w:eastAsia="Book Antiqua" w:hAnsi="Book Antiqua"/>
          <w:sz w:val="36"/>
          <w:szCs w:val="36"/>
        </w:rPr>
      </w:pPr>
    </w:p>
    <w:p>
      <w:pPr>
        <w:pStyle w:val="style0"/>
        <w:jc w:val="center"/>
        <w:rPr>
          <w:rFonts w:ascii="Book Antiqua" w:cs="Book Antiqua" w:eastAsia="Book Antiqua" w:hAnsi="Book Antiqua"/>
          <w:sz w:val="36"/>
          <w:szCs w:val="36"/>
        </w:rPr>
      </w:pPr>
      <w:r>
        <w:rPr>
          <w:rFonts w:ascii="Book Antiqua" w:cs="Book Antiqua" w:eastAsia="Book Antiqua" w:hAnsi="Book Antiqua"/>
          <w:sz w:val="36"/>
          <w:szCs w:val="36"/>
        </w:rPr>
        <w:t xml:space="preserve">KENYA NATIONAL HEALTH WORKFORCE ACCOUNTS </w:t>
      </w:r>
    </w:p>
    <w:p>
      <w:pPr>
        <w:pStyle w:val="style0"/>
        <w:jc w:val="center"/>
        <w:rPr>
          <w:rFonts w:ascii="Book Antiqua" w:cs="Book Antiqua" w:eastAsia="Book Antiqua" w:hAnsi="Book Antiqua"/>
          <w:sz w:val="32"/>
          <w:szCs w:val="32"/>
        </w:rPr>
      </w:pPr>
    </w:p>
    <w:p>
      <w:pPr>
        <w:pStyle w:val="style0"/>
        <w:spacing w:after="0"/>
        <w:jc w:val="center"/>
        <w:rPr>
          <w:rFonts w:ascii="Book Antiqua" w:cs="Book Antiqua" w:eastAsia="Book Antiqua" w:hAnsi="Book Antiqua"/>
          <w:b/>
          <w:color w:val="5b9bd5"/>
          <w:sz w:val="32"/>
          <w:szCs w:val="32"/>
        </w:rPr>
      </w:pPr>
    </w:p>
    <w:p>
      <w:pPr>
        <w:pStyle w:val="style0"/>
        <w:spacing w:after="0"/>
        <w:jc w:val="center"/>
        <w:rPr>
          <w:rFonts w:ascii="Book Antiqua" w:cs="Book Antiqua" w:eastAsia="Book Antiqua" w:hAnsi="Book Antiqua"/>
          <w:b/>
          <w:color w:val="5b9bd5"/>
          <w:sz w:val="32"/>
          <w:szCs w:val="32"/>
        </w:rPr>
      </w:pPr>
    </w:p>
    <w:p>
      <w:pPr>
        <w:pStyle w:val="style0"/>
        <w:spacing w:after="0"/>
        <w:jc w:val="center"/>
        <w:rPr>
          <w:rFonts w:ascii="Book Antiqua" w:cs="Book Antiqua" w:eastAsia="Book Antiqua" w:hAnsi="Book Antiqua"/>
          <w:b/>
          <w:color w:val="5b9bd5"/>
          <w:sz w:val="40"/>
          <w:szCs w:val="40"/>
        </w:rPr>
      </w:pPr>
      <w:r>
        <w:rPr>
          <w:rFonts w:ascii="Book Antiqua" w:cs="Book Antiqua" w:eastAsia="Book Antiqua" w:hAnsi="Book Antiqua"/>
          <w:b/>
          <w:color w:val="5b9bd5"/>
          <w:sz w:val="40"/>
          <w:szCs w:val="40"/>
        </w:rPr>
        <w:t>Report of NHWA Implementation | AUGUST 2022</w:t>
      </w:r>
    </w:p>
    <w:p>
      <w:pPr>
        <w:pStyle w:val="style0"/>
        <w:spacing w:after="200" w:lineRule="auto" w:line="276"/>
        <w:jc w:val="center"/>
        <w:rPr>
          <w:rFonts w:ascii="Book Antiqua" w:cs="Book Antiqua" w:eastAsia="Book Antiqua" w:hAnsi="Book Antiqua"/>
          <w:b/>
          <w:sz w:val="32"/>
          <w:szCs w:val="32"/>
        </w:rPr>
      </w:pPr>
    </w:p>
    <w:p>
      <w:pPr>
        <w:pStyle w:val="style0"/>
        <w:jc w:val="center"/>
        <w:rPr>
          <w:rFonts w:ascii="Book Antiqua" w:cs="Book Antiqua" w:eastAsia="Book Antiqua" w:hAnsi="Book Antiqua"/>
          <w:sz w:val="32"/>
          <w:szCs w:val="32"/>
        </w:rPr>
      </w:pPr>
    </w:p>
    <w:p>
      <w:pPr>
        <w:pStyle w:val="style0"/>
        <w:jc w:val="both"/>
        <w:rPr>
          <w:rFonts w:ascii="Book Antiqua" w:cs="Book Antiqua" w:eastAsia="Book Antiqua" w:hAnsi="Book Antiqua"/>
          <w:sz w:val="60"/>
          <w:szCs w:val="60"/>
        </w:rPr>
      </w:pPr>
    </w:p>
    <w:p>
      <w:pPr>
        <w:pStyle w:val="style0"/>
        <w:jc w:val="both"/>
        <w:rPr>
          <w:rFonts w:ascii="Book Antiqua" w:cs="Book Antiqua" w:eastAsia="Book Antiqua" w:hAnsi="Book Antiqua"/>
          <w:sz w:val="60"/>
          <w:szCs w:val="60"/>
        </w:rPr>
      </w:pPr>
    </w:p>
    <w:p>
      <w:pPr>
        <w:pStyle w:val="style0"/>
        <w:jc w:val="center"/>
        <w:rPr>
          <w:rFonts w:ascii="Book Antiqua" w:cs="Book Antiqua" w:eastAsia="Book Antiqua" w:hAnsi="Book Antiqua"/>
          <w:b/>
          <w:sz w:val="32"/>
          <w:szCs w:val="32"/>
        </w:rPr>
      </w:pPr>
      <w:r>
        <w:rPr>
          <w:rFonts w:ascii="Book Antiqua" w:cs="Book Antiqua" w:eastAsia="Book Antiqua" w:hAnsi="Book Antiqua"/>
          <w:b/>
          <w:sz w:val="32"/>
          <w:szCs w:val="32"/>
        </w:rPr>
        <w:t>Supported by:</w:t>
      </w:r>
    </w:p>
    <w:p>
      <w:pPr>
        <w:pStyle w:val="style0"/>
        <w:jc w:val="center"/>
        <w:rPr>
          <w:rFonts w:ascii="Book Antiqua" w:cs="Book Antiqua" w:eastAsia="Book Antiqua" w:hAnsi="Book Antiqua"/>
          <w:sz w:val="32"/>
          <w:szCs w:val="32"/>
        </w:rPr>
      </w:pPr>
      <w:r>
        <w:rPr>
          <w:rFonts w:ascii="Book Antiqua" w:cs="Book Antiqua" w:eastAsia="Book Antiqua" w:hAnsi="Book Antiqua"/>
        </w:rPr>
        <w:drawing>
          <wp:inline distL="0" distT="0" distB="0" distR="0">
            <wp:extent cx="1661802" cy="1083969"/>
            <wp:effectExtent l="0" t="0" r="0" b="0"/>
            <wp:docPr id="1027" name="image5.png" descr="WHO-emble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1661802" cy="1083969"/>
                    </a:xfrm>
                    <a:prstGeom prst="rect"/>
                    <a:ln cmpd="sng" cap="flat" w="9525">
                      <a:solidFill>
                        <a:srgbClr val="000000"/>
                      </a:solidFill>
                      <a:prstDash val="solid"/>
                      <a:round/>
                      <a:headEnd/>
                      <a:tailEnd/>
                    </a:ln>
                  </pic:spPr>
                </pic:pic>
              </a:graphicData>
            </a:graphic>
          </wp:inline>
        </w:drawing>
      </w:r>
    </w:p>
    <w:p>
      <w:pPr>
        <w:pStyle w:val="style0"/>
        <w:jc w:val="both"/>
        <w:rPr>
          <w:rFonts w:ascii="Book Antiqua" w:cs="Book Antiqua" w:eastAsia="Book Antiqua" w:hAnsi="Book Antiqua"/>
          <w:sz w:val="32"/>
          <w:szCs w:val="32"/>
        </w:rPr>
      </w:pPr>
    </w:p>
    <w:p>
      <w:pPr>
        <w:pStyle w:val="style0"/>
        <w:jc w:val="both"/>
        <w:rPr>
          <w:rFonts w:ascii="Book Antiqua" w:cs="Book Antiqua" w:eastAsia="Book Antiqua" w:hAnsi="Book Antiqua"/>
          <w:b/>
          <w:sz w:val="24"/>
          <w:szCs w:val="24"/>
        </w:rPr>
      </w:pPr>
    </w:p>
    <w:p>
      <w:pPr>
        <w:pStyle w:val="style0"/>
        <w:jc w:val="both"/>
        <w:rPr>
          <w:del w:id="0" w:author="MUTILE WANYEE" w:date="2024-03-06T15:59:00Z"/>
          <w:rFonts w:ascii="Book Antiqua" w:cs="Book Antiqua" w:eastAsia="Book Antiqua" w:hAnsi="Book Antiqua"/>
          <w:b/>
          <w:sz w:val="28"/>
          <w:szCs w:val="28"/>
          <w:rPrChange w:id="1" w:author="MUTILE WANYEE" w:date="2024-03-06T16:23:00Z">
            <w:rPr>
              <w:rFonts w:ascii="Book Antiqua" w:cs="Book Antiqua" w:eastAsia="Book Antiqua" w:hAnsi="Book Antiqua"/>
              <w:b/>
              <w:sz w:val="24"/>
              <w:szCs w:val="24"/>
            </w:rPr>
          </w:rPrChange>
        </w:rPr>
      </w:pPr>
    </w:p>
    <w:p>
      <w:pPr>
        <w:pStyle w:val="style0"/>
        <w:jc w:val="both"/>
        <w:rPr>
          <w:del w:id="2" w:author="MUTILE WANYEE" w:date="2024-03-06T15:59:00Z"/>
          <w:rFonts w:ascii="Book Antiqua" w:cs="Book Antiqua" w:eastAsia="Book Antiqua" w:hAnsi="Book Antiqua"/>
          <w:b/>
          <w:sz w:val="28"/>
          <w:szCs w:val="28"/>
          <w:rPrChange w:id="3" w:author="MUTILE WANYEE" w:date="2024-03-06T16:23:00Z">
            <w:rPr>
              <w:rFonts w:ascii="Book Antiqua" w:cs="Book Antiqua" w:eastAsia="Book Antiqua" w:hAnsi="Book Antiqua"/>
              <w:b/>
              <w:sz w:val="24"/>
              <w:szCs w:val="24"/>
            </w:rPr>
          </w:rPrChange>
        </w:rPr>
      </w:pPr>
      <w:del w:id="4" w:author="MUTILE WANYEE" w:date="2024-03-06T15:59:00Z">
        <w:r w:rsidDel="C11C7DA7" w:rsidRPr="537D29FF">
          <w:rPr>
            <w:rFonts w:ascii="Book Antiqua" w:cs="Book Antiqua" w:eastAsia="Book Antiqua" w:hAnsi="Book Antiqua"/>
            <w:b/>
            <w:sz w:val="28"/>
            <w:szCs w:val="28"/>
            <w:rPrChange w:id="5" w:author="MUTILE WANYEE" w:date="2024-03-06T16:23:00Z">
              <w:rPr>
                <w:rFonts w:ascii="Book Antiqua" w:cs="Book Antiqua" w:eastAsia="Book Antiqua" w:hAnsi="Book Antiqua"/>
                <w:b/>
                <w:sz w:val="24"/>
                <w:szCs w:val="24"/>
              </w:rPr>
            </w:rPrChange>
          </w:rPr>
          <w:delText>OUTLINE</w:delText>
        </w:r>
      </w:del>
    </w:p>
    <w:p>
      <w:pPr>
        <w:pStyle w:val="style0"/>
        <w:jc w:val="both"/>
        <w:rPr>
          <w:del w:id="6" w:author="MUTILE WANYEE" w:date="2024-03-06T15:59:00Z"/>
          <w:rFonts w:ascii="Book Antiqua" w:cs="Book Antiqua" w:eastAsia="Book Antiqua" w:hAnsi="Book Antiqua"/>
          <w:b/>
          <w:sz w:val="28"/>
          <w:szCs w:val="28"/>
          <w:rPrChange w:id="7" w:author="MUTILE WANYEE" w:date="2024-03-06T16:23:00Z">
            <w:rPr>
              <w:rFonts w:ascii="Book Antiqua" w:cs="Book Antiqua" w:eastAsia="Book Antiqua" w:hAnsi="Book Antiqua"/>
              <w:b/>
              <w:sz w:val="24"/>
              <w:szCs w:val="24"/>
            </w:rPr>
          </w:rPrChange>
        </w:rPr>
      </w:pPr>
    </w:p>
    <w:p>
      <w:pPr>
        <w:pStyle w:val="style0"/>
        <w:jc w:val="both"/>
        <w:rPr>
          <w:del w:id="8" w:author="MUTILE WANYEE" w:date="2024-03-06T15:59:00Z"/>
          <w:rFonts w:ascii="Book Antiqua" w:cs="Book Antiqua" w:eastAsia="Book Antiqua" w:hAnsi="Book Antiqua"/>
          <w:b/>
          <w:sz w:val="28"/>
          <w:szCs w:val="28"/>
          <w:rPrChange w:id="9" w:author="MUTILE WANYEE" w:date="2024-03-06T16:23:00Z">
            <w:rPr>
              <w:rFonts w:ascii="Book Antiqua" w:cs="Book Antiqua" w:eastAsia="Book Antiqua" w:hAnsi="Book Antiqua"/>
              <w:b/>
              <w:sz w:val="24"/>
              <w:szCs w:val="24"/>
            </w:rPr>
          </w:rPrChange>
        </w:rPr>
      </w:pPr>
      <w:del w:id="10" w:author="MUTILE WANYEE" w:date="2024-03-06T15:59:00Z">
        <w:r w:rsidDel="67C1FAD8" w:rsidRPr="40136B12">
          <w:rPr>
            <w:rFonts w:ascii="Book Antiqua" w:cs="Book Antiqua" w:eastAsia="Book Antiqua" w:hAnsi="Book Antiqua"/>
            <w:b/>
            <w:sz w:val="28"/>
            <w:szCs w:val="28"/>
            <w:rPrChange w:id="11" w:author="MUTILE WANYEE" w:date="2024-03-06T16:23:00Z">
              <w:rPr>
                <w:rFonts w:ascii="Book Antiqua" w:cs="Book Antiqua" w:eastAsia="Book Antiqua" w:hAnsi="Book Antiqua"/>
                <w:b/>
                <w:sz w:val="24"/>
                <w:szCs w:val="24"/>
              </w:rPr>
            </w:rPrChange>
          </w:rPr>
          <w:delText xml:space="preserve">FOREWORD </w:delText>
        </w:r>
      </w:del>
    </w:p>
    <w:p>
      <w:pPr>
        <w:pStyle w:val="style0"/>
        <w:jc w:val="both"/>
        <w:rPr>
          <w:del w:id="12" w:author="MUTILE WANYEE" w:date="2024-03-06T15:59:00Z"/>
          <w:rFonts w:ascii="Book Antiqua" w:cs="Book Antiqua" w:eastAsia="Book Antiqua" w:hAnsi="Book Antiqua"/>
          <w:b/>
          <w:sz w:val="28"/>
          <w:szCs w:val="28"/>
          <w:rPrChange w:id="13" w:author="MUTILE WANYEE" w:date="2024-03-06T16:23:00Z">
            <w:rPr>
              <w:rFonts w:ascii="Book Antiqua" w:cs="Book Antiqua" w:eastAsia="Book Antiqua" w:hAnsi="Book Antiqua"/>
              <w:b/>
              <w:sz w:val="24"/>
              <w:szCs w:val="24"/>
            </w:rPr>
          </w:rPrChange>
        </w:rPr>
      </w:pPr>
      <w:del w:id="14" w:author="MUTILE WANYEE" w:date="2024-03-06T15:59:00Z">
        <w:r w:rsidDel="ABA54933" w:rsidRPr="D310AD4C">
          <w:rPr>
            <w:rFonts w:ascii="Book Antiqua" w:cs="Book Antiqua" w:eastAsia="Book Antiqua" w:hAnsi="Book Antiqua"/>
            <w:b/>
            <w:sz w:val="28"/>
            <w:szCs w:val="28"/>
            <w:rPrChange w:id="15" w:author="MUTILE WANYEE" w:date="2024-03-06T16:23:00Z">
              <w:rPr>
                <w:rFonts w:ascii="Book Antiqua" w:cs="Book Antiqua" w:eastAsia="Book Antiqua" w:hAnsi="Book Antiqua"/>
                <w:b/>
                <w:sz w:val="24"/>
                <w:szCs w:val="24"/>
              </w:rPr>
            </w:rPrChange>
          </w:rPr>
          <w:delText>ACKNOWLEDGEMENTS</w:delText>
        </w:r>
      </w:del>
    </w:p>
    <w:p>
      <w:pPr>
        <w:pStyle w:val="style0"/>
        <w:jc w:val="both"/>
        <w:rPr>
          <w:del w:id="16" w:author="MUTILE WANYEE" w:date="2024-03-06T15:59:00Z"/>
          <w:rFonts w:ascii="Book Antiqua" w:cs="Book Antiqua" w:eastAsia="Book Antiqua" w:hAnsi="Book Antiqua"/>
          <w:b/>
          <w:sz w:val="28"/>
          <w:szCs w:val="28"/>
          <w:rPrChange w:id="17" w:author="MUTILE WANYEE" w:date="2024-03-06T16:23:00Z">
            <w:rPr>
              <w:rFonts w:ascii="Book Antiqua" w:cs="Book Antiqua" w:eastAsia="Book Antiqua" w:hAnsi="Book Antiqua"/>
              <w:b/>
              <w:sz w:val="24"/>
              <w:szCs w:val="24"/>
            </w:rPr>
          </w:rPrChange>
        </w:rPr>
      </w:pPr>
    </w:p>
    <w:p>
      <w:pPr>
        <w:pStyle w:val="style0"/>
        <w:jc w:val="both"/>
        <w:rPr>
          <w:del w:id="18" w:author="MUTILE WANYEE" w:date="2024-03-06T15:59:00Z"/>
          <w:rFonts w:ascii="Book Antiqua" w:cs="Book Antiqua" w:eastAsia="Book Antiqua" w:hAnsi="Book Antiqua"/>
          <w:b/>
          <w:sz w:val="28"/>
          <w:szCs w:val="28"/>
          <w:rPrChange w:id="19" w:author="MUTILE WANYEE" w:date="2024-03-06T16:23:00Z">
            <w:rPr>
              <w:rFonts w:ascii="Book Antiqua" w:cs="Book Antiqua" w:eastAsia="Book Antiqua" w:hAnsi="Book Antiqua"/>
              <w:b/>
              <w:sz w:val="24"/>
              <w:szCs w:val="24"/>
            </w:rPr>
          </w:rPrChange>
        </w:rPr>
      </w:pPr>
      <w:del w:id="20" w:author="MUTILE WANYEE" w:date="2024-03-06T15:59:00Z">
        <w:r w:rsidDel="79558335" w:rsidRPr="9E6DBC86">
          <w:rPr>
            <w:rFonts w:ascii="Book Antiqua" w:cs="Book Antiqua" w:eastAsia="Book Antiqua" w:hAnsi="Book Antiqua"/>
            <w:b/>
            <w:sz w:val="28"/>
            <w:szCs w:val="28"/>
            <w:rPrChange w:id="21" w:author="MUTILE WANYEE" w:date="2024-03-06T16:23:00Z">
              <w:rPr>
                <w:rFonts w:ascii="Book Antiqua" w:cs="Book Antiqua" w:eastAsia="Book Antiqua" w:hAnsi="Book Antiqua"/>
                <w:b/>
                <w:sz w:val="24"/>
                <w:szCs w:val="24"/>
              </w:rPr>
            </w:rPrChange>
          </w:rPr>
          <w:delText>CHAPTER ONE: INTRODUCTION</w:delText>
        </w:r>
      </w:del>
    </w:p>
    <w:p>
      <w:pPr>
        <w:pStyle w:val="style0"/>
        <w:ind w:left="720" w:firstLine="0"/>
        <w:jc w:val="both"/>
        <w:rPr>
          <w:del w:id="22" w:author="MUTILE WANYEE" w:date="2024-03-06T15:59:00Z"/>
          <w:rFonts w:ascii="Book Antiqua" w:cs="Book Antiqua" w:eastAsia="Book Antiqua" w:hAnsi="Book Antiqua"/>
          <w:b/>
          <w:sz w:val="28"/>
          <w:szCs w:val="28"/>
          <w:rPrChange w:id="23" w:author="MUTILE WANYEE" w:date="2024-03-06T16:23:00Z">
            <w:rPr>
              <w:rFonts w:ascii="Book Antiqua" w:cs="Book Antiqua" w:eastAsia="Book Antiqua" w:hAnsi="Book Antiqua"/>
              <w:b/>
              <w:sz w:val="24"/>
              <w:szCs w:val="24"/>
            </w:rPr>
          </w:rPrChange>
        </w:rPr>
      </w:pPr>
      <w:del w:id="24" w:author="MUTILE WANYEE" w:date="2024-03-06T15:59:00Z">
        <w:r w:rsidDel="7D2C27E2" w:rsidRPr="632B198C">
          <w:rPr>
            <w:rFonts w:ascii="Book Antiqua" w:cs="Book Antiqua" w:eastAsia="Book Antiqua" w:hAnsi="Book Antiqua"/>
            <w:b/>
            <w:sz w:val="28"/>
            <w:szCs w:val="28"/>
            <w:rPrChange w:id="25" w:author="MUTILE WANYEE" w:date="2024-03-06T16:23:00Z">
              <w:rPr>
                <w:rFonts w:ascii="Book Antiqua" w:cs="Book Antiqua" w:eastAsia="Book Antiqua" w:hAnsi="Book Antiqua"/>
                <w:b/>
                <w:sz w:val="24"/>
                <w:szCs w:val="24"/>
              </w:rPr>
            </w:rPrChange>
          </w:rPr>
          <w:delText>1.1 Introduction</w:delText>
        </w:r>
      </w:del>
    </w:p>
    <w:p>
      <w:pPr>
        <w:pStyle w:val="style0"/>
        <w:ind w:left="720" w:firstLine="0"/>
        <w:jc w:val="both"/>
        <w:rPr>
          <w:del w:id="26" w:author="MUTILE WANYEE" w:date="2024-03-06T15:59:00Z"/>
          <w:rFonts w:ascii="Book Antiqua" w:cs="Book Antiqua" w:eastAsia="Book Antiqua" w:hAnsi="Book Antiqua"/>
          <w:b/>
          <w:sz w:val="28"/>
          <w:szCs w:val="28"/>
          <w:rPrChange w:id="27" w:author="MUTILE WANYEE" w:date="2024-03-06T16:23:00Z">
            <w:rPr>
              <w:rFonts w:ascii="Book Antiqua" w:cs="Book Antiqua" w:eastAsia="Book Antiqua" w:hAnsi="Book Antiqua"/>
              <w:b/>
              <w:sz w:val="24"/>
              <w:szCs w:val="24"/>
            </w:rPr>
          </w:rPrChange>
        </w:rPr>
      </w:pPr>
      <w:del w:id="28" w:author="MUTILE WANYEE" w:date="2024-03-06T15:59:00Z">
        <w:r w:rsidDel="602D4C51" w:rsidRPr="D6969F50">
          <w:rPr>
            <w:rFonts w:ascii="Book Antiqua" w:cs="Book Antiqua" w:eastAsia="Book Antiqua" w:hAnsi="Book Antiqua"/>
            <w:b/>
            <w:sz w:val="28"/>
            <w:szCs w:val="28"/>
            <w:rPrChange w:id="29" w:author="MUTILE WANYEE" w:date="2024-03-06T16:23:00Z">
              <w:rPr>
                <w:rFonts w:ascii="Book Antiqua" w:cs="Book Antiqua" w:eastAsia="Book Antiqua" w:hAnsi="Book Antiqua"/>
                <w:b/>
                <w:sz w:val="24"/>
                <w:szCs w:val="24"/>
              </w:rPr>
            </w:rPrChange>
          </w:rPr>
          <w:delText>1.2 Background</w:delText>
        </w:r>
      </w:del>
    </w:p>
    <w:p>
      <w:pPr>
        <w:pStyle w:val="style0"/>
        <w:jc w:val="both"/>
        <w:rPr>
          <w:del w:id="30" w:author="MUTILE WANYEE" w:date="2024-03-06T15:59:00Z"/>
          <w:rFonts w:ascii="Book Antiqua" w:cs="Book Antiqua" w:eastAsia="Book Antiqua" w:hAnsi="Book Antiqua"/>
          <w:b/>
          <w:sz w:val="28"/>
          <w:szCs w:val="28"/>
          <w:rPrChange w:id="31" w:author="MUTILE WANYEE" w:date="2024-03-06T16:23:00Z">
            <w:rPr>
              <w:rFonts w:ascii="Book Antiqua" w:cs="Book Antiqua" w:eastAsia="Book Antiqua" w:hAnsi="Book Antiqua"/>
              <w:b/>
              <w:sz w:val="24"/>
              <w:szCs w:val="24"/>
            </w:rPr>
          </w:rPrChange>
        </w:rPr>
      </w:pPr>
      <w:del w:id="32" w:author="MUTILE WANYEE" w:date="2024-03-06T15:59:00Z">
        <w:r w:rsidDel="9BEAE1CD" w:rsidRPr="A81CA522">
          <w:rPr>
            <w:rFonts w:ascii="Book Antiqua" w:cs="Book Antiqua" w:eastAsia="Book Antiqua" w:hAnsi="Book Antiqua"/>
            <w:b/>
            <w:sz w:val="28"/>
            <w:szCs w:val="28"/>
            <w:rPrChange w:id="33" w:author="MUTILE WANYEE" w:date="2024-03-06T16:23:00Z">
              <w:rPr>
                <w:rFonts w:ascii="Book Antiqua" w:cs="Book Antiqua" w:eastAsia="Book Antiqua" w:hAnsi="Book Antiqua"/>
                <w:b/>
                <w:sz w:val="24"/>
                <w:szCs w:val="24"/>
              </w:rPr>
            </w:rPrChange>
          </w:rPr>
          <w:delText xml:space="preserve">CHAPTER TWO: </w:delText>
        </w:r>
      </w:del>
    </w:p>
    <w:p>
      <w:pPr>
        <w:pStyle w:val="style0"/>
        <w:ind w:left="720" w:firstLine="0"/>
        <w:jc w:val="both"/>
        <w:rPr>
          <w:del w:id="34" w:author="MUTILE WANYEE" w:date="2024-03-06T15:59:00Z"/>
          <w:rFonts w:ascii="Book Antiqua" w:cs="Book Antiqua" w:eastAsia="Book Antiqua" w:hAnsi="Book Antiqua"/>
          <w:b/>
          <w:sz w:val="28"/>
          <w:szCs w:val="28"/>
          <w:rPrChange w:id="35" w:author="MUTILE WANYEE" w:date="2024-03-06T16:23:00Z">
            <w:rPr>
              <w:rFonts w:ascii="Book Antiqua" w:cs="Book Antiqua" w:eastAsia="Book Antiqua" w:hAnsi="Book Antiqua"/>
              <w:b/>
              <w:sz w:val="24"/>
              <w:szCs w:val="24"/>
            </w:rPr>
          </w:rPrChange>
        </w:rPr>
      </w:pPr>
      <w:del w:id="36" w:author="MUTILE WANYEE" w:date="2024-03-06T15:59:00Z">
        <w:r w:rsidDel="1E8D6790" w:rsidRPr="00D7E4B1">
          <w:rPr>
            <w:rFonts w:ascii="Book Antiqua" w:cs="Book Antiqua" w:eastAsia="Book Antiqua" w:hAnsi="Book Antiqua"/>
            <w:b/>
            <w:sz w:val="28"/>
            <w:szCs w:val="28"/>
            <w:rPrChange w:id="37" w:author="MUTILE WANYEE" w:date="2024-03-06T16:23:00Z">
              <w:rPr>
                <w:rFonts w:ascii="Book Antiqua" w:cs="Book Antiqua" w:eastAsia="Book Antiqua" w:hAnsi="Book Antiqua"/>
                <w:b/>
                <w:sz w:val="24"/>
                <w:szCs w:val="24"/>
              </w:rPr>
            </w:rPrChange>
          </w:rPr>
          <w:delText>2.1 Active health workforce stock</w:delText>
        </w:r>
      </w:del>
    </w:p>
    <w:p>
      <w:pPr>
        <w:pStyle w:val="style0"/>
        <w:ind w:left="720" w:firstLine="0"/>
        <w:jc w:val="both"/>
        <w:rPr>
          <w:del w:id="38" w:author="MUTILE WANYEE" w:date="2024-03-06T15:59:00Z"/>
          <w:rFonts w:ascii="Book Antiqua" w:cs="Book Antiqua" w:eastAsia="Book Antiqua" w:hAnsi="Book Antiqua"/>
          <w:b/>
          <w:sz w:val="28"/>
          <w:szCs w:val="28"/>
          <w:rPrChange w:id="39" w:author="MUTILE WANYEE" w:date="2024-03-06T16:23:00Z">
            <w:rPr>
              <w:rFonts w:ascii="Book Antiqua" w:cs="Book Antiqua" w:eastAsia="Book Antiqua" w:hAnsi="Book Antiqua"/>
              <w:b/>
              <w:sz w:val="24"/>
              <w:szCs w:val="24"/>
            </w:rPr>
          </w:rPrChange>
        </w:rPr>
      </w:pPr>
      <w:del w:id="40" w:author="MUTILE WANYEE" w:date="2024-03-06T15:59:00Z">
        <w:r w:rsidDel="CEC79275" w:rsidRPr="4CEB99AC">
          <w:rPr>
            <w:rFonts w:ascii="Book Antiqua" w:cs="Book Antiqua" w:eastAsia="Book Antiqua" w:hAnsi="Book Antiqua"/>
            <w:b/>
            <w:sz w:val="28"/>
            <w:szCs w:val="28"/>
            <w:rPrChange w:id="41" w:author="MUTILE WANYEE" w:date="2024-03-06T16:23:00Z">
              <w:rPr>
                <w:rFonts w:ascii="Book Antiqua" w:cs="Book Antiqua" w:eastAsia="Book Antiqua" w:hAnsi="Book Antiqua"/>
                <w:b/>
                <w:sz w:val="24"/>
                <w:szCs w:val="24"/>
              </w:rPr>
            </w:rPrChange>
          </w:rPr>
          <w:delText xml:space="preserve">2.2 Health labour market flows </w:delText>
        </w:r>
      </w:del>
    </w:p>
    <w:p>
      <w:pPr>
        <w:pStyle w:val="style0"/>
        <w:ind w:left="720" w:firstLine="0"/>
        <w:jc w:val="both"/>
        <w:rPr>
          <w:del w:id="42" w:author="MUTILE WANYEE" w:date="2024-03-06T15:59:00Z"/>
          <w:rFonts w:ascii="Book Antiqua" w:cs="Book Antiqua" w:eastAsia="Book Antiqua" w:hAnsi="Book Antiqua"/>
          <w:b/>
          <w:sz w:val="28"/>
          <w:szCs w:val="28"/>
          <w:rPrChange w:id="43" w:author="MUTILE WANYEE" w:date="2024-03-06T16:23:00Z">
            <w:rPr>
              <w:rFonts w:ascii="Book Antiqua" w:cs="Book Antiqua" w:eastAsia="Book Antiqua" w:hAnsi="Book Antiqua"/>
              <w:b/>
              <w:sz w:val="24"/>
              <w:szCs w:val="24"/>
            </w:rPr>
          </w:rPrChange>
        </w:rPr>
      </w:pPr>
      <w:del w:id="44" w:author="MUTILE WANYEE" w:date="2024-03-06T15:59:00Z">
        <w:r w:rsidDel="39303BF1" w:rsidRPr="B86D77AC">
          <w:rPr>
            <w:rFonts w:ascii="Book Antiqua" w:cs="Book Antiqua" w:eastAsia="Book Antiqua" w:hAnsi="Book Antiqua"/>
            <w:b/>
            <w:sz w:val="28"/>
            <w:szCs w:val="28"/>
            <w:rPrChange w:id="45" w:author="MUTILE WANYEE" w:date="2024-03-06T16:23:00Z">
              <w:rPr>
                <w:rFonts w:ascii="Book Antiqua" w:cs="Book Antiqua" w:eastAsia="Book Antiqua" w:hAnsi="Book Antiqua"/>
                <w:b/>
                <w:sz w:val="24"/>
                <w:szCs w:val="24"/>
              </w:rPr>
            </w:rPrChange>
          </w:rPr>
          <w:delText xml:space="preserve">2.3 Employment characteristics and working conditions </w:delText>
        </w:r>
      </w:del>
    </w:p>
    <w:p>
      <w:pPr>
        <w:pStyle w:val="style0"/>
        <w:ind w:left="720" w:firstLine="0"/>
        <w:jc w:val="both"/>
        <w:rPr>
          <w:del w:id="46" w:author="MUTILE WANYEE" w:date="2024-03-06T15:59:00Z"/>
          <w:rFonts w:ascii="Book Antiqua" w:cs="Book Antiqua" w:eastAsia="Book Antiqua" w:hAnsi="Book Antiqua"/>
          <w:b/>
          <w:sz w:val="28"/>
          <w:szCs w:val="28"/>
          <w:rPrChange w:id="47" w:author="MUTILE WANYEE" w:date="2024-03-06T16:23:00Z">
            <w:rPr>
              <w:rFonts w:ascii="Book Antiqua" w:cs="Book Antiqua" w:eastAsia="Book Antiqua" w:hAnsi="Book Antiqua"/>
              <w:b/>
              <w:sz w:val="24"/>
              <w:szCs w:val="24"/>
            </w:rPr>
          </w:rPrChange>
        </w:rPr>
      </w:pPr>
      <w:del w:id="48" w:author="MUTILE WANYEE" w:date="2024-03-06T15:59:00Z">
        <w:r w:rsidDel="F0D7CC44" w:rsidRPr="8C5E9A50">
          <w:rPr>
            <w:rFonts w:ascii="Book Antiqua" w:cs="Book Antiqua" w:eastAsia="Book Antiqua" w:hAnsi="Book Antiqua"/>
            <w:b/>
            <w:sz w:val="28"/>
            <w:szCs w:val="28"/>
            <w:rPrChange w:id="49" w:author="MUTILE WANYEE" w:date="2024-03-06T16:23:00Z">
              <w:rPr>
                <w:rFonts w:ascii="Book Antiqua" w:cs="Book Antiqua" w:eastAsia="Book Antiqua" w:hAnsi="Book Antiqua"/>
                <w:b/>
                <w:sz w:val="24"/>
                <w:szCs w:val="24"/>
              </w:rPr>
            </w:rPrChange>
          </w:rPr>
          <w:delText xml:space="preserve">2.4 Health workforce spending and remuneration </w:delText>
        </w:r>
      </w:del>
    </w:p>
    <w:p>
      <w:pPr>
        <w:pStyle w:val="style0"/>
        <w:jc w:val="both"/>
        <w:rPr>
          <w:del w:id="50" w:author="MUTILE WANYEE" w:date="2024-03-06T15:59:00Z"/>
          <w:rFonts w:ascii="Book Antiqua" w:cs="Book Antiqua" w:eastAsia="Book Antiqua" w:hAnsi="Book Antiqua"/>
          <w:b/>
          <w:sz w:val="28"/>
          <w:szCs w:val="28"/>
          <w:rPrChange w:id="51" w:author="MUTILE WANYEE" w:date="2024-03-06T16:23:00Z">
            <w:rPr>
              <w:rFonts w:ascii="Book Antiqua" w:cs="Book Antiqua" w:eastAsia="Book Antiqua" w:hAnsi="Book Antiqua"/>
              <w:b/>
              <w:sz w:val="24"/>
              <w:szCs w:val="24"/>
            </w:rPr>
          </w:rPrChange>
        </w:rPr>
      </w:pPr>
      <w:del w:id="52" w:author="MUTILE WANYEE" w:date="2024-03-06T15:59:00Z">
        <w:r w:rsidDel="D88D93EB" w:rsidRPr="BE80D3A9">
          <w:rPr>
            <w:rFonts w:ascii="Book Antiqua" w:cs="Book Antiqua" w:eastAsia="Book Antiqua" w:hAnsi="Book Antiqua"/>
            <w:b/>
            <w:sz w:val="28"/>
            <w:szCs w:val="28"/>
            <w:rPrChange w:id="53" w:author="MUTILE WANYEE" w:date="2024-03-06T16:23:00Z">
              <w:rPr>
                <w:rFonts w:ascii="Book Antiqua" w:cs="Book Antiqua" w:eastAsia="Book Antiqua" w:hAnsi="Book Antiqua"/>
                <w:b/>
                <w:sz w:val="24"/>
                <w:szCs w:val="24"/>
              </w:rPr>
            </w:rPrChange>
          </w:rPr>
          <w:delText>CHAPTER THREE: EDUCATION AND TRAINING</w:delText>
        </w:r>
      </w:del>
    </w:p>
    <w:p>
      <w:pPr>
        <w:pStyle w:val="style0"/>
        <w:ind w:left="720" w:firstLine="0"/>
        <w:jc w:val="both"/>
        <w:rPr>
          <w:del w:id="54" w:author="MUTILE WANYEE" w:date="2024-03-06T15:59:00Z"/>
          <w:rFonts w:ascii="Book Antiqua" w:cs="Book Antiqua" w:eastAsia="Book Antiqua" w:hAnsi="Book Antiqua"/>
          <w:b/>
          <w:sz w:val="28"/>
          <w:szCs w:val="28"/>
          <w:rPrChange w:id="55" w:author="MUTILE WANYEE" w:date="2024-03-06T16:23:00Z">
            <w:rPr>
              <w:rFonts w:ascii="Book Antiqua" w:cs="Book Antiqua" w:eastAsia="Book Antiqua" w:hAnsi="Book Antiqua"/>
              <w:b/>
              <w:sz w:val="24"/>
              <w:szCs w:val="24"/>
            </w:rPr>
          </w:rPrChange>
        </w:rPr>
      </w:pPr>
      <w:del w:id="56" w:author="MUTILE WANYEE" w:date="2024-03-06T15:59:00Z">
        <w:r w:rsidDel="089CC858" w:rsidRPr="9BC7FCD9">
          <w:rPr>
            <w:rFonts w:ascii="Book Antiqua" w:cs="Book Antiqua" w:eastAsia="Book Antiqua" w:hAnsi="Book Antiqua"/>
            <w:b/>
            <w:sz w:val="28"/>
            <w:szCs w:val="28"/>
            <w:rPrChange w:id="57" w:author="MUTILE WANYEE" w:date="2024-03-06T16:23:00Z">
              <w:rPr>
                <w:rFonts w:ascii="Book Antiqua" w:cs="Book Antiqua" w:eastAsia="Book Antiqua" w:hAnsi="Book Antiqua"/>
                <w:b/>
                <w:sz w:val="24"/>
                <w:szCs w:val="24"/>
              </w:rPr>
            </w:rPrChange>
          </w:rPr>
          <w:delText xml:space="preserve">3.1 Education and training </w:delText>
        </w:r>
      </w:del>
    </w:p>
    <w:p>
      <w:pPr>
        <w:pStyle w:val="style0"/>
        <w:ind w:left="720" w:firstLine="0"/>
        <w:jc w:val="both"/>
        <w:rPr>
          <w:del w:id="58" w:author="MUTILE WANYEE" w:date="2024-03-06T15:59:00Z"/>
          <w:rFonts w:ascii="Book Antiqua" w:cs="Book Antiqua" w:eastAsia="Book Antiqua" w:hAnsi="Book Antiqua"/>
          <w:b/>
          <w:sz w:val="28"/>
          <w:szCs w:val="28"/>
          <w:rPrChange w:id="59" w:author="MUTILE WANYEE" w:date="2024-03-06T16:23:00Z">
            <w:rPr>
              <w:rFonts w:ascii="Book Antiqua" w:cs="Book Antiqua" w:eastAsia="Book Antiqua" w:hAnsi="Book Antiqua"/>
              <w:b/>
              <w:sz w:val="24"/>
              <w:szCs w:val="24"/>
            </w:rPr>
          </w:rPrChange>
        </w:rPr>
      </w:pPr>
      <w:del w:id="60" w:author="MUTILE WANYEE" w:date="2024-03-06T15:59:00Z">
        <w:r w:rsidDel="4D1017E4" w:rsidRPr="3EFD2CF6">
          <w:rPr>
            <w:rFonts w:ascii="Book Antiqua" w:cs="Book Antiqua" w:eastAsia="Book Antiqua" w:hAnsi="Book Antiqua"/>
            <w:b/>
            <w:sz w:val="28"/>
            <w:szCs w:val="28"/>
            <w:rPrChange w:id="61" w:author="MUTILE WANYEE" w:date="2024-03-06T16:23:00Z">
              <w:rPr>
                <w:rFonts w:ascii="Book Antiqua" w:cs="Book Antiqua" w:eastAsia="Book Antiqua" w:hAnsi="Book Antiqua"/>
                <w:b/>
                <w:sz w:val="24"/>
                <w:szCs w:val="24"/>
              </w:rPr>
            </w:rPrChange>
          </w:rPr>
          <w:delText xml:space="preserve">3.2 Education and training regulation and accreditation </w:delText>
        </w:r>
      </w:del>
    </w:p>
    <w:p>
      <w:pPr>
        <w:pStyle w:val="style0"/>
        <w:ind w:left="720" w:firstLine="0"/>
        <w:jc w:val="both"/>
        <w:rPr>
          <w:del w:id="62" w:author="MUTILE WANYEE" w:date="2024-03-06T15:59:00Z"/>
          <w:rFonts w:ascii="Book Antiqua" w:cs="Book Antiqua" w:eastAsia="Book Antiqua" w:hAnsi="Book Antiqua"/>
          <w:b/>
          <w:sz w:val="28"/>
          <w:szCs w:val="28"/>
          <w:rPrChange w:id="63" w:author="MUTILE WANYEE" w:date="2024-03-06T16:23:00Z">
            <w:rPr>
              <w:rFonts w:ascii="Book Antiqua" w:cs="Book Antiqua" w:eastAsia="Book Antiqua" w:hAnsi="Book Antiqua"/>
              <w:b/>
              <w:sz w:val="24"/>
              <w:szCs w:val="24"/>
            </w:rPr>
          </w:rPrChange>
        </w:rPr>
      </w:pPr>
      <w:del w:id="64" w:author="MUTILE WANYEE" w:date="2024-03-06T15:59:00Z">
        <w:r w:rsidDel="76060904" w:rsidRPr="6E23FA33">
          <w:rPr>
            <w:rFonts w:ascii="Book Antiqua" w:cs="Book Antiqua" w:eastAsia="Book Antiqua" w:hAnsi="Book Antiqua"/>
            <w:b/>
            <w:sz w:val="28"/>
            <w:szCs w:val="28"/>
            <w:rPrChange w:id="65" w:author="MUTILE WANYEE" w:date="2024-03-06T16:23:00Z">
              <w:rPr>
                <w:rFonts w:ascii="Book Antiqua" w:cs="Book Antiqua" w:eastAsia="Book Antiqua" w:hAnsi="Book Antiqua"/>
                <w:b/>
                <w:sz w:val="24"/>
                <w:szCs w:val="24"/>
              </w:rPr>
            </w:rPrChange>
          </w:rPr>
          <w:delText xml:space="preserve">3.3 Education finances </w:delText>
        </w:r>
      </w:del>
    </w:p>
    <w:p>
      <w:pPr>
        <w:pStyle w:val="style0"/>
        <w:jc w:val="both"/>
        <w:rPr>
          <w:del w:id="66" w:author="MUTILE WANYEE" w:date="2024-03-06T15:59:00Z"/>
          <w:rFonts w:ascii="Book Antiqua" w:cs="Book Antiqua" w:eastAsia="Book Antiqua" w:hAnsi="Book Antiqua"/>
          <w:b/>
          <w:sz w:val="28"/>
          <w:szCs w:val="28"/>
          <w:rPrChange w:id="67" w:author="MUTILE WANYEE" w:date="2024-03-06T16:23:00Z">
            <w:rPr>
              <w:rFonts w:ascii="Book Antiqua" w:cs="Book Antiqua" w:eastAsia="Book Antiqua" w:hAnsi="Book Antiqua"/>
              <w:b/>
              <w:sz w:val="24"/>
              <w:szCs w:val="24"/>
            </w:rPr>
          </w:rPrChange>
        </w:rPr>
      </w:pPr>
      <w:del w:id="68" w:author="MUTILE WANYEE" w:date="2024-03-06T15:59:00Z">
        <w:r w:rsidDel="858F98BA" w:rsidRPr="CF902941">
          <w:rPr>
            <w:rFonts w:ascii="Book Antiqua" w:cs="Book Antiqua" w:eastAsia="Book Antiqua" w:hAnsi="Book Antiqua"/>
            <w:b/>
            <w:sz w:val="28"/>
            <w:szCs w:val="28"/>
            <w:rPrChange w:id="69" w:author="MUTILE WANYEE" w:date="2024-03-06T16:23:00Z">
              <w:rPr>
                <w:rFonts w:ascii="Book Antiqua" w:cs="Book Antiqua" w:eastAsia="Book Antiqua" w:hAnsi="Book Antiqua"/>
                <w:b/>
                <w:sz w:val="24"/>
                <w:szCs w:val="24"/>
              </w:rPr>
            </w:rPrChange>
          </w:rPr>
          <w:delText xml:space="preserve">CHAPTER FOUR: </w:delText>
        </w:r>
      </w:del>
    </w:p>
    <w:p>
      <w:pPr>
        <w:pStyle w:val="style0"/>
        <w:ind w:left="720" w:firstLine="0"/>
        <w:jc w:val="both"/>
        <w:rPr>
          <w:del w:id="70" w:author="MUTILE WANYEE" w:date="2024-03-06T15:59:00Z"/>
          <w:rFonts w:ascii="Book Antiqua" w:cs="Book Antiqua" w:eastAsia="Book Antiqua" w:hAnsi="Book Antiqua"/>
          <w:b/>
          <w:sz w:val="28"/>
          <w:szCs w:val="28"/>
          <w:rPrChange w:id="71" w:author="MUTILE WANYEE" w:date="2024-03-06T16:23:00Z">
            <w:rPr>
              <w:rFonts w:ascii="Book Antiqua" w:cs="Book Antiqua" w:eastAsia="Book Antiqua" w:hAnsi="Book Antiqua"/>
              <w:b/>
              <w:sz w:val="24"/>
              <w:szCs w:val="24"/>
            </w:rPr>
          </w:rPrChange>
        </w:rPr>
      </w:pPr>
      <w:del w:id="72" w:author="MUTILE WANYEE" w:date="2024-03-06T15:59:00Z">
        <w:r w:rsidDel="8035CC4F" w:rsidRPr="1D9C6EF2">
          <w:rPr>
            <w:rFonts w:ascii="Book Antiqua" w:cs="Book Antiqua" w:eastAsia="Book Antiqua" w:hAnsi="Book Antiqua"/>
            <w:b/>
            <w:sz w:val="28"/>
            <w:szCs w:val="28"/>
            <w:rPrChange w:id="73" w:author="MUTILE WANYEE" w:date="2024-03-06T16:23:00Z">
              <w:rPr>
                <w:rFonts w:ascii="Book Antiqua" w:cs="Book Antiqua" w:eastAsia="Book Antiqua" w:hAnsi="Book Antiqua"/>
                <w:b/>
                <w:sz w:val="24"/>
                <w:szCs w:val="24"/>
              </w:rPr>
            </w:rPrChange>
          </w:rPr>
          <w:delText xml:space="preserve">4.1 Skill-mix composition for models of care </w:delText>
        </w:r>
      </w:del>
    </w:p>
    <w:p>
      <w:pPr>
        <w:pStyle w:val="style0"/>
        <w:ind w:left="720" w:firstLine="0"/>
        <w:jc w:val="both"/>
        <w:rPr>
          <w:del w:id="74" w:author="MUTILE WANYEE" w:date="2024-03-06T15:59:00Z"/>
          <w:rFonts w:ascii="Book Antiqua" w:cs="Book Antiqua" w:eastAsia="Book Antiqua" w:hAnsi="Book Antiqua"/>
          <w:b/>
          <w:sz w:val="28"/>
          <w:szCs w:val="28"/>
          <w:rPrChange w:id="75" w:author="MUTILE WANYEE" w:date="2024-03-06T16:23:00Z">
            <w:rPr>
              <w:rFonts w:ascii="Book Antiqua" w:cs="Book Antiqua" w:eastAsia="Book Antiqua" w:hAnsi="Book Antiqua"/>
              <w:b/>
              <w:sz w:val="24"/>
              <w:szCs w:val="24"/>
            </w:rPr>
          </w:rPrChange>
        </w:rPr>
      </w:pPr>
      <w:del w:id="76" w:author="MUTILE WANYEE" w:date="2024-03-06T15:59:00Z">
        <w:r w:rsidDel="8DDA2A3E" w:rsidRPr="EBD92820">
          <w:rPr>
            <w:rFonts w:ascii="Book Antiqua" w:cs="Book Antiqua" w:eastAsia="Book Antiqua" w:hAnsi="Book Antiqua"/>
            <w:b/>
            <w:sz w:val="28"/>
            <w:szCs w:val="28"/>
            <w:rPrChange w:id="77" w:author="MUTILE WANYEE" w:date="2024-03-06T16:23:00Z">
              <w:rPr>
                <w:rFonts w:ascii="Book Antiqua" w:cs="Book Antiqua" w:eastAsia="Book Antiqua" w:hAnsi="Book Antiqua"/>
                <w:b/>
                <w:sz w:val="24"/>
                <w:szCs w:val="24"/>
              </w:rPr>
            </w:rPrChange>
          </w:rPr>
          <w:delText xml:space="preserve">4.2 Governance and health workforce policies </w:delText>
        </w:r>
      </w:del>
    </w:p>
    <w:p>
      <w:pPr>
        <w:pStyle w:val="style0"/>
        <w:ind w:left="720" w:firstLine="0"/>
        <w:jc w:val="both"/>
        <w:rPr>
          <w:del w:id="78" w:author="MUTILE WANYEE" w:date="2024-03-06T15:59:00Z"/>
          <w:rFonts w:ascii="Book Antiqua" w:cs="Book Antiqua" w:eastAsia="Book Antiqua" w:hAnsi="Book Antiqua"/>
          <w:b/>
          <w:sz w:val="28"/>
          <w:szCs w:val="28"/>
          <w:rPrChange w:id="79" w:author="MUTILE WANYEE" w:date="2024-03-06T16:23:00Z">
            <w:rPr>
              <w:rFonts w:ascii="Book Antiqua" w:cs="Book Antiqua" w:eastAsia="Book Antiqua" w:hAnsi="Book Antiqua"/>
              <w:b/>
              <w:sz w:val="24"/>
              <w:szCs w:val="24"/>
            </w:rPr>
          </w:rPrChange>
        </w:rPr>
      </w:pPr>
      <w:del w:id="80" w:author="MUTILE WANYEE" w:date="2024-03-06T15:59:00Z">
        <w:r w:rsidDel="AB714E73" w:rsidRPr="AC942BCC">
          <w:rPr>
            <w:rFonts w:ascii="Book Antiqua" w:cs="Book Antiqua" w:eastAsia="Book Antiqua" w:hAnsi="Book Antiqua"/>
            <w:b/>
            <w:sz w:val="28"/>
            <w:szCs w:val="28"/>
            <w:rPrChange w:id="81" w:author="MUTILE WANYEE" w:date="2024-03-06T16:23:00Z">
              <w:rPr>
                <w:rFonts w:ascii="Book Antiqua" w:cs="Book Antiqua" w:eastAsia="Book Antiqua" w:hAnsi="Book Antiqua"/>
                <w:b/>
                <w:sz w:val="24"/>
                <w:szCs w:val="24"/>
              </w:rPr>
            </w:rPrChange>
          </w:rPr>
          <w:delText>4.3 Health workforce information systems</w:delText>
        </w:r>
      </w:del>
    </w:p>
    <w:p>
      <w:pPr>
        <w:pStyle w:val="style0"/>
        <w:jc w:val="both"/>
        <w:rPr>
          <w:del w:id="82" w:author="MUTILE WANYEE" w:date="2024-03-06T15:59:00Z"/>
          <w:rFonts w:ascii="Book Antiqua" w:cs="Book Antiqua" w:eastAsia="Book Antiqua" w:hAnsi="Book Antiqua"/>
          <w:b/>
          <w:sz w:val="28"/>
          <w:szCs w:val="28"/>
          <w:rPrChange w:id="83" w:author="MUTILE WANYEE" w:date="2024-03-06T16:23:00Z">
            <w:rPr>
              <w:rFonts w:ascii="Book Antiqua" w:cs="Book Antiqua" w:eastAsia="Book Antiqua" w:hAnsi="Book Antiqua"/>
              <w:b/>
              <w:sz w:val="24"/>
              <w:szCs w:val="24"/>
            </w:rPr>
          </w:rPrChange>
        </w:rPr>
      </w:pPr>
      <w:del w:id="84" w:author="MUTILE WANYEE" w:date="2024-03-06T15:59:00Z">
        <w:r w:rsidDel="5A560DB5" w:rsidRPr="50091B89">
          <w:rPr>
            <w:rFonts w:ascii="Book Antiqua" w:cs="Book Antiqua" w:eastAsia="Book Antiqua" w:hAnsi="Book Antiqua"/>
            <w:b/>
            <w:sz w:val="28"/>
            <w:szCs w:val="28"/>
            <w:rPrChange w:id="85" w:author="MUTILE WANYEE" w:date="2024-03-06T16:23:00Z">
              <w:rPr>
                <w:rFonts w:ascii="Book Antiqua" w:cs="Book Antiqua" w:eastAsia="Book Antiqua" w:hAnsi="Book Antiqua"/>
                <w:b/>
                <w:sz w:val="24"/>
                <w:szCs w:val="24"/>
              </w:rPr>
            </w:rPrChange>
          </w:rPr>
          <w:delText>CHAPTER FIVE RECOMMENDATIONS AND CONCLUSION</w:delText>
        </w:r>
      </w:del>
    </w:p>
    <w:p>
      <w:pPr>
        <w:pStyle w:val="style0"/>
        <w:ind w:left="720" w:firstLine="0"/>
        <w:jc w:val="both"/>
        <w:rPr>
          <w:del w:id="86" w:author="MUTILE WANYEE" w:date="2024-03-06T15:59:00Z"/>
          <w:rFonts w:ascii="Book Antiqua" w:cs="Book Antiqua" w:eastAsia="Book Antiqua" w:hAnsi="Book Antiqua"/>
          <w:b/>
          <w:sz w:val="28"/>
          <w:szCs w:val="28"/>
          <w:rPrChange w:id="87" w:author="MUTILE WANYEE" w:date="2024-03-06T16:23:00Z">
            <w:rPr>
              <w:rFonts w:ascii="Book Antiqua" w:cs="Book Antiqua" w:eastAsia="Book Antiqua" w:hAnsi="Book Antiqua"/>
              <w:b/>
              <w:sz w:val="24"/>
              <w:szCs w:val="24"/>
            </w:rPr>
          </w:rPrChange>
        </w:rPr>
      </w:pPr>
      <w:del w:id="88" w:author="MUTILE WANYEE" w:date="2024-03-06T15:59:00Z">
        <w:r w:rsidDel="22E6DC5F" w:rsidRPr="119BD61A">
          <w:rPr>
            <w:rFonts w:ascii="Book Antiqua" w:cs="Book Antiqua" w:eastAsia="Book Antiqua" w:hAnsi="Book Antiqua"/>
            <w:b/>
            <w:sz w:val="28"/>
            <w:szCs w:val="28"/>
            <w:rPrChange w:id="89" w:author="MUTILE WANYEE" w:date="2024-03-06T16:23:00Z">
              <w:rPr>
                <w:rFonts w:ascii="Book Antiqua" w:cs="Book Antiqua" w:eastAsia="Book Antiqua" w:hAnsi="Book Antiqua"/>
                <w:b/>
                <w:sz w:val="24"/>
                <w:szCs w:val="24"/>
              </w:rPr>
            </w:rPrChange>
          </w:rPr>
          <w:delText>5.1 Recommendations</w:delText>
        </w:r>
      </w:del>
    </w:p>
    <w:p>
      <w:pPr>
        <w:pStyle w:val="style0"/>
        <w:ind w:left="720" w:firstLine="0"/>
        <w:jc w:val="both"/>
        <w:rPr>
          <w:del w:id="90" w:author="MUTILE WANYEE" w:date="2024-03-06T15:59:00Z"/>
          <w:rFonts w:ascii="Book Antiqua" w:cs="Book Antiqua" w:eastAsia="Book Antiqua" w:hAnsi="Book Antiqua"/>
          <w:b/>
          <w:sz w:val="28"/>
          <w:szCs w:val="28"/>
          <w:rPrChange w:id="91" w:author="MUTILE WANYEE" w:date="2024-03-06T16:23:00Z">
            <w:rPr>
              <w:rFonts w:ascii="Book Antiqua" w:cs="Book Antiqua" w:eastAsia="Book Antiqua" w:hAnsi="Book Antiqua"/>
              <w:b/>
              <w:sz w:val="24"/>
              <w:szCs w:val="24"/>
            </w:rPr>
          </w:rPrChange>
        </w:rPr>
      </w:pPr>
      <w:del w:id="92" w:author="MUTILE WANYEE" w:date="2024-03-06T15:59:00Z">
        <w:r w:rsidDel="FD066C56" w:rsidRPr="B974F05A">
          <w:rPr>
            <w:rFonts w:ascii="Book Antiqua" w:cs="Book Antiqua" w:eastAsia="Book Antiqua" w:hAnsi="Book Antiqua"/>
            <w:b/>
            <w:sz w:val="28"/>
            <w:szCs w:val="28"/>
            <w:rPrChange w:id="93" w:author="MUTILE WANYEE" w:date="2024-03-06T16:23:00Z">
              <w:rPr>
                <w:rFonts w:ascii="Book Antiqua" w:cs="Book Antiqua" w:eastAsia="Book Antiqua" w:hAnsi="Book Antiqua"/>
                <w:b/>
                <w:sz w:val="24"/>
                <w:szCs w:val="24"/>
              </w:rPr>
            </w:rPrChange>
          </w:rPr>
          <w:delText>5.2 Conclusion</w:delText>
        </w:r>
      </w:del>
    </w:p>
    <w:p>
      <w:pPr>
        <w:pStyle w:val="style0"/>
        <w:jc w:val="both"/>
        <w:rPr>
          <w:del w:id="94" w:author="MUTILE WANYEE" w:date="2024-03-06T15:59:00Z"/>
          <w:rFonts w:ascii="Book Antiqua" w:cs="Book Antiqua" w:eastAsia="Book Antiqua" w:hAnsi="Book Antiqua"/>
          <w:b/>
          <w:sz w:val="28"/>
          <w:szCs w:val="28"/>
          <w:rPrChange w:id="95" w:author="MUTILE WANYEE" w:date="2024-03-06T16:23:00Z">
            <w:rPr>
              <w:rFonts w:ascii="Book Antiqua" w:cs="Book Antiqua" w:eastAsia="Book Antiqua" w:hAnsi="Book Antiqua"/>
              <w:b/>
              <w:sz w:val="24"/>
              <w:szCs w:val="24"/>
            </w:rPr>
          </w:rPrChange>
        </w:rPr>
      </w:pPr>
    </w:p>
    <w:p>
      <w:pPr>
        <w:pStyle w:val="style0"/>
        <w:keepNext w:val="false"/>
        <w:keepLines w:val="false"/>
        <w:tabs>
          <w:tab w:val="left" w:leader="none" w:pos="9270"/>
        </w:tabs>
        <w:spacing w:before="0" w:after="0"/>
        <w:jc w:val="both"/>
        <w:rPr>
          <w:del w:id="96" w:author="MUTILE WANYEE" w:date="2024-03-06T15:59:00Z"/>
          <w:rFonts w:ascii="Book Antiqua" w:cs="Book Antiqua" w:eastAsia="Book Antiqua" w:hAnsi="Times New Roman"/>
          <w:b/>
          <w:sz w:val="28"/>
          <w:szCs w:val="28"/>
          <w:shd w:val="clear" w:color="auto" w:fill="auto"/>
          <w:rPrChange w:id="97" w:author="MUTILE WANYEE" w:date="2024-02-21T15:58:00Z">
            <w:rPr>
              <w:rFonts w:ascii="Book Antiqua" w:cs="Book Antiqua" w:eastAsia="Book Antiqua" w:hAnsi="Book Antiqua"/>
              <w:sz w:val="24"/>
              <w:szCs w:val="24"/>
            </w:rPr>
          </w:rPrChange>
        </w:rPr>
        <w:pPrChange w:id="98" w:author="MUTILE WANYEE" w:date="2024-02-21T15:58:00Z">
          <w:pPr>
            <w:pStyle w:val="style1"/>
            <w:tabs>
              <w:tab w:val="left" w:leader="none" w:pos="9270"/>
            </w:tabs>
            <w:spacing w:after="200"/>
          </w:pPr>
        </w:pPrChange>
      </w:pPr>
    </w:p>
    <w:p>
      <w:pPr>
        <w:pStyle w:val="style0"/>
        <w:rPr>
          <w:del w:id="99" w:author="MUTILE WANYEE" w:date="2024-03-06T15:59:00Z"/>
          <w:rFonts w:ascii="Book Antiqua" w:cs="Book Antiqua" w:eastAsia="Book Antiqua" w:hAnsi="Book Antiqua"/>
          <w:b/>
          <w:sz w:val="28"/>
          <w:szCs w:val="28"/>
          <w:rPrChange w:id="100" w:author="MUTILE WANYEE" w:date="2024-03-06T16:23:00Z">
            <w:rPr>
              <w:rFonts w:ascii="Book Antiqua" w:cs="Book Antiqua" w:eastAsia="Book Antiqua" w:hAnsi="Book Antiqua"/>
            </w:rPr>
          </w:rPrChange>
        </w:rPr>
      </w:pPr>
    </w:p>
    <w:p>
      <w:pPr>
        <w:pStyle w:val="style1"/>
        <w:tabs>
          <w:tab w:val="left" w:leader="none" w:pos="9270"/>
        </w:tabs>
        <w:spacing w:before="0" w:after="0"/>
        <w:rPr>
          <w:ins w:id="101" w:author="MUTILE WANYEE" w:date="2024-03-06T15:59:00Z"/>
          <w:rFonts w:ascii="Book Antiqua" w:cs="Book Antiqua" w:eastAsia="Book Antiqua" w:hAnsi="Times New Roman"/>
          <w:b/>
          <w:sz w:val="28"/>
          <w:szCs w:val="28"/>
          <w:shd w:val="clear" w:color="auto" w:fill="auto"/>
          <w:rPrChange w:id="102" w:author="MUTILE WANYEE" w:date="2024-03-06T10:39:00Z">
            <w:rPr>
              <w:rFonts w:ascii="Book Antiqua" w:cs="Book Antiqua" w:eastAsia="Book Antiqua" w:hAnsi="Book Antiqua"/>
              <w:sz w:val="24"/>
              <w:szCs w:val="24"/>
            </w:rPr>
          </w:rPrChange>
        </w:rPr>
        <w:pPrChange w:id="103" w:author="MUTILE WANYEE" w:date="2024-03-06T10:39:00Z">
          <w:pPr>
            <w:pStyle w:val="style1"/>
            <w:tabs>
              <w:tab w:val="left" w:leader="none" w:pos="9270"/>
            </w:tabs>
            <w:spacing w:after="200"/>
          </w:pPr>
        </w:pPrChange>
      </w:pPr>
      <w:ins w:id="104" w:author="MUTILE WANYEE" w:date="2024-03-06T15:59:00Z">
        <w:r w:rsidR="1B69CC2B" w:rsidRPr="C481D6BE">
          <w:rPr>
            <w:rFonts w:ascii="Book Antiqua" w:cs="Book Antiqua" w:eastAsia="Book Antiqua" w:hAnsi="Book Antiqua"/>
            <w:b/>
            <w:sz w:val="28"/>
            <w:szCs w:val="28"/>
            <w:rPrChange w:id="105" w:author="MUTILE WANYEE" w:date="2024-03-06T16:23:00Z">
              <w:rPr>
                <w:rFonts w:ascii="Book Antiqua" w:cs="Book Antiqua" w:eastAsia="Book Antiqua" w:hAnsi="Book Antiqua"/>
                <w:sz w:val="24"/>
                <w:szCs w:val="24"/>
              </w:rPr>
            </w:rPrChange>
          </w:rPr>
          <w:t>EXECUTIVE SUMMARY</w:t>
        </w:r>
      </w:ins>
    </w:p>
    <w:p>
      <w:pPr>
        <w:pStyle w:val="style1"/>
        <w:tabs>
          <w:tab w:val="left" w:leader="none" w:pos="9270"/>
        </w:tabs>
        <w:spacing w:before="0"/>
        <w:jc w:val="both"/>
        <w:rPr>
          <w:ins w:id="106" w:author="MUTILE WANYEE" w:date="2024-03-06T15:59:00Z"/>
          <w:rFonts w:ascii="Book Antiqua" w:cs="Book Antiqua" w:eastAsia="Book Antiqua" w:hAnsi="Book Antiqua"/>
          <w:sz w:val="24"/>
          <w:szCs w:val="24"/>
        </w:rPr>
      </w:pPr>
      <w:ins w:id="107" w:author="MUTILE WANYEE" w:date="2024-03-06T15:59:00Z">
        <w:r w:rsidR="88966F65">
          <w:rPr>
            <w:rFonts w:ascii="Book Antiqua" w:cs="Book Antiqua" w:eastAsia="Book Antiqua" w:hAnsi="Book Antiqua"/>
            <w:sz w:val="24"/>
            <w:szCs w:val="24"/>
          </w:rPr>
          <w:t xml:space="preserve">The strategic focus of the health sector has been defined in the Kenya Health Policy 2014 – 2030 that demonstrates its commitment, under government stewardship, to ensure that the Country attains the highest possible standards of health, in a manner responsive to the needs of the population. The delivery of quality health services to attain these standards is dependent on the availability, accessibility, acceptability of a health workforce that meets the quality and expectations of the population. However, the availability of accurate, reliable and timely health workforce data has been a major challenge that has necessitated the utilization of non-linked diverse sources not geared to decision making. </w:t>
        </w:r>
      </w:ins>
    </w:p>
    <w:p>
      <w:pPr>
        <w:pStyle w:val="style0"/>
        <w:keepNext w:val="false"/>
        <w:keepLines w:val="false"/>
        <w:tabs>
          <w:tab w:val="left" w:leader="none" w:pos="9270"/>
        </w:tabs>
        <w:spacing w:before="0"/>
        <w:jc w:val="both"/>
        <w:rPr>
          <w:ins w:id="108" w:author="MUTILE WANYEE" w:date="2024-03-06T15:59:00Z"/>
          <w:rFonts w:ascii="Book Antiqua" w:cs="Book Antiqua" w:eastAsia="Book Antiqua" w:hAnsi="Times New Roman"/>
          <w:sz w:val="16"/>
          <w:szCs w:val="16"/>
          <w:shd w:val="clear" w:color="auto" w:fill="auto"/>
          <w:rPrChange w:id="109" w:author="MUTILE WANYEE" w:date="2024-03-06T10:41:00Z">
            <w:rPr>
              <w:rFonts w:ascii="Book Antiqua" w:cs="Book Antiqua" w:eastAsia="Book Antiqua" w:hAnsi="Book Antiqua"/>
              <w:sz w:val="24"/>
              <w:szCs w:val="24"/>
            </w:rPr>
          </w:rPrChange>
        </w:rPr>
        <w:pPrChange w:id="110" w:author="MUTILE WANYEE" w:date="2024-03-06T10:41:00Z">
          <w:pPr>
            <w:pStyle w:val="style1"/>
            <w:tabs>
              <w:tab w:val="left" w:leader="none" w:pos="9270"/>
            </w:tabs>
            <w:spacing w:before="0"/>
            <w:jc w:val="both"/>
          </w:pPr>
        </w:pPrChange>
      </w:pPr>
    </w:p>
    <w:p>
      <w:pPr>
        <w:pStyle w:val="style1"/>
        <w:tabs>
          <w:tab w:val="left" w:leader="none" w:pos="9270"/>
        </w:tabs>
        <w:spacing w:before="0" w:after="0"/>
        <w:jc w:val="both"/>
        <w:rPr>
          <w:ins w:id="111" w:author="MUTILE WANYEE" w:date="2024-03-06T15:59:00Z"/>
          <w:rFonts w:ascii="Book Antiqua" w:cs="Book Antiqua" w:eastAsia="Book Antiqua" w:hAnsi="Times New Roman"/>
          <w:sz w:val="20"/>
          <w:szCs w:val="24"/>
          <w:shd w:val="clear" w:color="auto" w:fill="auto"/>
          <w:rPrChange w:id="112" w:author="MUTILE WANYEE" w:date="2024-03-06T10:41:00Z">
            <w:rPr>
              <w:rFonts w:ascii="Book Antiqua" w:cs="Book Antiqua" w:eastAsia="Book Antiqua" w:hAnsi="Book Antiqua"/>
              <w:sz w:val="24"/>
              <w:szCs w:val="24"/>
            </w:rPr>
          </w:rPrChange>
        </w:rPr>
        <w:pPrChange w:id="113" w:author="MUTILE WANYEE" w:date="2024-03-06T10:41:00Z">
          <w:pPr>
            <w:pStyle w:val="style1"/>
            <w:tabs>
              <w:tab w:val="left" w:leader="none" w:pos="9270"/>
            </w:tabs>
            <w:spacing w:after="200"/>
          </w:pPr>
        </w:pPrChange>
      </w:pPr>
      <w:ins w:id="114" w:author="MUTILE WANYEE" w:date="2024-03-06T15:59:00Z">
        <w:r w:rsidR="AA5B78F3">
          <w:rPr>
            <w:rFonts w:ascii="Book Antiqua" w:cs="Book Antiqua" w:eastAsia="Book Antiqua" w:hAnsi="Book Antiqua"/>
            <w:sz w:val="24"/>
            <w:szCs w:val="24"/>
          </w:rPr>
          <w:t xml:space="preserve">This National Health Workforce Account (NHWA) report presents measures that Kenya has progressively implemented to establish the comprehensive health workforce status based on data being collected by the Kenya Health Human Resources Authority Council (KHHRAC). The KHHRAC was established under the Health Act 2017 with the mandate to advise the leadership on National and the respective County governments on Health Human Resources for Health (HRH) which is inclusive of recruitment, employment, deployment, recommendation on intergovernmental transfers, training, and remuneration. </w:t>
        </w:r>
      </w:ins>
    </w:p>
    <w:p>
      <w:pPr>
        <w:pStyle w:val="style1"/>
        <w:tabs>
          <w:tab w:val="left" w:leader="none" w:pos="9270"/>
        </w:tabs>
        <w:spacing w:after="200"/>
        <w:jc w:val="both"/>
        <w:rPr>
          <w:ins w:id="115" w:author="MUTILE WANYEE" w:date="2024-03-06T15:59:00Z"/>
          <w:rFonts w:ascii="Book Antiqua" w:cs="Book Antiqua" w:eastAsia="Book Antiqua" w:hAnsi="Book Antiqua"/>
          <w:sz w:val="24"/>
          <w:szCs w:val="24"/>
        </w:rPr>
      </w:pPr>
      <w:ins w:id="116" w:author="MUTILE WANYEE" w:date="2024-03-06T15:59:00Z">
        <w:r w:rsidR="21E92121">
          <w:rPr>
            <w:rFonts w:ascii="Book Antiqua" w:cs="Book Antiqua" w:eastAsia="Book Antiqua" w:hAnsi="Book Antiqua"/>
            <w:sz w:val="24"/>
            <w:szCs w:val="24"/>
          </w:rPr>
          <w:t xml:space="preserve">The KHHRAC adopted a multisectoral approach and this report has several facets and health workforce characteristics from the different sectors. Considering the fact that all health professionals have to be registered and licensed to practice by their respective regulatory agencies regardless of whether the employer is in the public, faith-based or private sector, the regulatory bodies for a long time were the reliable source of data. It is important to note that the regulatory bodies have specific data sets of interest to their mandate and therefore not cover all the characteristics for decision making and policy development are adequately covered. The NHWA has provided a system that has facilitated the County Human Resource Managers to be able to improve the accuracy, reliability and the timeliness of the health workforce data. </w:t>
        </w:r>
      </w:ins>
    </w:p>
    <w:p>
      <w:pPr>
        <w:pStyle w:val="style0"/>
        <w:jc w:val="both"/>
        <w:rPr>
          <w:ins w:id="117" w:author="MUTILE WANYEE" w:date="2024-03-06T15:59:00Z"/>
          <w:rFonts w:ascii="Book Antiqua" w:cs="Book Antiqua" w:eastAsia="Book Antiqua" w:hAnsi="Times New Roman"/>
          <w:sz w:val="20"/>
          <w:szCs w:val="24"/>
          <w:shd w:val="clear" w:color="auto" w:fill="auto"/>
          <w:rPrChange w:id="118" w:author="MUTILE WANYEE" w:date="2024-03-06T15:59:00Z">
            <w:rPr>
              <w:rFonts w:ascii="Book Antiqua" w:cs="Book Antiqua" w:eastAsia="Book Antiqua" w:hAnsi="Book Antiqua"/>
              <w:sz w:val="24"/>
              <w:szCs w:val="24"/>
            </w:rPr>
          </w:rPrChange>
        </w:rPr>
      </w:pPr>
      <w:ins w:id="119" w:author="MUTILE WANYEE" w:date="2024-03-06T15:59:00Z">
        <w:r w:rsidR="6A7F61A7" w:rsidRPr="E6ECB14E">
          <w:rPr>
            <w:rFonts w:ascii="Book Antiqua" w:cs="Book Antiqua" w:eastAsia="Book Antiqua" w:hAnsi="Book Antiqua"/>
            <w:sz w:val="24"/>
            <w:szCs w:val="24"/>
            <w:rPrChange w:id="120" w:author="MUTILE WANYEE" w:date="2024-03-06T10:36:00Z">
              <w:rPr/>
            </w:rPrChange>
          </w:rPr>
          <w:t>The registration of health professionals has had an increasing trend</w:t>
        </w:r>
      </w:ins>
      <w:ins w:id="121" w:author="MUTILE WANYEE" w:date="2024-03-06T15:59:00Z">
        <w:r w:rsidR="6A7F61A7">
          <w:rPr>
            <w:rFonts w:ascii="Book Antiqua" w:cs="Book Antiqua" w:eastAsia="Book Antiqua" w:hAnsi="Book Antiqua"/>
            <w:sz w:val="24"/>
            <w:szCs w:val="24"/>
          </w:rPr>
          <w:t>. T</w:t>
        </w:r>
      </w:ins>
      <w:ins w:id="122" w:author="MUTILE WANYEE" w:date="2024-03-06T15:59:00Z">
        <w:r w:rsidR="6A7F61A7" w:rsidRPr="25D6FC04">
          <w:rPr>
            <w:rFonts w:ascii="Book Antiqua" w:cs="Book Antiqua" w:eastAsia="Book Antiqua" w:hAnsi="Book Antiqua"/>
            <w:sz w:val="24"/>
            <w:szCs w:val="24"/>
            <w:rPrChange w:id="123" w:author="MUTILE WANYEE" w:date="2024-03-06T10:36:00Z">
              <w:rPr/>
            </w:rPrChange>
          </w:rPr>
          <w:t>he ever-registered number of nurses rose from 79,307 in 2017 to 124,766 in 2021 and the number of nurses active in service in 57,446. The ever-registered medical practitioners are 14,207 while the ones in active service are 9,499. In the public sector, the number of health workforce is 87,236 (78,172 health professionals and 9,519 non-professionals and the total number of health professionals in the private sector from administrative sources is 108,802 and this adds up to 186,974.</w:t>
        </w:r>
      </w:ins>
    </w:p>
    <w:p>
      <w:pPr>
        <w:pStyle w:val="style0"/>
        <w:jc w:val="both"/>
        <w:rPr>
          <w:ins w:id="124" w:author="MUTILE WANYEE" w:date="2024-03-06T15:59:00Z"/>
          <w:rFonts w:ascii="Book Antiqua" w:cs="Book Antiqua" w:eastAsia="Book Antiqua" w:hAnsi="Book Antiqua"/>
          <w:sz w:val="24"/>
          <w:szCs w:val="24"/>
        </w:rPr>
      </w:pPr>
      <w:ins w:id="125" w:author="MUTILE WANYEE" w:date="2024-03-06T15:59:00Z">
        <w:r w:rsidR="582EB490">
          <w:rPr>
            <w:rFonts w:ascii="Book Antiqua" w:cs="Book Antiqua" w:eastAsia="Book Antiqua" w:hAnsi="Book Antiqua"/>
            <w:sz w:val="24"/>
            <w:szCs w:val="24"/>
          </w:rPr>
          <w:t xml:space="preserve">It was that there is a large disparity in health workforce distribution across the country, which is influenced by demographics, number of health care facilities and whether the facilities are urban or rural. The skill mix of the health professionals is inadequate and this has impacted negatively the service delivery and unnecessary referrals. </w:t>
        </w:r>
      </w:ins>
    </w:p>
    <w:p>
      <w:pPr>
        <w:pStyle w:val="style0"/>
        <w:jc w:val="both"/>
        <w:rPr>
          <w:ins w:id="126" w:author="MUTILE WANYEE" w:date="2024-03-06T15:59:00Z"/>
          <w:rFonts w:ascii="Book Antiqua" w:cs="Book Antiqua" w:eastAsia="Book Antiqua" w:hAnsi="Book Antiqua"/>
          <w:sz w:val="24"/>
          <w:szCs w:val="24"/>
        </w:rPr>
      </w:pPr>
      <w:ins w:id="127" w:author="MUTILE WANYEE" w:date="2024-03-06T15:59:00Z">
        <w:r w:rsidR="943272A4">
          <w:rPr>
            <w:rFonts w:ascii="Book Antiqua" w:cs="Book Antiqua" w:eastAsia="Book Antiqua" w:hAnsi="Book Antiqua"/>
            <w:sz w:val="24"/>
            <w:szCs w:val="24"/>
          </w:rPr>
          <w:t>Data indicated that some very key courses that play a key role in the provision of services directly or indirectly had minimum registration these are</w:t>
        </w:r>
      </w:ins>
      <w:ins w:id="128" w:author="MUTILE WANYEE" w:date="2024-03-06T15:59:00Z">
        <w:r w:rsidR="943272A4">
          <w:rPr/>
          <w:t xml:space="preserve"> </w:t>
        </w:r>
      </w:ins>
      <w:ins w:id="129" w:author="MUTILE WANYEE" w:date="2024-03-06T15:59:00Z">
        <w:r w:rsidR="943272A4">
          <w:rPr>
            <w:rFonts w:ascii="Book Antiqua" w:cs="Book Antiqua" w:eastAsia="Book Antiqua" w:hAnsi="Book Antiqua"/>
            <w:sz w:val="24"/>
            <w:szCs w:val="24"/>
          </w:rPr>
          <w:t xml:space="preserve">Biomedical Engineering, Pharmaceutical technologist and Physiotherapy.  Majority of the mid-level professionals training institutions are public with the main courses offered being Nursing, Clinical Medicine, Community Development and Health Records Information. </w:t>
        </w:r>
      </w:ins>
    </w:p>
    <w:p>
      <w:pPr>
        <w:pStyle w:val="style1"/>
        <w:tabs>
          <w:tab w:val="left" w:leader="none" w:pos="9270"/>
        </w:tabs>
        <w:spacing w:after="0"/>
        <w:jc w:val="center"/>
        <w:rPr>
          <w:ins w:id="130" w:author="MUTILE WANYEE" w:date="2024-03-06T15:59:00Z"/>
          <w:rFonts w:ascii="Book Antiqua" w:cs="Book Antiqua" w:eastAsia="Book Antiqua" w:hAnsi="Times New Roman"/>
          <w:b/>
          <w:sz w:val="28"/>
          <w:szCs w:val="28"/>
          <w:shd w:val="clear" w:color="auto" w:fill="auto"/>
          <w:rPrChange w:id="131" w:author="MUTILE WANYEE" w:date="2024-03-06T16:05:00Z">
            <w:rPr>
              <w:rFonts w:ascii="Book Antiqua" w:cs="Book Antiqua" w:eastAsia="Book Antiqua" w:hAnsi="Book Antiqua"/>
              <w:sz w:val="24"/>
              <w:szCs w:val="24"/>
            </w:rPr>
          </w:rPrChange>
        </w:rPr>
        <w:pPrChange w:id="132" w:author="MUTILE WANYEE" w:date="2024-03-06T16:05:00Z">
          <w:pPr>
            <w:pStyle w:val="style1"/>
            <w:tabs>
              <w:tab w:val="left" w:leader="none" w:pos="9270"/>
            </w:tabs>
            <w:spacing w:after="200"/>
            <w:jc w:val="both"/>
          </w:pPr>
        </w:pPrChange>
      </w:pPr>
      <w:ins w:id="133" w:author="MUTILE WANYEE" w:date="2024-03-06T15:59:00Z">
        <w:r w:rsidR="2DE2D8EC" w:rsidRPr="65697D2A">
          <w:rPr>
            <w:rFonts w:ascii="Book Antiqua" w:cs="Book Antiqua" w:eastAsia="Book Antiqua" w:hAnsi="Book Antiqua"/>
            <w:b/>
            <w:sz w:val="28"/>
            <w:szCs w:val="28"/>
            <w:rPrChange w:id="134" w:author="MUTILE WANYEE" w:date="2024-03-06T16:05:00Z">
              <w:rPr>
                <w:rFonts w:ascii="Book Antiqua" w:cs="Book Antiqua" w:eastAsia="Book Antiqua" w:hAnsi="Book Antiqua"/>
                <w:sz w:val="24"/>
                <w:szCs w:val="24"/>
              </w:rPr>
            </w:rPrChange>
          </w:rPr>
          <w:t>FOR</w:t>
        </w:r>
      </w:ins>
      <w:ins w:id="135" w:author="MUTILE WANYEE" w:date="2024-03-06T15:59:00Z">
        <w:r w:rsidR="2DE2D8EC">
          <w:rPr>
            <w:rFonts w:ascii="Book Antiqua" w:cs="Book Antiqua" w:eastAsia="Book Antiqua" w:hAnsi="Book Antiqua"/>
            <w:b/>
            <w:sz w:val="28"/>
            <w:szCs w:val="28"/>
          </w:rPr>
          <w:t>E</w:t>
        </w:r>
      </w:ins>
      <w:ins w:id="136" w:author="MUTILE WANYEE" w:date="2024-03-06T15:59:00Z">
        <w:r w:rsidR="2DE2D8EC" w:rsidRPr="5B67A978">
          <w:rPr>
            <w:rFonts w:ascii="Book Antiqua" w:cs="Book Antiqua" w:eastAsia="Book Antiqua" w:hAnsi="Book Antiqua"/>
            <w:b/>
            <w:sz w:val="28"/>
            <w:szCs w:val="28"/>
            <w:rPrChange w:id="137" w:author="MUTILE WANYEE" w:date="2024-03-06T16:05:00Z">
              <w:rPr>
                <w:rFonts w:ascii="Book Antiqua" w:cs="Book Antiqua" w:eastAsia="Book Antiqua" w:hAnsi="Book Antiqua"/>
                <w:sz w:val="24"/>
                <w:szCs w:val="24"/>
              </w:rPr>
            </w:rPrChange>
          </w:rPr>
          <w:t>WARD</w:t>
        </w:r>
      </w:ins>
    </w:p>
    <w:p>
      <w:pPr>
        <w:pStyle w:val="style1"/>
        <w:tabs>
          <w:tab w:val="left" w:leader="none" w:pos="9270"/>
        </w:tabs>
        <w:spacing w:after="0"/>
        <w:jc w:val="both"/>
        <w:rPr>
          <w:ins w:id="138" w:author="MUTILE WANYEE" w:date="2024-03-06T15:59:00Z"/>
          <w:rFonts w:ascii="Book Antiqua" w:cs="Book Antiqua" w:eastAsia="Book Antiqua" w:hAnsi="Times New Roman"/>
          <w:sz w:val="20"/>
          <w:szCs w:val="24"/>
          <w:shd w:val="clear" w:color="auto" w:fill="auto"/>
          <w:rPrChange w:id="139" w:author="MUTILE WANYEE" w:date="2024-03-06T16:05:00Z">
            <w:rPr>
              <w:rFonts w:ascii="Book Antiqua" w:cs="Book Antiqua" w:eastAsia="Book Antiqua" w:hAnsi="Book Antiqua"/>
              <w:sz w:val="24"/>
              <w:szCs w:val="24"/>
            </w:rPr>
          </w:rPrChange>
        </w:rPr>
        <w:pPrChange w:id="140" w:author="MUTILE WANYEE" w:date="2024-03-06T16:05:00Z">
          <w:pPr>
            <w:pStyle w:val="style1"/>
            <w:tabs>
              <w:tab w:val="left" w:leader="none" w:pos="9270"/>
            </w:tabs>
            <w:spacing w:after="200"/>
            <w:jc w:val="both"/>
          </w:pPr>
        </w:pPrChange>
      </w:pPr>
      <w:ins w:id="141" w:author="MUTILE WANYEE" w:date="2024-03-06T15:59:00Z">
        <w:r w:rsidR="95ED8C0E">
          <w:rPr>
            <w:rFonts w:ascii="Book Antiqua" w:cs="Book Antiqua" w:eastAsia="Book Antiqua" w:hAnsi="Book Antiqua"/>
            <w:sz w:val="24"/>
            <w:szCs w:val="24"/>
          </w:rPr>
          <w:t>A health workforce (HWF) of adequate size and skill mix, as well as the required teachers and trainers, are critical to the attainment of any population health goal inclusive of the achievement of universal health coverage (UHC) (WHO 2017c) and the health-related targets of the United Nations Sustainable Development Goals (SDGs).</w:t>
        </w:r>
      </w:ins>
    </w:p>
    <w:p>
      <w:pPr>
        <w:pStyle w:val="style1"/>
        <w:tabs>
          <w:tab w:val="left" w:leader="none" w:pos="9270"/>
        </w:tabs>
        <w:spacing w:before="0" w:after="0"/>
        <w:jc w:val="both"/>
        <w:rPr>
          <w:ins w:id="142" w:author="MUTILE WANYEE" w:date="2024-03-06T15:59:00Z"/>
          <w:rFonts w:ascii="Book Antiqua" w:cs="Book Antiqua" w:eastAsia="Book Antiqua" w:hAnsi="Times New Roman"/>
          <w:sz w:val="20"/>
          <w:szCs w:val="24"/>
          <w:shd w:val="clear" w:color="auto" w:fill="auto"/>
          <w:rPrChange w:id="143" w:author="MUTILE WANYEE" w:date="2024-03-06T16:06:00Z">
            <w:rPr>
              <w:rFonts w:ascii="Book Antiqua" w:cs="Book Antiqua" w:eastAsia="Book Antiqua" w:hAnsi="Book Antiqua"/>
              <w:sz w:val="24"/>
              <w:szCs w:val="24"/>
            </w:rPr>
          </w:rPrChange>
        </w:rPr>
        <w:pPrChange w:id="144" w:author="MUTILE WANYEE" w:date="2024-03-06T16:06:00Z">
          <w:pPr>
            <w:pStyle w:val="style1"/>
            <w:tabs>
              <w:tab w:val="left" w:leader="none" w:pos="9270"/>
            </w:tabs>
            <w:spacing w:after="200"/>
            <w:jc w:val="both"/>
          </w:pPr>
        </w:pPrChange>
      </w:pPr>
      <w:ins w:id="145" w:author="MUTILE WANYEE" w:date="2024-03-06T15:59:00Z">
        <w:r w:rsidR="1DFD19A1">
          <w:rPr>
            <w:rFonts w:ascii="Book Antiqua" w:cs="Book Antiqua" w:eastAsia="Book Antiqua" w:hAnsi="Book Antiqua"/>
            <w:sz w:val="24"/>
            <w:szCs w:val="24"/>
          </w:rPr>
          <w:t>The Global Strategy on Human Resources for Health: Workforce 2030 (WHO 2016c), adopted by the 69th World Health Assembly in May 2016 under resolution WHA69.19,  aims to ensure universal accessibility, acceptability, coverage and quality of health workforces within strengthened health systems. The achievement of this goal can mainly be achieved through adequate investments and the implementation of effective policies at national, regional and global levels.</w:t>
        </w:r>
      </w:ins>
    </w:p>
    <w:p>
      <w:pPr>
        <w:pStyle w:val="style1"/>
        <w:tabs>
          <w:tab w:val="left" w:leader="none" w:pos="9270"/>
        </w:tabs>
        <w:spacing w:before="0" w:after="0"/>
        <w:jc w:val="both"/>
        <w:rPr>
          <w:ins w:id="146" w:author="MUTILE WANYEE" w:date="2024-03-06T15:59:00Z"/>
          <w:rFonts w:ascii="Book Antiqua" w:cs="Book Antiqua" w:eastAsia="Book Antiqua" w:hAnsi="Times New Roman"/>
          <w:sz w:val="20"/>
          <w:szCs w:val="24"/>
          <w:shd w:val="clear" w:color="auto" w:fill="auto"/>
          <w:rPrChange w:id="147" w:author="MUTILE WANYEE" w:date="2024-03-06T16:06:00Z">
            <w:rPr>
              <w:rFonts w:ascii="Book Antiqua" w:cs="Book Antiqua" w:eastAsia="Book Antiqua" w:hAnsi="Book Antiqua"/>
              <w:sz w:val="24"/>
              <w:szCs w:val="24"/>
            </w:rPr>
          </w:rPrChange>
        </w:rPr>
        <w:pPrChange w:id="148" w:author="MUTILE WANYEE" w:date="2024-03-06T16:06:00Z">
          <w:pPr>
            <w:pStyle w:val="style1"/>
            <w:tabs>
              <w:tab w:val="left" w:leader="none" w:pos="9270"/>
            </w:tabs>
            <w:spacing w:after="200"/>
            <w:jc w:val="both"/>
          </w:pPr>
        </w:pPrChange>
      </w:pPr>
      <w:ins w:id="149" w:author="MUTILE WANYEE" w:date="2024-03-06T15:59:00Z">
        <w:r w:rsidR="A4458349">
          <w:rPr>
            <w:rFonts w:ascii="Book Antiqua" w:cs="Book Antiqua" w:eastAsia="Book Antiqua" w:hAnsi="Book Antiqua"/>
            <w:sz w:val="24"/>
            <w:szCs w:val="24"/>
          </w:rPr>
          <w:t xml:space="preserve">Member States are urgently expected to strengthen or establish national health personnel information systems to collect and analyse reliable and up-to-date health workforce data. These data can help to assess the appropriateness and effectiveness of health workforce policies in the strategic plans for health. </w:t>
        </w:r>
      </w:ins>
    </w:p>
    <w:p>
      <w:pPr>
        <w:pStyle w:val="style1"/>
        <w:tabs>
          <w:tab w:val="left" w:leader="none" w:pos="9270"/>
        </w:tabs>
        <w:spacing w:before="0" w:after="0"/>
        <w:jc w:val="both"/>
        <w:rPr>
          <w:ins w:id="150" w:author="MUTILE WANYEE" w:date="2024-03-06T15:59:00Z"/>
          <w:rFonts w:ascii="Book Antiqua" w:cs="Book Antiqua" w:eastAsia="Book Antiqua" w:hAnsi="Times New Roman"/>
          <w:sz w:val="20"/>
          <w:szCs w:val="24"/>
          <w:shd w:val="clear" w:color="auto" w:fill="auto"/>
          <w:rPrChange w:id="151" w:author="MUTILE WANYEE" w:date="2024-03-06T16:07:00Z">
            <w:rPr>
              <w:rFonts w:ascii="Book Antiqua" w:cs="Book Antiqua" w:eastAsia="Book Antiqua" w:hAnsi="Book Antiqua"/>
              <w:sz w:val="24"/>
              <w:szCs w:val="24"/>
            </w:rPr>
          </w:rPrChange>
        </w:rPr>
        <w:pPrChange w:id="152" w:author="MUTILE WANYEE" w:date="2024-03-06T16:07:00Z">
          <w:pPr>
            <w:pStyle w:val="style1"/>
            <w:tabs>
              <w:tab w:val="left" w:leader="none" w:pos="9270"/>
            </w:tabs>
            <w:spacing w:after="200"/>
            <w:jc w:val="both"/>
          </w:pPr>
        </w:pPrChange>
      </w:pPr>
      <w:ins w:id="153" w:author="MUTILE WANYEE" w:date="2024-03-06T15:59:00Z">
        <w:r w:rsidR="6179CF32">
          <w:rPr>
            <w:rFonts w:ascii="Book Antiqua" w:cs="Book Antiqua" w:eastAsia="Book Antiqua" w:hAnsi="Book Antiqua"/>
            <w:sz w:val="24"/>
            <w:szCs w:val="24"/>
          </w:rPr>
          <w:t>The National Health Workforce Accounts (NHWA) system is envisaged to progressively improve the availability, quality, and use of data on health workforce (HWF) through the monitoring of a set of indicators to support achievement of UHC and Sustainable Development Goals (SDGs). In Kenya, the implementation process was initiated in 2019 under the leadership of the Ministry of Health by the Kenya Health Human Resources Advisory Council (KHHRAC) with technical support from WHO.</w:t>
        </w:r>
      </w:ins>
    </w:p>
    <w:p>
      <w:pPr>
        <w:pStyle w:val="style1"/>
        <w:tabs>
          <w:tab w:val="left" w:leader="none" w:pos="9270"/>
        </w:tabs>
        <w:spacing w:after="200"/>
        <w:jc w:val="both"/>
        <w:rPr>
          <w:ins w:id="154" w:author="MUTILE WANYEE" w:date="2024-03-06T15:59:00Z"/>
          <w:rFonts w:ascii="Book Antiqua" w:cs="Book Antiqua" w:eastAsia="Book Antiqua" w:hAnsi="Book Antiqua"/>
          <w:sz w:val="24"/>
          <w:szCs w:val="24"/>
        </w:rPr>
      </w:pPr>
      <w:ins w:id="155" w:author="MUTILE WANYEE" w:date="2024-03-06T15:59:00Z">
        <w:r w:rsidR="76B7F69F">
          <w:rPr>
            <w:rFonts w:ascii="Book Antiqua" w:cs="Book Antiqua" w:eastAsia="Book Antiqua" w:hAnsi="Book Antiqua"/>
            <w:sz w:val="24"/>
            <w:szCs w:val="24"/>
          </w:rPr>
          <w:t>During the Conceptualization (framework &amp; governance) and Operationalization, data sets and  data collection mechanisms were identified in addition to establishing legal framework for operation.. A Multi sectoral approach was adopted following the Government buy-in considering that the health sector is inclusive of all the health and other related sectors whose actions contribute towards the attainment of the Health Goals. The other stakeholders are the Ministries of National Treasury, Education, Labour, Immigration and Public Service State Department, the Private sector, the Faith Based Consortium, Regulatory bodies, Civil society, Communities, Development Partners, the Health workers and Educational Institutions. `</w:t>
        </w:r>
      </w:ins>
    </w:p>
    <w:p>
      <w:pPr>
        <w:pStyle w:val="style1"/>
        <w:tabs>
          <w:tab w:val="left" w:leader="none" w:pos="9270"/>
        </w:tabs>
        <w:spacing w:after="200"/>
        <w:jc w:val="both"/>
        <w:rPr>
          <w:ins w:id="156" w:author="MUTILE WANYEE" w:date="2024-03-06T15:59:00Z"/>
          <w:rFonts w:ascii="Book Antiqua" w:cs="Book Antiqua" w:eastAsia="Book Antiqua" w:hAnsi="Book Antiqua"/>
          <w:sz w:val="24"/>
          <w:szCs w:val="24"/>
        </w:rPr>
      </w:pPr>
      <w:ins w:id="157" w:author="MUTILE WANYEE" w:date="2024-03-06T15:59:00Z">
        <w:r w:rsidR="A88D29E7">
          <w:rPr>
            <w:rFonts w:ascii="Book Antiqua" w:cs="Book Antiqua" w:eastAsia="Book Antiqua" w:hAnsi="Book Antiqua"/>
            <w:sz w:val="24"/>
            <w:szCs w:val="24"/>
          </w:rPr>
          <w:t>The established Multi-Agency Stakeholders Forum has been providing oversight on the implementation process and conducting dialogue among its members on the findings of the data collected in response to the NHWA indicators to inform decision making and policy development. The multisectoral approach has provided a platform were cross-cutting matters affecting the welfare of the health workforce are discussed and synergistic solutions and strategies are identified that will promote public, private partnerships and implementations while others are scaled up to the leadership for direction.</w:t>
        </w:r>
      </w:ins>
    </w:p>
    <w:p>
      <w:pPr>
        <w:pStyle w:val="style1"/>
        <w:tabs>
          <w:tab w:val="left" w:leader="none" w:pos="9270"/>
        </w:tabs>
        <w:spacing w:before="0" w:after="200"/>
        <w:jc w:val="both"/>
        <w:rPr>
          <w:ins w:id="158" w:author="MUTILE WANYEE" w:date="2024-03-06T15:59:00Z"/>
          <w:rFonts w:ascii="Book Antiqua" w:cs="Book Antiqua" w:eastAsia="Book Antiqua" w:hAnsi="Book Antiqua"/>
          <w:sz w:val="24"/>
          <w:szCs w:val="24"/>
        </w:rPr>
      </w:pPr>
      <w:ins w:id="159" w:author="MUTILE WANYEE" w:date="2024-03-06T15:59:00Z">
        <w:r w:rsidR="BDE0467E">
          <w:rPr>
            <w:rFonts w:ascii="Book Antiqua" w:cs="Book Antiqua" w:eastAsia="Book Antiqua" w:hAnsi="Book Antiqua"/>
            <w:sz w:val="24"/>
            <w:szCs w:val="24"/>
          </w:rPr>
          <w:t xml:space="preserve"> On the basis of the aforementioned, the health sector has been able to able to determine the accurate and reliable availability of health workforce in addition to establishing the quality of the health workforce for the provision of quality and equitable service delivery across all the sectors in all the geographic regions.</w:t>
        </w:r>
      </w:ins>
    </w:p>
    <w:p>
      <w:pPr>
        <w:pStyle w:val="style1"/>
        <w:tabs>
          <w:tab w:val="left" w:leader="none" w:pos="9270"/>
        </w:tabs>
        <w:spacing w:before="0" w:after="200"/>
        <w:jc w:val="both"/>
        <w:rPr>
          <w:ins w:id="160" w:author="MUTILE WANYEE" w:date="2024-03-06T15:59:00Z"/>
          <w:rFonts w:ascii="Book Antiqua" w:cs="Book Antiqua" w:eastAsia="Book Antiqua" w:hAnsi="Times New Roman"/>
          <w:b/>
          <w:sz w:val="28"/>
          <w:szCs w:val="28"/>
          <w:shd w:val="clear" w:color="auto" w:fill="auto"/>
          <w:rPrChange w:id="161" w:author="MUTILE WANYEE" w:date="2024-03-06T16:07:00Z">
            <w:rPr>
              <w:rFonts w:ascii="Book Antiqua" w:cs="Book Antiqua" w:eastAsia="Book Antiqua" w:hAnsi="Book Antiqua"/>
              <w:sz w:val="24"/>
              <w:szCs w:val="24"/>
            </w:rPr>
          </w:rPrChange>
        </w:rPr>
        <w:pPrChange w:id="162" w:author="MUTILE WANYEE" w:date="2024-03-06T16:07:00Z">
          <w:pPr>
            <w:pStyle w:val="style1"/>
            <w:tabs>
              <w:tab w:val="left" w:leader="none" w:pos="9270"/>
            </w:tabs>
            <w:spacing w:after="200"/>
            <w:jc w:val="both"/>
          </w:pPr>
        </w:pPrChange>
      </w:pPr>
      <w:ins w:id="163" w:author="MUTILE WANYEE" w:date="2024-03-06T15:59:00Z">
        <w:r w:rsidR="534D2013" w:rsidRPr="A2BB7DF5">
          <w:rPr>
            <w:rFonts w:ascii="Book Antiqua" w:cs="Book Antiqua" w:eastAsia="Book Antiqua" w:hAnsi="Book Antiqua"/>
            <w:b/>
            <w:sz w:val="28"/>
            <w:szCs w:val="28"/>
            <w:rPrChange w:id="164" w:author="MUTILE WANYEE" w:date="2024-03-06T16:23:00Z">
              <w:rPr>
                <w:rFonts w:ascii="Book Antiqua" w:cs="Book Antiqua" w:eastAsia="Book Antiqua" w:hAnsi="Book Antiqua"/>
                <w:sz w:val="24"/>
                <w:szCs w:val="24"/>
              </w:rPr>
            </w:rPrChange>
          </w:rPr>
          <w:t>ACKNOWLEDGEMENT</w:t>
        </w:r>
      </w:ins>
    </w:p>
    <w:p>
      <w:pPr>
        <w:pStyle w:val="style1"/>
        <w:tabs>
          <w:tab w:val="left" w:leader="none" w:pos="9270"/>
        </w:tabs>
        <w:spacing w:before="0" w:after="0"/>
        <w:jc w:val="both"/>
        <w:rPr>
          <w:ins w:id="165" w:author="MUTILE WANYEE" w:date="2024-03-06T15:59:00Z"/>
          <w:rFonts w:ascii="Book Antiqua" w:cs="Book Antiqua" w:eastAsia="Book Antiqua" w:hAnsi="Times New Roman"/>
          <w:sz w:val="20"/>
          <w:szCs w:val="24"/>
          <w:shd w:val="clear" w:color="auto" w:fill="auto"/>
          <w:rPrChange w:id="166" w:author="MUTILE WANYEE" w:date="2024-03-06T15:55:00Z">
            <w:rPr>
              <w:rFonts w:ascii="Book Antiqua" w:cs="Book Antiqua" w:eastAsia="Book Antiqua" w:hAnsi="Book Antiqua"/>
              <w:sz w:val="24"/>
              <w:szCs w:val="24"/>
            </w:rPr>
          </w:rPrChange>
        </w:rPr>
        <w:pPrChange w:id="167" w:author="MUTILE WANYEE" w:date="2024-03-06T15:55:00Z">
          <w:pPr>
            <w:pStyle w:val="style1"/>
            <w:tabs>
              <w:tab w:val="left" w:leader="none" w:pos="9270"/>
            </w:tabs>
            <w:spacing w:after="200"/>
            <w:jc w:val="both"/>
          </w:pPr>
        </w:pPrChange>
      </w:pPr>
      <w:ins w:id="168" w:author="MUTILE WANYEE" w:date="2024-03-06T15:59:00Z">
        <w:r w:rsidR="2E4D5176">
          <w:rPr>
            <w:rFonts w:ascii="Book Antiqua" w:cs="Book Antiqua" w:eastAsia="Book Antiqua" w:hAnsi="Book Antiqua"/>
            <w:sz w:val="24"/>
            <w:szCs w:val="24"/>
          </w:rPr>
          <w:t>The National Health Workforce (NHWA) Report 2021 has been prepared to share, guide and provide policy makers in the Government, Development Partners and other stakeholders with key information on the status of health workforce in Kenya to help in the development of appropriate policies as well as in resource allocation.</w:t>
        </w:r>
      </w:ins>
    </w:p>
    <w:p>
      <w:pPr>
        <w:pStyle w:val="style1"/>
        <w:tabs>
          <w:tab w:val="left" w:leader="none" w:pos="9270"/>
        </w:tabs>
        <w:spacing w:before="0"/>
        <w:jc w:val="both"/>
        <w:rPr>
          <w:ins w:id="169" w:author="MUTILE WANYEE" w:date="2024-03-06T15:59:00Z"/>
          <w:rFonts w:ascii="Book Antiqua" w:cs="Book Antiqua" w:eastAsia="Book Antiqua" w:hAnsi="Book Antiqua"/>
          <w:sz w:val="24"/>
          <w:szCs w:val="24"/>
        </w:rPr>
      </w:pPr>
      <w:ins w:id="170" w:author="MUTILE WANYEE" w:date="2024-03-06T15:59:00Z">
        <w:r w:rsidR="6D42F05F">
          <w:rPr>
            <w:rFonts w:ascii="Book Antiqua" w:cs="Book Antiqua" w:eastAsia="Book Antiqua" w:hAnsi="Book Antiqua"/>
            <w:sz w:val="24"/>
            <w:szCs w:val="24"/>
          </w:rPr>
          <w:t xml:space="preserve">The preparation of this Report would not have been possible without the support, hard work, and endless efforts of the dedicated team of the Secretariat drawn from the Kenya Health Human Resource Advisory Council (KHHRAC), relevant Ministry of Health departments, Ministry of Labour, State Department of Immigration, Public Service County Health departments, the Kenya Health Professional Oversight Authority (KHPOA), the regulatory bodies among other institutions within the health sector. The National Secretariat led by the National Health Workforce (NHWA) Account Focal Person, Dr. Mutile Wanyee included, Steve Muneene - the NHWA Data Clerk, Jeniffer Kiema (DHRM&amp;D), Anne Marimbet MOH Admin), Jane Otoko MOH (ICT), Dr. David Soti (DG’s Office), Dr Amos Oyoko (MOH Norms &amp; Standards), Sam Kamau (KHHRAC), Rachel Githiomi (MOH Research), Julius Mutiso ( Health Care Financing), Meldah Angir (Labour), Dr. James Kiarie and Monica Ngugi (CUE), David Peter Ogolla (Immigration), David Wambua (KHPOA) and McAfullo Ochieng (Referral &amp;Teaching Hospitals). The Secretariat has Regional County representation, Rachel Tikani (South Rift), Njeru (Lower Central) Eastern), Anne Maina (Upper Central), Josephine Kakai (Coastal), Ibrahim Mohammed (North Eastern), Tabitha Katiwa (Nairobi and Eastern), Philomen Illah (Lake basin). </w:t>
        </w:r>
      </w:ins>
    </w:p>
    <w:p>
      <w:pPr>
        <w:pStyle w:val="style1"/>
        <w:tabs>
          <w:tab w:val="left" w:leader="none" w:pos="9270"/>
        </w:tabs>
        <w:spacing w:before="0" w:after="0"/>
        <w:jc w:val="both"/>
        <w:rPr>
          <w:ins w:id="171" w:author="MUTILE WANYEE" w:date="2024-03-06T15:59:00Z"/>
          <w:rFonts w:ascii="Book Antiqua" w:cs="Book Antiqua" w:eastAsia="Book Antiqua" w:hAnsi="Times New Roman"/>
          <w:sz w:val="20"/>
          <w:szCs w:val="24"/>
          <w:shd w:val="clear" w:color="auto" w:fill="auto"/>
          <w:rPrChange w:id="172" w:author="MUTILE WANYEE" w:date="2024-03-06T15:54:00Z">
            <w:rPr>
              <w:rFonts w:ascii="Book Antiqua" w:cs="Book Antiqua" w:eastAsia="Book Antiqua" w:hAnsi="Book Antiqua"/>
              <w:sz w:val="24"/>
              <w:szCs w:val="24"/>
            </w:rPr>
          </w:rPrChange>
        </w:rPr>
        <w:pPrChange w:id="173" w:author="MUTILE WANYEE" w:date="2024-03-06T15:54:00Z">
          <w:pPr>
            <w:pStyle w:val="style1"/>
            <w:tabs>
              <w:tab w:val="left" w:leader="none" w:pos="9270"/>
            </w:tabs>
            <w:spacing w:after="200"/>
            <w:jc w:val="both"/>
          </w:pPr>
        </w:pPrChange>
      </w:pPr>
      <w:ins w:id="174" w:author="MUTILE WANYEE" w:date="2024-03-06T15:59:00Z">
        <w:r w:rsidR="EF5AE4F7">
          <w:rPr>
            <w:rFonts w:ascii="Book Antiqua" w:cs="Book Antiqua" w:eastAsia="Book Antiqua" w:hAnsi="Book Antiqua"/>
            <w:sz w:val="24"/>
            <w:szCs w:val="24"/>
          </w:rPr>
          <w:t>The implementation of the NHWA was with financial support from the Ministry of Health, the World Health Organization (WHO) both the Kenya country and the AFRO regional office, the Public Finance Management Reforms Secretariat (PFMRS) at the National Treasury and the Health IT, USAID among other key stakeholders. The technical assistance was solely from the WHO and the KHHRAC Secretariat.</w:t>
        </w:r>
      </w:ins>
    </w:p>
    <w:p>
      <w:pPr>
        <w:pStyle w:val="style1"/>
        <w:tabs>
          <w:tab w:val="left" w:leader="none" w:pos="9270"/>
        </w:tabs>
        <w:spacing w:before="0" w:after="0"/>
        <w:jc w:val="both"/>
        <w:rPr>
          <w:ins w:id="175" w:author="MUTILE WANYEE" w:date="2024-03-06T15:59:00Z"/>
          <w:rFonts w:ascii="Book Antiqua" w:cs="Book Antiqua" w:eastAsia="Book Antiqua" w:hAnsi="Times New Roman"/>
          <w:sz w:val="20"/>
          <w:szCs w:val="24"/>
          <w:shd w:val="clear" w:color="auto" w:fill="auto"/>
          <w:rPrChange w:id="176" w:author="MUTILE WANYEE" w:date="2024-03-06T15:55:00Z">
            <w:rPr>
              <w:rFonts w:ascii="Book Antiqua" w:cs="Book Antiqua" w:eastAsia="Book Antiqua" w:hAnsi="Book Antiqua"/>
              <w:sz w:val="24"/>
              <w:szCs w:val="24"/>
            </w:rPr>
          </w:rPrChange>
        </w:rPr>
        <w:pPrChange w:id="177" w:author="MUTILE WANYEE" w:date="2024-03-06T15:55:00Z">
          <w:pPr>
            <w:pStyle w:val="style1"/>
            <w:tabs>
              <w:tab w:val="left" w:leader="none" w:pos="9270"/>
            </w:tabs>
            <w:spacing w:after="200"/>
            <w:jc w:val="both"/>
          </w:pPr>
        </w:pPrChange>
      </w:pPr>
      <w:ins w:id="178" w:author="MUTILE WANYEE" w:date="2024-03-06T15:59:00Z">
        <w:r w:rsidR="FDF4C500">
          <w:rPr>
            <w:rFonts w:ascii="Book Antiqua" w:cs="Book Antiqua" w:eastAsia="Book Antiqua" w:hAnsi="Book Antiqua"/>
            <w:sz w:val="24"/>
            <w:szCs w:val="24"/>
          </w:rPr>
          <w:t>I sincerely would like to thank the whole team for working tirelessly to ensure the Report was completed on time. The compilation of this Report would not have been successful without the professional input and dedication of the Technical Working Group and the secretariat that was coordinated by both Dr Annah Wamae, the former Acting Chief Executive Office, Kenya Health Human Resource Advisory Council whose tireless effort was carried on seamlessly by the current Acting Chief Executive Office, Dr John Kihama</w:t>
        </w:r>
      </w:ins>
    </w:p>
    <w:p>
      <w:pPr>
        <w:pStyle w:val="style1"/>
        <w:tabs>
          <w:tab w:val="left" w:leader="none" w:pos="9270"/>
        </w:tabs>
        <w:spacing w:before="0" w:after="0"/>
        <w:jc w:val="both"/>
        <w:rPr>
          <w:ins w:id="179" w:author="MUTILE WANYEE" w:date="2024-03-06T15:59:00Z"/>
          <w:rFonts w:ascii="Book Antiqua" w:cs="Book Antiqua" w:eastAsia="Book Antiqua" w:hAnsi="Times New Roman"/>
          <w:sz w:val="20"/>
          <w:szCs w:val="24"/>
          <w:shd w:val="clear" w:color="auto" w:fill="auto"/>
          <w:rPrChange w:id="180" w:author="MUTILE WANYEE" w:date="2024-03-06T15:55:00Z">
            <w:rPr>
              <w:rFonts w:ascii="Book Antiqua" w:cs="Book Antiqua" w:eastAsia="Book Antiqua" w:hAnsi="Book Antiqua"/>
              <w:sz w:val="24"/>
              <w:szCs w:val="24"/>
            </w:rPr>
          </w:rPrChange>
        </w:rPr>
        <w:pPrChange w:id="181" w:author="MUTILE WANYEE" w:date="2024-03-06T15:55:00Z">
          <w:pPr>
            <w:pStyle w:val="style1"/>
            <w:tabs>
              <w:tab w:val="left" w:leader="none" w:pos="9270"/>
            </w:tabs>
            <w:spacing w:after="200"/>
            <w:jc w:val="both"/>
          </w:pPr>
        </w:pPrChange>
      </w:pPr>
      <w:ins w:id="182" w:author="MUTILE WANYEE" w:date="2024-03-06T15:59:00Z">
        <w:r w:rsidR="6AD38020">
          <w:rPr>
            <w:rFonts w:ascii="Book Antiqua" w:cs="Book Antiqua" w:eastAsia="Book Antiqua" w:hAnsi="Book Antiqua"/>
            <w:sz w:val="24"/>
            <w:szCs w:val="24"/>
          </w:rPr>
          <w:t>We are particularly grateful to the entire Report writing team for their invaluable contributions that made this exercise a success. We would also like to express special gratitude to our development partners who found time to participate in the entire process.</w:t>
        </w:r>
      </w:ins>
    </w:p>
    <w:p>
      <w:pPr>
        <w:pStyle w:val="style1"/>
        <w:tabs>
          <w:tab w:val="left" w:leader="none" w:pos="9270"/>
        </w:tabs>
        <w:spacing w:before="0" w:after="0"/>
        <w:jc w:val="both"/>
        <w:rPr>
          <w:ins w:id="183" w:author="MUTILE WANYEE" w:date="2024-03-06T15:59:00Z"/>
          <w:rFonts w:ascii="Book Antiqua" w:cs="Book Antiqua" w:eastAsia="Book Antiqua" w:hAnsi="Times New Roman"/>
          <w:sz w:val="20"/>
          <w:szCs w:val="24"/>
          <w:shd w:val="clear" w:color="auto" w:fill="auto"/>
          <w:rPrChange w:id="184" w:author="MUTILE WANYEE" w:date="2024-03-06T15:55:00Z">
            <w:rPr>
              <w:rFonts w:ascii="Book Antiqua" w:cs="Book Antiqua" w:eastAsia="Book Antiqua" w:hAnsi="Book Antiqua"/>
              <w:sz w:val="24"/>
              <w:szCs w:val="24"/>
            </w:rPr>
          </w:rPrChange>
        </w:rPr>
        <w:pPrChange w:id="185" w:author="MUTILE WANYEE" w:date="2024-03-06T15:55:00Z">
          <w:pPr>
            <w:pStyle w:val="style1"/>
            <w:tabs>
              <w:tab w:val="left" w:leader="none" w:pos="9270"/>
            </w:tabs>
            <w:spacing w:after="200"/>
            <w:jc w:val="both"/>
          </w:pPr>
        </w:pPrChange>
      </w:pPr>
      <w:ins w:id="186" w:author="MUTILE WANYEE" w:date="2024-03-06T15:59:00Z">
        <w:r w:rsidR="875FB571">
          <w:rPr>
            <w:rFonts w:ascii="Book Antiqua" w:cs="Book Antiqua" w:eastAsia="Book Antiqua" w:hAnsi="Book Antiqua"/>
            <w:sz w:val="24"/>
            <w:szCs w:val="24"/>
          </w:rPr>
          <w:t>Special thanks go to the County Human Resources for Health Managers (CHRM) and County Health Records and Information officers (CHRIO) for providing data in real time for this report with the committed guidance of the County Chief Officers of Health under the auspices of the Council of Governors (CoG).</w:t>
        </w:r>
      </w:ins>
    </w:p>
    <w:p>
      <w:pPr>
        <w:pStyle w:val="style1"/>
        <w:tabs>
          <w:tab w:val="left" w:leader="none" w:pos="9270"/>
        </w:tabs>
        <w:spacing w:before="0"/>
        <w:jc w:val="both"/>
        <w:rPr>
          <w:ins w:id="187" w:author="MUTILE WANYEE" w:date="2024-03-06T15:59:00Z"/>
          <w:rFonts w:ascii="Book Antiqua" w:cs="Book Antiqua" w:eastAsia="Book Antiqua" w:hAnsi="Book Antiqua"/>
          <w:sz w:val="16"/>
          <w:szCs w:val="16"/>
          <w:rPrChange w:id="188" w:author="MUTILE WANYEE" w:date="2024-03-06T15:56:00Z">
            <w:rPr>
              <w:rFonts w:ascii="Book Antiqua" w:cs="Book Antiqua" w:eastAsia="Book Antiqua" w:hAnsi="Book Antiqua"/>
              <w:sz w:val="24"/>
              <w:szCs w:val="24"/>
            </w:rPr>
          </w:rPrChange>
        </w:rPr>
      </w:pPr>
    </w:p>
    <w:p>
      <w:pPr>
        <w:pStyle w:val="style1"/>
        <w:tabs>
          <w:tab w:val="left" w:leader="none" w:pos="9270"/>
        </w:tabs>
        <w:spacing w:before="0" w:after="0"/>
        <w:jc w:val="both"/>
        <w:rPr>
          <w:ins w:id="189" w:author="MUTILE WANYEE" w:date="2024-03-06T15:59:00Z"/>
          <w:rFonts w:ascii="Book Antiqua" w:cs="Book Antiqua" w:eastAsia="Book Antiqua" w:hAnsi="Times New Roman"/>
          <w:b/>
          <w:sz w:val="20"/>
          <w:szCs w:val="24"/>
          <w:shd w:val="clear" w:color="auto" w:fill="auto"/>
          <w:rPrChange w:id="190" w:author="MUTILE WANYEE" w:date="2024-03-06T15:56:00Z">
            <w:rPr>
              <w:rFonts w:ascii="Book Antiqua" w:cs="Book Antiqua" w:eastAsia="Book Antiqua" w:hAnsi="Book Antiqua"/>
              <w:sz w:val="24"/>
              <w:szCs w:val="24"/>
            </w:rPr>
          </w:rPrChange>
        </w:rPr>
        <w:pPrChange w:id="191" w:author="MUTILE WANYEE" w:date="2024-03-06T15:56:00Z">
          <w:pPr>
            <w:pStyle w:val="style1"/>
            <w:tabs>
              <w:tab w:val="left" w:leader="none" w:pos="9270"/>
            </w:tabs>
            <w:spacing w:after="200"/>
            <w:jc w:val="both"/>
          </w:pPr>
        </w:pPrChange>
      </w:pPr>
      <w:ins w:id="192" w:author="MUTILE WANYEE" w:date="2024-03-06T15:59:00Z">
        <w:r w:rsidR="DEC22136" w:rsidRPr="248D2B44">
          <w:rPr>
            <w:rFonts w:ascii="Book Antiqua" w:cs="Book Antiqua" w:eastAsia="Book Antiqua" w:hAnsi="Book Antiqua"/>
            <w:b/>
            <w:sz w:val="24"/>
            <w:szCs w:val="24"/>
            <w:rPrChange w:id="193" w:author="MUTILE WANYEE" w:date="2024-03-06T16:24:00Z">
              <w:rPr>
                <w:rFonts w:ascii="Book Antiqua" w:cs="Book Antiqua" w:eastAsia="Book Antiqua" w:hAnsi="Book Antiqua"/>
                <w:sz w:val="24"/>
                <w:szCs w:val="24"/>
              </w:rPr>
            </w:rPrChange>
          </w:rPr>
          <w:t xml:space="preserve">MARY MUTHONI </w:t>
        </w:r>
      </w:ins>
    </w:p>
    <w:p>
      <w:pPr>
        <w:pStyle w:val="style1"/>
        <w:tabs>
          <w:tab w:val="left" w:leader="none" w:pos="9270"/>
        </w:tabs>
        <w:spacing w:before="0" w:after="200"/>
        <w:jc w:val="both"/>
        <w:rPr>
          <w:ins w:id="194" w:author="MUTILE WANYEE" w:date="2024-03-06T15:59:00Z"/>
          <w:rFonts w:ascii="Book Antiqua" w:cs="Book Antiqua" w:eastAsia="Book Antiqua" w:hAnsi="Times New Roman"/>
          <w:b/>
          <w:sz w:val="20"/>
          <w:szCs w:val="24"/>
          <w:shd w:val="clear" w:color="auto" w:fill="auto"/>
          <w:rPrChange w:id="195" w:author="MUTILE WANYEE" w:date="2024-03-06T15:56:00Z">
            <w:rPr>
              <w:rFonts w:ascii="Book Antiqua" w:cs="Book Antiqua" w:eastAsia="Book Antiqua" w:hAnsi="Book Antiqua"/>
              <w:sz w:val="24"/>
              <w:szCs w:val="24"/>
            </w:rPr>
          </w:rPrChange>
        </w:rPr>
        <w:pPrChange w:id="196" w:author="MUTILE WANYEE" w:date="2024-03-06T15:56:00Z">
          <w:pPr>
            <w:pStyle w:val="style1"/>
            <w:tabs>
              <w:tab w:val="left" w:leader="none" w:pos="9270"/>
            </w:tabs>
            <w:spacing w:after="200"/>
            <w:jc w:val="both"/>
          </w:pPr>
        </w:pPrChange>
      </w:pPr>
      <w:ins w:id="197" w:author="MUTILE WANYEE" w:date="2024-03-06T15:59:00Z">
        <w:r w:rsidR="67499F0E" w:rsidRPr="EAA4BCD8">
          <w:rPr>
            <w:rFonts w:ascii="Book Antiqua" w:cs="Book Antiqua" w:eastAsia="Book Antiqua" w:hAnsi="Book Antiqua"/>
            <w:b/>
            <w:sz w:val="24"/>
            <w:szCs w:val="24"/>
            <w:rPrChange w:id="198" w:author="MUTILE WANYEE" w:date="2024-03-06T16:24:00Z">
              <w:rPr>
                <w:rFonts w:ascii="Book Antiqua" w:cs="Book Antiqua" w:eastAsia="Book Antiqua" w:hAnsi="Book Antiqua"/>
                <w:sz w:val="24"/>
                <w:szCs w:val="24"/>
              </w:rPr>
            </w:rPrChange>
          </w:rPr>
          <w:t>PRINCIPAL SECRETARY</w:t>
        </w:r>
      </w:ins>
    </w:p>
    <w:p>
      <w:pPr>
        <w:pStyle w:val="style1"/>
        <w:tabs>
          <w:tab w:val="left" w:leader="none" w:pos="9270"/>
        </w:tabs>
        <w:spacing w:after="200"/>
        <w:jc w:val="both"/>
        <w:rPr>
          <w:ins w:id="199" w:author="MUTILE WANYEE" w:date="2024-03-06T15:59:00Z"/>
          <w:rFonts w:ascii="Book Antiqua" w:cs="Book Antiqua" w:eastAsia="Book Antiqua" w:hAnsi="Book Antiqua"/>
          <w:b/>
          <w:sz w:val="28"/>
          <w:szCs w:val="28"/>
          <w:rPrChange w:id="200" w:author="MUTILE WANYEE" w:date="2024-03-06T16:20:00Z">
            <w:rPr>
              <w:rFonts w:ascii="Book Antiqua" w:cs="Book Antiqua" w:eastAsia="Book Antiqua" w:hAnsi="Book Antiqua"/>
              <w:sz w:val="24"/>
              <w:szCs w:val="24"/>
            </w:rPr>
          </w:rPrChange>
        </w:rPr>
      </w:pPr>
      <w:ins w:id="201" w:author="MUTILE WANYEE" w:date="2024-03-06T15:59:00Z">
        <w:r w:rsidR="7DD6F3BF" w:rsidRPr="48E1A11A">
          <w:rPr>
            <w:rFonts w:ascii="Book Antiqua" w:cs="Book Antiqua" w:eastAsia="Book Antiqua" w:hAnsi="Book Antiqua"/>
            <w:b/>
            <w:sz w:val="28"/>
            <w:szCs w:val="28"/>
            <w:rPrChange w:id="202" w:author="MUTILE WANYEE" w:date="2024-03-06T16:20:00Z">
              <w:rPr>
                <w:rFonts w:ascii="Book Antiqua" w:cs="Book Antiqua" w:eastAsia="Book Antiqua" w:hAnsi="Book Antiqua"/>
                <w:sz w:val="24"/>
                <w:szCs w:val="24"/>
              </w:rPr>
            </w:rPrChange>
          </w:rPr>
          <w:t>CONTENTS</w:t>
        </w:r>
      </w:ins>
    </w:p>
    <w:p>
      <w:pPr>
        <w:pStyle w:val="style1"/>
        <w:tabs>
          <w:tab w:val="left" w:leader="none" w:pos="9270"/>
        </w:tabs>
        <w:spacing w:after="200"/>
        <w:jc w:val="both"/>
        <w:rPr>
          <w:ins w:id="203" w:author="MUTILE WANYEE" w:date="2024-03-06T15:59:00Z"/>
          <w:rFonts w:ascii="Book Antiqua" w:cs="Book Antiqua" w:eastAsia="Book Antiqua" w:hAnsi="Book Antiqua"/>
          <w:sz w:val="24"/>
          <w:szCs w:val="24"/>
        </w:rPr>
      </w:pPr>
    </w:p>
    <w:p>
      <w:pPr>
        <w:pStyle w:val="style1"/>
        <w:tabs>
          <w:tab w:val="left" w:leader="none" w:pos="9270"/>
        </w:tabs>
        <w:spacing w:after="200"/>
        <w:jc w:val="both"/>
        <w:rPr>
          <w:ins w:id="204" w:author="MUTILE WANYEE" w:date="2024-03-06T15:59:00Z"/>
          <w:rFonts w:ascii="Book Antiqua" w:cs="Book Antiqua" w:eastAsia="Book Antiqua" w:hAnsi="Book Antiqua"/>
          <w:sz w:val="24"/>
          <w:szCs w:val="24"/>
        </w:rPr>
      </w:pPr>
      <w:ins w:id="205" w:author="MUTILE WANYEE" w:date="2024-03-06T15:59:00Z">
        <w:r w:rsidR="7D3FE458">
          <w:rPr>
            <w:rFonts w:ascii="Book Antiqua" w:cs="Book Antiqua" w:eastAsia="Book Antiqua" w:hAnsi="Book Antiqua"/>
            <w:sz w:val="24"/>
            <w:szCs w:val="24"/>
          </w:rPr>
          <w:t xml:space="preserve">FOREWORD </w:t>
        </w:r>
      </w:ins>
    </w:p>
    <w:p>
      <w:pPr>
        <w:pStyle w:val="style1"/>
        <w:tabs>
          <w:tab w:val="left" w:leader="none" w:pos="9270"/>
        </w:tabs>
        <w:spacing w:after="200"/>
        <w:jc w:val="both"/>
        <w:rPr>
          <w:ins w:id="206" w:author="MUTILE WANYEE" w:date="2024-03-06T15:59:00Z"/>
          <w:rFonts w:ascii="Book Antiqua" w:cs="Book Antiqua" w:eastAsia="Book Antiqua" w:hAnsi="Book Antiqua"/>
          <w:sz w:val="24"/>
          <w:szCs w:val="24"/>
        </w:rPr>
      </w:pPr>
      <w:ins w:id="207" w:author="MUTILE WANYEE" w:date="2024-03-06T15:59:00Z">
        <w:r w:rsidR="FE0C61DB">
          <w:rPr>
            <w:rFonts w:ascii="Book Antiqua" w:cs="Book Antiqua" w:eastAsia="Book Antiqua" w:hAnsi="Book Antiqua"/>
            <w:sz w:val="24"/>
            <w:szCs w:val="24"/>
          </w:rPr>
          <w:t>ACKNOWLEDGEMENTS</w:t>
        </w:r>
      </w:ins>
    </w:p>
    <w:p>
      <w:pPr>
        <w:pStyle w:val="style1"/>
        <w:tabs>
          <w:tab w:val="left" w:leader="none" w:pos="9270"/>
        </w:tabs>
        <w:spacing w:after="200"/>
        <w:jc w:val="both"/>
        <w:rPr>
          <w:ins w:id="208" w:author="MUTILE WANYEE" w:date="2024-03-06T15:59:00Z"/>
          <w:rFonts w:ascii="Book Antiqua" w:cs="Book Antiqua" w:eastAsia="Book Antiqua" w:hAnsi="Book Antiqua"/>
          <w:sz w:val="24"/>
          <w:szCs w:val="24"/>
        </w:rPr>
      </w:pPr>
      <w:ins w:id="209" w:author="MUTILE WANYEE" w:date="2024-03-06T15:59:00Z">
        <w:r w:rsidR="7616C51E">
          <w:rPr>
            <w:rFonts w:ascii="Book Antiqua" w:cs="Book Antiqua" w:eastAsia="Book Antiqua" w:hAnsi="Book Antiqua"/>
            <w:sz w:val="24"/>
            <w:szCs w:val="24"/>
          </w:rPr>
          <w:t>EXECUTIVE SUMMARY</w:t>
        </w:r>
      </w:ins>
    </w:p>
    <w:p>
      <w:pPr>
        <w:pStyle w:val="style1"/>
        <w:tabs>
          <w:tab w:val="left" w:leader="none" w:pos="9270"/>
        </w:tabs>
        <w:spacing w:after="200"/>
        <w:jc w:val="both"/>
        <w:rPr>
          <w:ins w:id="210" w:author="MUTILE WANYEE" w:date="2024-03-06T15:59:00Z"/>
          <w:rFonts w:ascii="Book Antiqua" w:cs="Book Antiqua" w:eastAsia="Book Antiqua" w:hAnsi="Book Antiqua"/>
          <w:sz w:val="24"/>
          <w:szCs w:val="24"/>
        </w:rPr>
      </w:pPr>
      <w:ins w:id="211" w:author="MUTILE WANYEE" w:date="2024-03-06T15:59:00Z">
        <w:r w:rsidR="C2FE2C69">
          <w:rPr>
            <w:rFonts w:ascii="Book Antiqua" w:cs="Book Antiqua" w:eastAsia="Book Antiqua" w:hAnsi="Book Antiqua"/>
            <w:sz w:val="24"/>
            <w:szCs w:val="24"/>
          </w:rPr>
          <w:t>Chapter One: INTRODUCTION</w:t>
        </w:r>
      </w:ins>
    </w:p>
    <w:p>
      <w:pPr>
        <w:pStyle w:val="style1"/>
        <w:tabs>
          <w:tab w:val="left" w:leader="none" w:pos="9270"/>
        </w:tabs>
        <w:spacing w:after="200"/>
        <w:jc w:val="both"/>
        <w:rPr>
          <w:ins w:id="212" w:author="MUTILE WANYEE" w:date="2024-03-06T15:59:00Z"/>
          <w:rFonts w:ascii="Book Antiqua" w:cs="Book Antiqua" w:eastAsia="Book Antiqua" w:hAnsi="Book Antiqua"/>
          <w:sz w:val="24"/>
          <w:szCs w:val="24"/>
        </w:rPr>
      </w:pPr>
      <w:ins w:id="213" w:author="MUTILE WANYEE" w:date="2024-03-06T15:59:00Z">
        <w:r w:rsidR="E10D3D05">
          <w:rPr>
            <w:rFonts w:ascii="Book Antiqua" w:cs="Book Antiqua" w:eastAsia="Book Antiqua" w:hAnsi="Book Antiqua"/>
            <w:sz w:val="24"/>
            <w:szCs w:val="24"/>
          </w:rPr>
          <w:t xml:space="preserve">Chapter Two: HEALTH WORKFORCE </w:t>
        </w:r>
      </w:ins>
    </w:p>
    <w:p>
      <w:pPr>
        <w:pStyle w:val="style1"/>
        <w:tabs>
          <w:tab w:val="left" w:leader="none" w:pos="9270"/>
        </w:tabs>
        <w:spacing w:after="200"/>
        <w:jc w:val="both"/>
        <w:rPr>
          <w:ins w:id="214" w:author="MUTILE WANYEE" w:date="2024-03-06T15:59:00Z"/>
          <w:rFonts w:ascii="Book Antiqua" w:cs="Book Antiqua" w:eastAsia="Book Antiqua" w:hAnsi="Book Antiqua"/>
          <w:sz w:val="24"/>
          <w:szCs w:val="24"/>
        </w:rPr>
      </w:pPr>
      <w:ins w:id="215" w:author="MUTILE WANYEE" w:date="2024-03-06T15:59:00Z">
        <w:r w:rsidR="107C96BB">
          <w:rPr>
            <w:rFonts w:ascii="Book Antiqua" w:cs="Book Antiqua" w:eastAsia="Book Antiqua" w:hAnsi="Book Antiqua"/>
            <w:sz w:val="24"/>
            <w:szCs w:val="24"/>
          </w:rPr>
          <w:t>Chapter Three: IMPLEMENTATION OF THE NATIONAL HEALTH WORKFORCE ACCOUNTS</w:t>
        </w:r>
      </w:ins>
    </w:p>
    <w:p>
      <w:pPr>
        <w:pStyle w:val="style1"/>
        <w:tabs>
          <w:tab w:val="left" w:leader="none" w:pos="9270"/>
        </w:tabs>
        <w:spacing w:after="200"/>
        <w:jc w:val="both"/>
        <w:rPr>
          <w:ins w:id="216" w:author="MUTILE WANYEE" w:date="2024-03-06T15:59:00Z"/>
          <w:rFonts w:ascii="Book Antiqua" w:cs="Book Antiqua" w:eastAsia="Book Antiqua" w:hAnsi="Book Antiqua"/>
          <w:sz w:val="24"/>
          <w:szCs w:val="24"/>
        </w:rPr>
      </w:pPr>
      <w:ins w:id="217" w:author="MUTILE WANYEE" w:date="2024-03-06T15:59:00Z">
        <w:r w:rsidR="3CB2FB59">
          <w:rPr>
            <w:rFonts w:ascii="Book Antiqua" w:cs="Book Antiqua" w:eastAsia="Book Antiqua" w:hAnsi="Book Antiqua"/>
            <w:sz w:val="24"/>
            <w:szCs w:val="24"/>
          </w:rPr>
          <w:t>Chapter Four: DATA COMPILATION AND ANALYSIS</w:t>
        </w:r>
      </w:ins>
    </w:p>
    <w:p>
      <w:pPr>
        <w:pStyle w:val="style1"/>
        <w:tabs>
          <w:tab w:val="left" w:leader="none" w:pos="9270"/>
        </w:tabs>
        <w:spacing w:after="200"/>
        <w:jc w:val="both"/>
        <w:rPr>
          <w:ins w:id="218" w:author="MUTILE WANYEE" w:date="2024-03-06T15:59:00Z"/>
          <w:rFonts w:ascii="Book Antiqua" w:cs="Book Antiqua" w:eastAsia="Book Antiqua" w:hAnsi="Book Antiqua"/>
          <w:sz w:val="24"/>
          <w:szCs w:val="24"/>
        </w:rPr>
      </w:pPr>
      <w:ins w:id="219" w:author="MUTILE WANYEE" w:date="2024-03-06T15:59:00Z">
        <w:r w:rsidR="D7FCFB3E">
          <w:rPr>
            <w:rFonts w:ascii="Book Antiqua" w:cs="Book Antiqua" w:eastAsia="Book Antiqua" w:hAnsi="Book Antiqua"/>
            <w:sz w:val="24"/>
            <w:szCs w:val="24"/>
          </w:rPr>
          <w:t>Chapter Five: HEALTH LABOUR MARKET FLOWS</w:t>
        </w:r>
      </w:ins>
    </w:p>
    <w:p>
      <w:pPr>
        <w:pStyle w:val="style0"/>
        <w:rPr>
          <w:ins w:id="220" w:author="MUTILE WANYEE" w:date="2024-03-06T15:59:00Z"/>
          <w:rFonts w:ascii="Book Antiqua" w:cs="Book Antiqua" w:eastAsia="Book Antiqua" w:hAnsi="Book Antiqua"/>
          <w:sz w:val="24"/>
          <w:szCs w:val="24"/>
        </w:rPr>
      </w:pPr>
      <w:ins w:id="221" w:author="MUTILE WANYEE" w:date="2024-03-06T15:59:00Z">
        <w:r w:rsidR="18DBE5FC">
          <w:rPr>
            <w:rFonts w:ascii="Book Antiqua" w:cs="Book Antiqua" w:eastAsia="Book Antiqua" w:hAnsi="Book Antiqua"/>
            <w:sz w:val="24"/>
            <w:szCs w:val="24"/>
          </w:rPr>
          <w:t>Chapter Six</w:t>
        </w:r>
      </w:ins>
      <w:ins w:id="222" w:author="MUTILE WANYEE" w:date="2024-03-06T15:59:00Z">
        <w:r w:rsidR="18DBE5FC" w:rsidRPr="6378B2C3">
          <w:rPr>
            <w:rFonts w:ascii="Book Antiqua" w:cs="Book Antiqua" w:eastAsia="Book Antiqua" w:hAnsi="Book Antiqua"/>
            <w:sz w:val="24"/>
            <w:szCs w:val="24"/>
            <w:rPrChange w:id="223" w:author="MUTILE WANYEE" w:date="2024-03-06T16:18:00Z">
              <w:rPr/>
            </w:rPrChange>
          </w:rPr>
          <w:t>: EDUCATION AND TRAINING</w:t>
        </w:r>
      </w:ins>
    </w:p>
    <w:p>
      <w:pPr>
        <w:pStyle w:val="style0"/>
        <w:keepNext w:val="false"/>
        <w:keepLines w:val="false"/>
        <w:tabs>
          <w:tab w:val="left" w:leader="none" w:pos="9270"/>
        </w:tabs>
        <w:spacing w:before="0" w:after="0"/>
        <w:jc w:val="both"/>
        <w:rPr>
          <w:ins w:id="224" w:author="MUTILE WANYEE" w:date="2024-03-06T15:59:00Z"/>
          <w:rFonts w:ascii="Book Antiqua" w:cs="Book Antiqua" w:eastAsia="Book Antiqua" w:hAnsi="Times New Roman"/>
          <w:sz w:val="20"/>
          <w:szCs w:val="24"/>
          <w:shd w:val="clear" w:color="auto" w:fill="auto"/>
          <w:rPrChange w:id="225" w:author="MUTILE WANYEE" w:date="2024-03-06T16:17:00Z">
            <w:rPr>
              <w:rFonts w:ascii="Book Antiqua" w:cs="Book Antiqua" w:eastAsia="Book Antiqua" w:hAnsi="Book Antiqua"/>
              <w:sz w:val="24"/>
              <w:szCs w:val="24"/>
            </w:rPr>
          </w:rPrChange>
        </w:rPr>
        <w:pPrChange w:id="226" w:author="MUTILE WANYEE" w:date="2024-03-06T16:17:00Z">
          <w:pPr>
            <w:pStyle w:val="style1"/>
            <w:tabs>
              <w:tab w:val="left" w:leader="none" w:pos="9270"/>
            </w:tabs>
            <w:spacing w:after="200"/>
            <w:jc w:val="both"/>
          </w:pPr>
        </w:pPrChange>
      </w:pPr>
      <w:ins w:id="227" w:author="MUTILE WANYEE" w:date="2024-03-06T15:59:00Z">
        <w:r w:rsidR="B21C3D6B">
          <w:rPr>
            <w:rFonts w:ascii="Book Antiqua" w:cs="Book Antiqua" w:eastAsia="Book Antiqua" w:hAnsi="Book Antiqua"/>
            <w:sz w:val="24"/>
            <w:szCs w:val="24"/>
          </w:rPr>
          <w:t>Chapter Seven: SERVING POPULATION NEEDS</w:t>
        </w:r>
      </w:ins>
    </w:p>
    <w:p>
      <w:pPr>
        <w:pStyle w:val="style1"/>
        <w:tabs>
          <w:tab w:val="left" w:leader="none" w:pos="9270"/>
        </w:tabs>
        <w:spacing w:after="200"/>
        <w:jc w:val="both"/>
        <w:rPr>
          <w:ins w:id="228" w:author="MUTILE WANYEE" w:date="2024-03-06T15:59:00Z"/>
          <w:rFonts w:ascii="Book Antiqua" w:cs="Book Antiqua" w:eastAsia="Book Antiqua" w:hAnsi="Book Antiqua"/>
          <w:sz w:val="24"/>
          <w:szCs w:val="24"/>
        </w:rPr>
      </w:pPr>
    </w:p>
    <w:p>
      <w:pPr>
        <w:pStyle w:val="style0"/>
        <w:rPr>
          <w:ins w:id="229" w:author="MUTILE WANYEE" w:date="2024-03-06T15:59:00Z"/>
        </w:rPr>
      </w:pPr>
    </w:p>
    <w:p>
      <w:pPr>
        <w:pStyle w:val="style0"/>
        <w:rPr>
          <w:ins w:id="230" w:author="MUTILE WANYEE" w:date="2024-03-06T15:59:00Z"/>
        </w:rPr>
      </w:pPr>
    </w:p>
    <w:p>
      <w:pPr>
        <w:pStyle w:val="style0"/>
        <w:rPr>
          <w:ins w:id="231" w:author="MUTILE WANYEE" w:date="2024-03-06T15:59:00Z"/>
        </w:rPr>
      </w:pPr>
    </w:p>
    <w:p>
      <w:pPr>
        <w:pStyle w:val="style0"/>
        <w:rPr>
          <w:ins w:id="232" w:author="MUTILE WANYEE" w:date="2024-03-06T15:59:00Z"/>
        </w:rPr>
      </w:pPr>
    </w:p>
    <w:p>
      <w:pPr>
        <w:pStyle w:val="style0"/>
        <w:rPr>
          <w:ins w:id="233" w:author="MUTILE WANYEE" w:date="2024-03-06T15:59:00Z"/>
        </w:rPr>
      </w:pPr>
    </w:p>
    <w:p>
      <w:pPr>
        <w:pStyle w:val="style0"/>
        <w:rPr>
          <w:ins w:id="234" w:author="MUTILE WANYEE" w:date="2024-03-06T15:59:00Z"/>
        </w:rPr>
      </w:pPr>
    </w:p>
    <w:p>
      <w:pPr>
        <w:pStyle w:val="style0"/>
        <w:rPr>
          <w:ins w:id="235" w:author="MUTILE WANYEE" w:date="2024-03-06T15:59:00Z"/>
        </w:rPr>
      </w:pPr>
    </w:p>
    <w:p>
      <w:pPr>
        <w:pStyle w:val="style0"/>
        <w:rPr>
          <w:ins w:id="236" w:author="MUTILE WANYEE" w:date="2024-03-06T15:59:00Z"/>
        </w:rPr>
      </w:pPr>
    </w:p>
    <w:p>
      <w:pPr>
        <w:pStyle w:val="style0"/>
        <w:rPr>
          <w:ins w:id="237" w:author="MUTILE WANYEE" w:date="2024-03-06T15:59:00Z"/>
        </w:rPr>
      </w:pPr>
    </w:p>
    <w:p>
      <w:pPr>
        <w:pStyle w:val="style0"/>
        <w:rPr>
          <w:ins w:id="238" w:author="MUTILE WANYEE" w:date="2024-03-06T15:59:00Z"/>
        </w:rPr>
      </w:pPr>
    </w:p>
    <w:p>
      <w:pPr>
        <w:pStyle w:val="style0"/>
        <w:rPr>
          <w:ins w:id="239" w:author="MUTILE WANYEE" w:date="2024-03-06T15:59:00Z"/>
        </w:rPr>
      </w:pPr>
    </w:p>
    <w:p>
      <w:pPr>
        <w:pStyle w:val="style0"/>
        <w:rPr>
          <w:ins w:id="240" w:author="MUTILE WANYEE" w:date="2024-03-06T15:59:00Z"/>
        </w:rPr>
      </w:pPr>
    </w:p>
    <w:p>
      <w:pPr>
        <w:pStyle w:val="style0"/>
        <w:keepNext w:val="false"/>
        <w:keepLines w:val="false"/>
        <w:tabs>
          <w:tab w:val="left" w:leader="none" w:pos="9270"/>
        </w:tabs>
        <w:spacing w:before="0" w:after="0"/>
        <w:jc w:val="both"/>
        <w:rPr>
          <w:ins w:id="241" w:author="MUTILE WANYEE" w:date="2024-03-06T15:59:00Z"/>
          <w:rFonts w:ascii="Book Antiqua" w:cs="Book Antiqua" w:eastAsia="Book Antiqua" w:hAnsi="Times New Roman"/>
          <w:sz w:val="20"/>
          <w:szCs w:val="24"/>
          <w:shd w:val="clear" w:color="auto" w:fill="auto"/>
          <w:rPrChange w:id="242" w:author="MUTILE WANYEE" w:date="2024-03-06T16:08:00Z">
            <w:rPr>
              <w:rFonts w:ascii="Book Antiqua" w:cs="Book Antiqua" w:eastAsia="Book Antiqua" w:hAnsi="Book Antiqua"/>
              <w:sz w:val="24"/>
              <w:szCs w:val="24"/>
            </w:rPr>
          </w:rPrChange>
        </w:rPr>
        <w:pPrChange w:id="243" w:author="MUTILE WANYEE" w:date="2024-03-06T16:08:00Z">
          <w:pPr>
            <w:pStyle w:val="style1"/>
            <w:tabs>
              <w:tab w:val="left" w:leader="none" w:pos="9270"/>
            </w:tabs>
            <w:spacing w:after="200"/>
            <w:jc w:val="both"/>
          </w:pPr>
        </w:pPrChange>
      </w:pPr>
    </w:p>
    <w:p>
      <w:pPr>
        <w:pStyle w:val="style1"/>
        <w:tabs>
          <w:tab w:val="left" w:leader="none" w:pos="9270"/>
        </w:tabs>
        <w:spacing w:after="200"/>
        <w:jc w:val="both"/>
        <w:rPr>
          <w:rFonts w:ascii="Book Antiqua" w:cs="Book Antiqua" w:eastAsia="Book Antiqua" w:hAnsi="Times New Roman"/>
          <w:sz w:val="20"/>
          <w:szCs w:val="24"/>
          <w:shd w:val="clear" w:color="auto" w:fill="auto"/>
          <w:rPrChange w:id="244" w:author="MUTILE WANYEE" w:date="2024-03-06T10:32:00Z">
            <w:rPr>
              <w:rFonts w:ascii="Book Antiqua" w:cs="Book Antiqua" w:eastAsia="Book Antiqua" w:hAnsi="Book Antiqua"/>
              <w:sz w:val="24"/>
              <w:szCs w:val="24"/>
            </w:rPr>
          </w:rPrChange>
        </w:rPr>
        <w:pPrChange w:id="245" w:author="MUTILE WANYEE" w:date="2024-03-06T10:32:00Z">
          <w:pPr>
            <w:pStyle w:val="style1"/>
            <w:tabs>
              <w:tab w:val="left" w:leader="none" w:pos="9270"/>
            </w:tabs>
            <w:spacing w:after="200"/>
          </w:pPr>
        </w:pPrChange>
      </w:pPr>
      <w:r>
        <w:rPr>
          <w:rFonts w:ascii="Book Antiqua" w:cs="Book Antiqua" w:eastAsia="Book Antiqua" w:hAnsi="Book Antiqua"/>
          <w:sz w:val="24"/>
          <w:szCs w:val="24"/>
        </w:rPr>
        <w:t xml:space="preserve">Abbreviations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CDACC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Curriculum Development, Assessment and Certification Council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CHAK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Christian Health Association of Kenya</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CUE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Commission for University Education</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HENNET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Health NGOs Network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HWF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Health Workforce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KCCB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Kenya Conference of Catholic Bishops</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KEMRI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Kenya Medical Research Institute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KFBHSC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Kenya Faith Based Health Services Consortium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KHPOA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Kenya Health Professions Oversight Authority</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KMTC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Kenya Medical Training College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KNH</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Kenyatta National Hospital</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KNQA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Kenya National Qualifications Authority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KUCCPS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Kenya Universities and Colleges Central Placement Service</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KUTRRH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Kenyatta University Teaching Research and Referral Hospital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MEDS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Mission for Essential Drugs and Supplies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MNTRH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Mathari National Teaching &amp; Referral Hospital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MTRH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Moi Teaching and Referral Hospital</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NHWA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National Health Workforce Account</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SAGAs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 xml:space="preserve">Semi-Autonomous Government Agencies </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SUPKEM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Supreme Council of Kenya Muslims</w:t>
      </w:r>
    </w:p>
    <w:p>
      <w:pPr>
        <w:pStyle w:val="style0"/>
        <w:shd w:val="clear" w:color="auto" w:fill="ffffff"/>
        <w:spacing w:after="0" w:lineRule="auto" w:line="276"/>
        <w:jc w:val="both"/>
        <w:rPr>
          <w:rFonts w:ascii="Book Antiqua" w:cs="Book Antiqua" w:eastAsia="Book Antiqua" w:hAnsi="Book Antiqua"/>
          <w:color w:val="222222"/>
          <w:sz w:val="24"/>
          <w:szCs w:val="24"/>
        </w:rPr>
      </w:pPr>
      <w:r>
        <w:rPr>
          <w:rFonts w:ascii="Book Antiqua" w:cs="Book Antiqua" w:eastAsia="Book Antiqua" w:hAnsi="Book Antiqua"/>
          <w:color w:val="222222"/>
          <w:sz w:val="24"/>
          <w:szCs w:val="24"/>
        </w:rPr>
        <w:t xml:space="preserve">TVETA </w:t>
      </w:r>
      <w:r>
        <w:rPr>
          <w:rFonts w:ascii="Book Antiqua" w:cs="Book Antiqua" w:eastAsia="Book Antiqua" w:hAnsi="Book Antiqua"/>
          <w:color w:val="222222"/>
          <w:sz w:val="24"/>
          <w:szCs w:val="24"/>
        </w:rPr>
        <w:tab/>
      </w:r>
      <w:r>
        <w:rPr>
          <w:rFonts w:ascii="Book Antiqua" w:cs="Book Antiqua" w:eastAsia="Book Antiqua" w:hAnsi="Book Antiqua"/>
          <w:color w:val="222222"/>
          <w:sz w:val="24"/>
          <w:szCs w:val="24"/>
        </w:rPr>
        <w:t>Technical and Vocational Education and Training Authority</w:t>
      </w:r>
    </w:p>
    <w:p>
      <w:pPr>
        <w:pStyle w:val="style0"/>
        <w:shd w:val="clear" w:color="auto" w:fill="ffffff"/>
        <w:spacing w:lineRule="auto" w:line="276"/>
        <w:jc w:val="both"/>
        <w:rPr>
          <w:rFonts w:ascii="Book Antiqua" w:cs="Book Antiqua" w:eastAsia="Book Antiqua" w:hAnsi="Book Antiqua"/>
          <w:color w:val="222222"/>
          <w:sz w:val="24"/>
          <w:szCs w:val="24"/>
        </w:rPr>
      </w:pPr>
    </w:p>
    <w:bookmarkStart w:id="0" w:name="_78g9dbc7awfi" w:colFirst="0" w:colLast="0"/>
    <w:bookmarkEnd w:id="0"/>
    <w:p>
      <w:pPr>
        <w:pStyle w:val="style62"/>
        <w:tabs>
          <w:tab w:val="left" w:leader="none" w:pos="9270"/>
        </w:tabs>
        <w:spacing w:after="200" w:lineRule="auto" w:line="360"/>
        <w:rPr>
          <w:rFonts w:ascii="Book Antiqua" w:cs="Book Antiqua" w:eastAsia="Book Antiqua" w:hAnsi="Book Antiqua"/>
          <w:sz w:val="23"/>
          <w:szCs w:val="23"/>
          <w:vertAlign w:val="subscript"/>
        </w:rPr>
      </w:pPr>
    </w:p>
    <w:p>
      <w:pPr>
        <w:pStyle w:val="style62"/>
        <w:rPr>
          <w:rFonts w:ascii="Book Antiqua" w:cs="Book Antiqua" w:eastAsia="Book Antiqua" w:hAnsi="Book Antiqua"/>
          <w:sz w:val="23"/>
          <w:szCs w:val="23"/>
        </w:rPr>
      </w:pPr>
    </w:p>
    <w:bookmarkStart w:id="1" w:name="_gvm4zmuu7uas" w:colFirst="0" w:colLast="0"/>
    <w:bookmarkEnd w:id="1"/>
    <w:p>
      <w:pPr>
        <w:pStyle w:val="style62"/>
        <w:rPr>
          <w:rFonts w:ascii="Book Antiqua" w:cs="Book Antiqua" w:eastAsia="Book Antiqua" w:hAnsi="Book Antiqua"/>
          <w:sz w:val="23"/>
          <w:szCs w:val="23"/>
        </w:rPr>
      </w:pPr>
    </w:p>
    <w:bookmarkStart w:id="2" w:name="_xbwy0x9m28pl" w:colFirst="0" w:colLast="0"/>
    <w:bookmarkEnd w:id="2"/>
    <w:p>
      <w:pPr>
        <w:pStyle w:val="style62"/>
        <w:rPr>
          <w:rFonts w:ascii="Book Antiqua" w:cs="Book Antiqua" w:eastAsia="Book Antiqua" w:hAnsi="Book Antiqua"/>
          <w:sz w:val="23"/>
          <w:szCs w:val="23"/>
        </w:rPr>
      </w:pPr>
      <w:r>
        <w:br w:type="page"/>
      </w:r>
    </w:p>
    <w:bookmarkStart w:id="3" w:name="_2tkr06cna141" w:colFirst="0" w:colLast="0"/>
    <w:bookmarkEnd w:id="3"/>
    <w:p>
      <w:pPr>
        <w:pStyle w:val="style1"/>
        <w:rPr>
          <w:del w:id="246" w:author="MUTILE WANYEE" w:date="2024-03-06T15:51:00Z"/>
          <w:rFonts w:ascii="Book Antiqua" w:cs="Book Antiqua" w:eastAsia="Book Antiqua" w:hAnsi="Book Antiqua"/>
          <w:b/>
        </w:rPr>
      </w:pPr>
      <w:del w:id="247" w:author="MUTILE WANYEE" w:date="2024-03-06T15:51:00Z">
        <w:r w:rsidDel="0DF344CC">
          <w:rPr>
            <w:rFonts w:ascii="Book Antiqua" w:cs="Book Antiqua" w:eastAsia="Book Antiqua" w:hAnsi="Book Antiqua"/>
            <w:b/>
          </w:rPr>
          <w:delText>ACKNOWLEDGMENT</w:delText>
        </w:r>
      </w:del>
    </w:p>
    <w:p>
      <w:pPr>
        <w:pStyle w:val="style0"/>
        <w:spacing w:after="0" w:lineRule="auto" w:line="276"/>
        <w:jc w:val="both"/>
        <w:rPr>
          <w:del w:id="248" w:author="MUTILE WANYEE" w:date="2024-03-06T15:51:00Z"/>
          <w:rFonts w:ascii="Book Antiqua" w:cs="Book Antiqua" w:eastAsia="Book Antiqua" w:hAnsi="Book Antiqua"/>
        </w:rPr>
      </w:pPr>
    </w:p>
    <w:p>
      <w:pPr>
        <w:pStyle w:val="style0"/>
        <w:spacing w:lineRule="auto" w:line="276"/>
        <w:jc w:val="both"/>
        <w:rPr>
          <w:del w:id="249" w:author="MUTILE WANYEE" w:date="2024-03-06T15:51:00Z"/>
          <w:rFonts w:ascii="Book Antiqua" w:cs="Book Antiqua" w:eastAsia="Book Antiqua" w:hAnsi="Book Antiqua"/>
        </w:rPr>
      </w:pPr>
      <w:del w:id="250" w:author="MUTILE WANYEE" w:date="2024-03-06T15:51:00Z">
        <w:r w:rsidDel="454A127B">
          <w:rPr>
            <w:rFonts w:ascii="Book Antiqua" w:cs="Book Antiqua" w:eastAsia="Book Antiqua" w:hAnsi="Book Antiqua"/>
          </w:rPr>
          <w:delText>The National Health Workforce (NHWA) Report 2021 has been prepared to share, guide and provide policy makers in the Government, Development Partners and other stakeholders with key information on the status of health workforce in Kenya to help in the development of appropriate policies as well as in resource allocation.</w:delText>
        </w:r>
      </w:del>
    </w:p>
    <w:p>
      <w:pPr>
        <w:pStyle w:val="style0"/>
        <w:spacing w:lineRule="auto" w:line="276"/>
        <w:jc w:val="both"/>
        <w:rPr>
          <w:del w:id="251" w:author="MUTILE WANYEE" w:date="2024-03-06T15:51:00Z"/>
          <w:rFonts w:ascii="Book Antiqua" w:cs="Book Antiqua" w:eastAsia="Book Antiqua" w:hAnsi="Book Antiqua"/>
        </w:rPr>
      </w:pPr>
      <w:del w:id="252" w:author="MUTILE WANYEE" w:date="2024-03-06T15:51:00Z">
        <w:r w:rsidDel="03B74950">
          <w:rPr>
            <w:rFonts w:ascii="Book Antiqua" w:cs="Book Antiqua" w:eastAsia="Book Antiqua" w:hAnsi="Book Antiqua"/>
          </w:rPr>
          <w:delText xml:space="preserve">The preparation of this Report would not have been possible without the support, hard work, and endless efforts of the dedicated team of the Secretariat drawn from the Kenya Health Human Resource Advisory Council (KHHRAC), relevant Ministry of Health departments, Ministry of Labour, State Department of Immigration, Public Service County Health departments, the Kenya Health Professional Oversight Authority (KHPOA), the regulatory bodies among other institutions within the health sector. The National Secretariat led by the National Health Workforce (NHWA) Account Focal Person, Dr. Mutile Wanyee included, Steve Muneene - the NHWA Data Clerk, Jeniffer Kiema (DHRM&amp;D), Anne Marimbet MOH Admin), Jane Otoko MOH (ICT), Dr. David Soti (DG’s Office), Dr Amos Oyoko (MOH Norms &amp; Standards), Sam Kamau (KHHRAC), Rachel Githiomi (MOH Research), Julius Mutiso ( Health Care Financing), Meldah Angir (Labour), Dr. James Kiarie and Monica Ngugi (CUE), David Peter Ogolla (Immigration), David Wambua (KHPOA) and McAfullo Ochieng (Referral &amp;Teaching Hospitals). The Secretariat has Regional County representation, Rachel Tikani (South Rift), Njeru (Lower Central) Eastern), Anne Maina (Upper Central), Josephine Kakai (Coastal), Ibrahim Mohammed (North Eastern), Tabitha Katiwa (Nairobi and Eastern), Philomen Illah (Lake basin) </w:delText>
        </w:r>
      </w:del>
    </w:p>
    <w:p>
      <w:pPr>
        <w:pStyle w:val="style0"/>
        <w:spacing w:lineRule="auto" w:line="276"/>
        <w:jc w:val="both"/>
        <w:rPr>
          <w:del w:id="253" w:author="MUTILE WANYEE" w:date="2024-03-06T15:51:00Z"/>
          <w:rFonts w:ascii="Book Antiqua" w:cs="Book Antiqua" w:eastAsia="Book Antiqua" w:hAnsi="Book Antiqua"/>
        </w:rPr>
      </w:pPr>
      <w:del w:id="254" w:author="MUTILE WANYEE" w:date="2024-03-06T15:51:00Z">
        <w:r w:rsidDel="8409D031">
          <w:rPr>
            <w:rFonts w:ascii="Book Antiqua" w:cs="Book Antiqua" w:eastAsia="Book Antiqua" w:hAnsi="Book Antiqua"/>
          </w:rPr>
          <w:delText>The implementation of the NHWA was with financial support from the Ministry of Health, the World Health Organization (WHO) both the Kenya country and the Afro regional office, the Public Finance Management Reforms Secretariat (PFMRS) at the National Treasury and the Health IT, USAID among other key stakeholders. The technical assistance was solely from the WHO and the KHHRAC Secretariat.</w:delText>
        </w:r>
      </w:del>
    </w:p>
    <w:p>
      <w:pPr>
        <w:pStyle w:val="style0"/>
        <w:spacing w:lineRule="auto" w:line="276"/>
        <w:jc w:val="both"/>
        <w:rPr>
          <w:del w:id="255" w:author="MUTILE WANYEE" w:date="2024-03-06T15:51:00Z"/>
          <w:rFonts w:ascii="Book Antiqua" w:cs="Book Antiqua" w:eastAsia="Book Antiqua" w:hAnsi="Book Antiqua"/>
        </w:rPr>
      </w:pPr>
      <w:del w:id="256" w:author="MUTILE WANYEE" w:date="2024-03-06T15:51:00Z">
        <w:r w:rsidDel="73C8606B">
          <w:rPr>
            <w:rFonts w:ascii="Book Antiqua" w:cs="Book Antiqua" w:eastAsia="Book Antiqua" w:hAnsi="Book Antiqua"/>
          </w:rPr>
          <w:delText>I sincerely would like to thank the whole team for working tirelessly to ensure the Report was completed on time. The compilation of this Report would not have been successful without the professional input and dedication of the Technical Working Group and the secretariat that was coordinated by both Dr Annah Wamae, the former Acting Chief Executive Office, Kenya Health Human Resource Advisory Council whose tireless effort was carried on seamlessly by the current Acting Chief Executive Office, Dr John Kiama</w:delText>
        </w:r>
      </w:del>
    </w:p>
    <w:p>
      <w:pPr>
        <w:pStyle w:val="style0"/>
        <w:spacing w:lineRule="auto" w:line="276"/>
        <w:jc w:val="both"/>
        <w:rPr>
          <w:del w:id="257" w:author="MUTILE WANYEE" w:date="2024-03-06T15:51:00Z"/>
          <w:rFonts w:ascii="Book Antiqua" w:cs="Book Antiqua" w:eastAsia="Book Antiqua" w:hAnsi="Book Antiqua"/>
        </w:rPr>
      </w:pPr>
      <w:del w:id="258" w:author="MUTILE WANYEE" w:date="2024-03-06T15:51:00Z">
        <w:r w:rsidDel="BCF330D3">
          <w:rPr>
            <w:rFonts w:ascii="Book Antiqua" w:cs="Book Antiqua" w:eastAsia="Book Antiqua" w:hAnsi="Book Antiqua"/>
          </w:rPr>
          <w:delText>We are particularly grateful to the entire Report writing team for their invaluable contributions that made this exercise a success. We would also like to express special gratitude to our development partners who found time to participate in the entire process.</w:delText>
        </w:r>
      </w:del>
    </w:p>
    <w:p>
      <w:pPr>
        <w:pStyle w:val="style0"/>
        <w:spacing w:lineRule="auto" w:line="276"/>
        <w:jc w:val="both"/>
        <w:rPr>
          <w:del w:id="259" w:author="MUTILE WANYEE" w:date="2024-03-06T15:51:00Z"/>
          <w:rFonts w:ascii="Book Antiqua" w:cs="Book Antiqua" w:eastAsia="Book Antiqua" w:hAnsi="Book Antiqua"/>
        </w:rPr>
      </w:pPr>
      <w:del w:id="260" w:author="MUTILE WANYEE" w:date="2024-03-06T15:51:00Z">
        <w:r w:rsidDel="A6A1BF55">
          <w:rPr>
            <w:rFonts w:ascii="Book Antiqua" w:cs="Book Antiqua" w:eastAsia="Book Antiqua" w:hAnsi="Book Antiqua"/>
          </w:rPr>
          <w:delText>Special thanks go to the County Human Resources for Health Managers (CHRM) and County Health Records and Information officers (CHRIO) for providing data in real time for this report with the committed guidance of the County Chief Officers of Health under the auspices of the Council of Governors (CoG).</w:delText>
        </w:r>
      </w:del>
    </w:p>
    <w:p>
      <w:pPr>
        <w:pStyle w:val="style0"/>
        <w:jc w:val="both"/>
        <w:rPr>
          <w:del w:id="261" w:author="MUTILE WANYEE" w:date="2024-03-06T15:51:00Z"/>
          <w:rFonts w:ascii="Book Antiqua" w:cs="Book Antiqua" w:eastAsia="Book Antiqua" w:hAnsi="Book Antiqua"/>
        </w:rPr>
      </w:pPr>
    </w:p>
    <w:p>
      <w:pPr>
        <w:pStyle w:val="style0"/>
        <w:spacing w:after="0"/>
        <w:jc w:val="both"/>
        <w:rPr>
          <w:del w:id="262" w:author="MUTILE WANYEE" w:date="2024-03-06T15:51:00Z"/>
          <w:rFonts w:ascii="Book Antiqua" w:cs="Book Antiqua" w:eastAsia="Book Antiqua" w:hAnsi="Book Antiqua"/>
          <w:b/>
        </w:rPr>
      </w:pPr>
      <w:del w:id="263" w:author="MUTILE WANYEE" w:date="2024-03-06T15:51:00Z">
        <w:r w:rsidDel="5BECBFEA">
          <w:rPr>
            <w:rFonts w:ascii="Book Antiqua" w:cs="Book Antiqua" w:eastAsia="Book Antiqua" w:hAnsi="Book Antiqua"/>
            <w:b/>
          </w:rPr>
          <w:delText xml:space="preserve">MARY MUTHONI </w:delText>
        </w:r>
      </w:del>
    </w:p>
    <w:p>
      <w:pPr>
        <w:pStyle w:val="style0"/>
        <w:jc w:val="both"/>
        <w:rPr>
          <w:del w:id="264" w:author="MUTILE WANYEE" w:date="2024-03-06T15:51:00Z"/>
          <w:rFonts w:ascii="Book Antiqua" w:cs="Book Antiqua" w:eastAsia="Book Antiqua" w:hAnsi="Book Antiqua"/>
          <w:b/>
          <w:u w:val="single"/>
        </w:rPr>
      </w:pPr>
      <w:del w:id="265" w:author="MUTILE WANYEE" w:date="2024-03-06T15:51:00Z">
        <w:r w:rsidDel="E4E26843">
          <w:rPr>
            <w:rFonts w:ascii="Book Antiqua" w:cs="Book Antiqua" w:eastAsia="Book Antiqua" w:hAnsi="Book Antiqua"/>
            <w:b/>
            <w:u w:val="single"/>
          </w:rPr>
          <w:delText>PRINCIPAL SECRETARY</w:delText>
        </w:r>
      </w:del>
    </w:p>
    <w:p>
      <w:pPr>
        <w:pStyle w:val="style0"/>
        <w:jc w:val="both"/>
        <w:rPr>
          <w:del w:id="266" w:author="MUTILE WANYEE" w:date="2024-03-06T15:51:00Z"/>
          <w:rFonts w:ascii="Book Antiqua" w:cs="Book Antiqua" w:eastAsia="Book Antiqua" w:hAnsi="Book Antiqua"/>
          <w:b/>
        </w:rPr>
      </w:pPr>
    </w:p>
    <w:p>
      <w:pPr>
        <w:pStyle w:val="style0"/>
        <w:jc w:val="both"/>
        <w:rPr>
          <w:del w:id="267" w:author="MUTILE WANYEE" w:date="2024-03-06T15:51:00Z"/>
          <w:rFonts w:ascii="Book Antiqua" w:cs="Book Antiqua" w:eastAsia="Book Antiqua" w:hAnsi="Book Antiqua"/>
          <w:b/>
        </w:rPr>
      </w:pPr>
      <w:del w:id="268" w:author="MUTILE WANYEE" w:date="2024-03-06T15:51:00Z">
        <w:r w:rsidDel="A2080606">
          <w:rPr>
            <w:rFonts w:ascii="Book Antiqua" w:cs="Book Antiqua" w:eastAsia="Book Antiqua" w:hAnsi="Book Antiqua"/>
            <w:b/>
          </w:rPr>
          <w:delText>FORWARD</w:delText>
        </w:r>
      </w:del>
    </w:p>
    <w:p>
      <w:pPr>
        <w:pStyle w:val="style0"/>
        <w:jc w:val="both"/>
        <w:rPr>
          <w:del w:id="269" w:author="MUTILE WANYEE" w:date="2024-03-06T15:51:00Z"/>
          <w:rFonts w:ascii="Book Antiqua" w:cs="Book Antiqua" w:eastAsia="Book Antiqua" w:hAnsi="Book Antiqua"/>
        </w:rPr>
      </w:pPr>
      <w:del w:id="270" w:author="MUTILE WANYEE" w:date="2024-03-06T15:51:00Z">
        <w:r w:rsidDel="0586AAD0">
          <w:rPr>
            <w:rFonts w:ascii="Book Antiqua" w:cs="Book Antiqua" w:eastAsia="Book Antiqua" w:hAnsi="Book Antiqua"/>
          </w:rPr>
          <w:delText>A health workforce (HWF) of adequate size and skill mix, as well as the required teachers and trainers, are critical to the attainment of any population health goal. This includes the achievement of universal health coverage (UHC) (WHO 2017c) and the health-related targets of the United Nations Sustainable Development Goals (SDGs).</w:delText>
        </w:r>
      </w:del>
    </w:p>
    <w:p>
      <w:pPr>
        <w:pStyle w:val="style0"/>
        <w:jc w:val="both"/>
        <w:rPr>
          <w:del w:id="271" w:author="MUTILE WANYEE" w:date="2024-03-06T15:51:00Z"/>
          <w:rFonts w:ascii="Book Antiqua" w:cs="Book Antiqua" w:eastAsia="Book Antiqua" w:hAnsi="Book Antiqua"/>
        </w:rPr>
      </w:pPr>
      <w:del w:id="272" w:author="MUTILE WANYEE" w:date="2024-03-06T15:51:00Z">
        <w:r w:rsidDel="5EE5B3CC">
          <w:rPr>
            <w:rFonts w:ascii="Book Antiqua" w:cs="Book Antiqua" w:eastAsia="Book Antiqua" w:hAnsi="Book Antiqua"/>
          </w:rPr>
          <w:delText>The Global Strategy on Human Resources for Health: Workforce 2030 (WHO 2016c), adopted by the Sixty-ninth World Health Assembly in May 2016 under resolution WHA69.19, aims to ensure universal accessibility, acceptability, coverage and quality of health workforces within strengthened health systems (World Health Assembly 2016). The achievement of these goals can mainly be achieved through adequate investments and the implementation of effective policies at national, regional and global levels. To realize this, the GSHRH presents multiple objectives including strengthening HWF data, evidence and knowledge.</w:delText>
        </w:r>
      </w:del>
    </w:p>
    <w:p>
      <w:pPr>
        <w:pStyle w:val="style0"/>
        <w:jc w:val="both"/>
        <w:rPr>
          <w:del w:id="273" w:author="MUTILE WANYEE" w:date="2024-03-06T15:51:00Z"/>
          <w:rFonts w:ascii="Book Antiqua" w:cs="Book Antiqua" w:eastAsia="Book Antiqua" w:hAnsi="Book Antiqua"/>
        </w:rPr>
      </w:pPr>
      <w:del w:id="274" w:author="MUTILE WANYEE" w:date="2024-03-06T15:51:00Z">
        <w:r w:rsidDel="03F6EAA2">
          <w:rPr>
            <w:rFonts w:ascii="Book Antiqua" w:cs="Book Antiqua" w:eastAsia="Book Antiqua" w:hAnsi="Book Antiqua"/>
          </w:rPr>
          <w:delText>Member States urgently need to strengthen or establish national health personnel information systems to collect and analyse reliable and up-to-date health workforce data. These data can help to assess the appropriateness and effectiveness of health workforce policies and can potentially be translated into effective health workforce policies and plans.</w:delText>
        </w:r>
      </w:del>
    </w:p>
    <w:p>
      <w:pPr>
        <w:pStyle w:val="style0"/>
        <w:jc w:val="both"/>
        <w:rPr>
          <w:del w:id="275" w:author="MUTILE WANYEE" w:date="2024-03-06T15:51:00Z"/>
          <w:rFonts w:ascii="Book Antiqua" w:cs="Book Antiqua" w:eastAsia="Book Antiqua" w:hAnsi="Book Antiqua"/>
        </w:rPr>
      </w:pPr>
      <w:del w:id="276" w:author="MUTILE WANYEE" w:date="2024-03-06T15:51:00Z">
        <w:r w:rsidDel="0E76CB1C">
          <w:rPr>
            <w:rFonts w:ascii="Book Antiqua" w:cs="Book Antiqua" w:eastAsia="Book Antiqua" w:hAnsi="Book Antiqua"/>
          </w:rPr>
          <w:delText>The National Health Workforce Accounts (NHWA) is a system by which countries progressively improve the availability, quality, and use of data on health workforce (HWF) through monitoring a set of indicators to support achievement of UHC and Sustainable Development Goals (SDGs).</w:delText>
        </w:r>
      </w:del>
    </w:p>
    <w:p>
      <w:pPr>
        <w:pStyle w:val="style0"/>
        <w:jc w:val="both"/>
        <w:rPr>
          <w:del w:id="277" w:author="MUTILE WANYEE" w:date="2024-03-06T15:51:00Z"/>
          <w:rFonts w:ascii="Book Antiqua" w:cs="Book Antiqua" w:eastAsia="Book Antiqua" w:hAnsi="Book Antiqua"/>
        </w:rPr>
      </w:pPr>
      <w:del w:id="278" w:author="MUTILE WANYEE" w:date="2024-03-06T15:51:00Z">
        <w:r w:rsidDel="B4CD9D0A">
          <w:rPr>
            <w:rFonts w:ascii="Book Antiqua" w:cs="Book Antiqua" w:eastAsia="Book Antiqua" w:hAnsi="Book Antiqua"/>
          </w:rPr>
          <w:delText>In Kenya, the implementation of the NHWA began in 2019 under the leadership of the Ministry of Health with technical support from WHO in building the capacity of selected staff and allied agencies with an implementation framework developed by the Secretariat.</w:delText>
        </w:r>
      </w:del>
    </w:p>
    <w:p>
      <w:pPr>
        <w:pStyle w:val="style0"/>
        <w:jc w:val="both"/>
        <w:rPr>
          <w:del w:id="279" w:author="MUTILE WANYEE" w:date="2024-03-06T15:51:00Z"/>
          <w:rFonts w:ascii="Book Antiqua" w:cs="Book Antiqua" w:eastAsia="Book Antiqua" w:hAnsi="Book Antiqua"/>
        </w:rPr>
      </w:pPr>
      <w:del w:id="280" w:author="MUTILE WANYEE" w:date="2024-03-06T15:51:00Z">
        <w:r w:rsidDel="DE323025">
          <w:rPr>
            <w:rFonts w:ascii="Book Antiqua" w:cs="Book Antiqua" w:eastAsia="Book Antiqua" w:hAnsi="Book Antiqua"/>
          </w:rPr>
          <w:delText>The process involved two phases: - Conceptualization (framework &amp; governance) and Operationalization that is identifying data types and format, data gathering, working on legal aspects, and finally aggregating the data. Following the buy-in of the Government, a Multi sectoral approach was adopted considering that the health sector refers to all the health and other related sectors whose actions contribute towards the attainment of the Health Goals hence it is not restricted to the Health Ministry only. Other stakeholders in addition of Health include the Ministries of National Treasury, Education, Labour, Immigration and Public Service State Department, the Private sector, the Faith Based Consortium, Regulatory bodies, Civil society, Communities, Development Partners, the Health workers and Educational institutions. `</w:delText>
        </w:r>
      </w:del>
    </w:p>
    <w:p>
      <w:pPr>
        <w:pStyle w:val="style0"/>
        <w:jc w:val="both"/>
        <w:rPr>
          <w:del w:id="281" w:author="MUTILE WANYEE" w:date="2024-03-06T15:51:00Z"/>
          <w:rFonts w:ascii="Book Antiqua" w:cs="Book Antiqua" w:eastAsia="Book Antiqua" w:hAnsi="Book Antiqua"/>
        </w:rPr>
      </w:pPr>
      <w:del w:id="282" w:author="MUTILE WANYEE" w:date="2024-03-06T15:51:00Z">
        <w:r w:rsidDel="E20B9766">
          <w:rPr>
            <w:rFonts w:ascii="Book Antiqua" w:cs="Book Antiqua" w:eastAsia="Book Antiqua" w:hAnsi="Book Antiqua"/>
          </w:rPr>
          <w:delText xml:space="preserve">In an all-inclusive manner a Multi-Agency Stakeholders was established to provide oversight on the implementation process in addition to conducting resource mobilization. The Forum also has the responsibility of conducting dialogue among its members on the findings of the data collected in response to the 78 Indicators to inform decision making and policy development. </w:delText>
        </w:r>
      </w:del>
    </w:p>
    <w:p>
      <w:pPr>
        <w:pStyle w:val="style0"/>
        <w:jc w:val="both"/>
        <w:rPr>
          <w:del w:id="283" w:author="MUTILE WANYEE" w:date="2024-03-06T15:51:00Z"/>
          <w:rFonts w:ascii="Book Antiqua" w:cs="Book Antiqua" w:eastAsia="Book Antiqua" w:hAnsi="Book Antiqua"/>
        </w:rPr>
      </w:pPr>
      <w:del w:id="284" w:author="MUTILE WANYEE" w:date="2024-03-06T15:51:00Z">
        <w:r w:rsidDel="2D0490A9">
          <w:rPr>
            <w:rFonts w:ascii="Book Antiqua" w:cs="Book Antiqua" w:eastAsia="Book Antiqua" w:hAnsi="Book Antiqua"/>
          </w:rPr>
          <w:delText>On the basis of the aforementioned, the health sector is looking forward to the availability of quality, accurate and reliable health workforce data that will facilitate addressing the perennial challenges that that have been negatively been impacting the provision of quality and equitable service delivery across all the sectors in all the geographic regions.</w:delText>
        </w:r>
      </w:del>
    </w:p>
    <w:p>
      <w:pPr>
        <w:pStyle w:val="style1"/>
        <w:rPr>
          <w:del w:id="285" w:author="MUTILE WANYEE" w:date="2024-03-06T15:51:00Z"/>
        </w:rPr>
      </w:pPr>
    </w:p>
    <w:bookmarkStart w:id="4" w:name="_jfui6wony866" w:colFirst="0" w:colLast="0"/>
    <w:bookmarkEnd w:id="4"/>
    <w:p>
      <w:pPr>
        <w:pStyle w:val="style1"/>
        <w:jc w:val="both"/>
        <w:rPr>
          <w:del w:id="286" w:author="MUTILE WANYEE" w:date="2024-03-06T15:51:00Z"/>
        </w:rPr>
      </w:pPr>
    </w:p>
    <w:p>
      <w:pPr>
        <w:pStyle w:val="style1"/>
        <w:rPr>
          <w:del w:id="287" w:author="MUTILE WANYEE" w:date="2024-03-06T15:51:00Z"/>
          <w:rFonts w:ascii="Book Antiqua" w:cs="Book Antiqua" w:eastAsia="Book Antiqua" w:hAnsi="Book Antiqua"/>
          <w:color w:val="000000"/>
          <w:sz w:val="28"/>
          <w:szCs w:val="28"/>
        </w:rPr>
      </w:pPr>
      <w:del w:id="288" w:author="MUTILE WANYEE" w:date="2024-03-06T15:51:00Z">
        <w:r w:rsidDel="DA531670">
          <w:rPr>
            <w:rFonts w:ascii="Book Antiqua" w:cs="Book Antiqua" w:eastAsia="Book Antiqua" w:hAnsi="Book Antiqua"/>
            <w:color w:val="000000"/>
            <w:sz w:val="28"/>
            <w:szCs w:val="28"/>
          </w:rPr>
          <w:delText>EXECUTIVE SUMMARY</w:delText>
        </w:r>
      </w:del>
    </w:p>
    <w:p>
      <w:pPr>
        <w:pStyle w:val="style0"/>
        <w:jc w:val="both"/>
        <w:rPr>
          <w:del w:id="289" w:author="MUTILE WANYEE" w:date="2024-03-06T15:51:00Z"/>
          <w:rFonts w:ascii="Book Antiqua" w:cs="Book Antiqua" w:eastAsia="Book Antiqua" w:hAnsi="Book Antiqua"/>
          <w:b w:val="false"/>
          <w:sz w:val="24"/>
          <w:szCs w:val="24"/>
          <w:rPrChange w:id="290" w:author="MUTILE WANYEE" w:date="2024-02-21T13:54:00Z">
            <w:rPr>
              <w:rFonts w:ascii="Book Antiqua" w:cs="Book Antiqua" w:eastAsia="Book Antiqua" w:hAnsi="Book Antiqua"/>
              <w:b/>
              <w:sz w:val="24"/>
              <w:szCs w:val="24"/>
            </w:rPr>
          </w:rPrChange>
        </w:rPr>
      </w:pPr>
    </w:p>
    <w:p>
      <w:pPr>
        <w:pStyle w:val="style0"/>
        <w:jc w:val="both"/>
        <w:rPr>
          <w:del w:id="291" w:author="MUTILE WANYEE" w:date="2024-03-06T15:51:00Z"/>
          <w:rFonts w:ascii="Book Antiqua" w:cs="Book Antiqua" w:eastAsia="Book Antiqua" w:hAnsi="Book Antiqua"/>
          <w:sz w:val="24"/>
          <w:szCs w:val="24"/>
        </w:rPr>
      </w:pPr>
    </w:p>
    <w:p>
      <w:pPr>
        <w:pStyle w:val="style0"/>
        <w:jc w:val="center"/>
        <w:rPr>
          <w:del w:id="292" w:author="MUTILE WANYEE" w:date="2024-03-06T15:51:00Z"/>
          <w:rFonts w:ascii="Book Antiqua" w:cs="Book Antiqua" w:eastAsia="Book Antiqua" w:hAnsi="Times New Roman"/>
          <w:b w:val="false"/>
          <w:sz w:val="20"/>
          <w:szCs w:val="24"/>
          <w:shd w:val="clear" w:color="auto" w:fill="auto"/>
          <w:rPrChange w:id="293" w:author="MUTILE WANYEE" w:date="2024-03-06T10:48:00Z">
            <w:rPr>
              <w:rFonts w:ascii="Book Antiqua" w:cs="Book Antiqua" w:eastAsia="Book Antiqua" w:hAnsi="Book Antiqua"/>
              <w:b/>
              <w:sz w:val="24"/>
              <w:szCs w:val="24"/>
            </w:rPr>
          </w:rPrChange>
        </w:rPr>
        <w:pPrChange w:id="294" w:author="MUTILE WANYEE" w:date="2024-03-06T10:48:00Z">
          <w:pPr>
            <w:pStyle w:val="style0"/>
            <w:jc w:val="both"/>
          </w:pPr>
        </w:pPrChange>
      </w:pPr>
    </w:p>
    <w:p>
      <w:pPr>
        <w:pStyle w:val="style0"/>
        <w:jc w:val="center"/>
        <w:rPr>
          <w:del w:id="295" w:author="MUTILE WANYEE" w:date="2024-03-06T15:51:00Z"/>
          <w:rFonts w:ascii="Book Antiqua" w:cs="Book Antiqua" w:eastAsia="Book Antiqua" w:hAnsi="Times New Roman"/>
          <w:b w:val="false"/>
          <w:sz w:val="20"/>
          <w:szCs w:val="24"/>
          <w:shd w:val="clear" w:color="auto" w:fill="auto"/>
          <w:rPrChange w:id="296" w:author="MUTILE WANYEE" w:date="2024-03-06T10:48:00Z">
            <w:rPr>
              <w:rFonts w:ascii="Book Antiqua" w:cs="Book Antiqua" w:eastAsia="Book Antiqua" w:hAnsi="Book Antiqua"/>
              <w:b/>
              <w:sz w:val="24"/>
              <w:szCs w:val="24"/>
            </w:rPr>
          </w:rPrChange>
        </w:rPr>
        <w:pPrChange w:id="297" w:author="MUTILE WANYEE" w:date="2024-03-06T10:48:00Z">
          <w:pPr>
            <w:pStyle w:val="style0"/>
            <w:jc w:val="both"/>
          </w:pPr>
        </w:pPrChange>
      </w:pPr>
    </w:p>
    <w:p>
      <w:pPr>
        <w:pStyle w:val="style0"/>
        <w:jc w:val="center"/>
        <w:rPr>
          <w:del w:id="298" w:author="MUTILE WANYEE" w:date="2024-03-06T15:51:00Z"/>
          <w:rFonts w:ascii="Book Antiqua" w:cs="Book Antiqua" w:eastAsia="Book Antiqua" w:hAnsi="Times New Roman"/>
          <w:b w:val="false"/>
          <w:sz w:val="20"/>
          <w:szCs w:val="24"/>
          <w:shd w:val="clear" w:color="auto" w:fill="auto"/>
          <w:rPrChange w:id="299" w:author="MUTILE WANYEE" w:date="2024-03-06T10:48:00Z">
            <w:rPr>
              <w:rFonts w:ascii="Book Antiqua" w:cs="Book Antiqua" w:eastAsia="Book Antiqua" w:hAnsi="Book Antiqua"/>
              <w:b/>
              <w:sz w:val="24"/>
              <w:szCs w:val="24"/>
            </w:rPr>
          </w:rPrChange>
        </w:rPr>
        <w:pPrChange w:id="300" w:author="MUTILE WANYEE" w:date="2024-03-06T10:48:00Z">
          <w:pPr>
            <w:pStyle w:val="style0"/>
            <w:jc w:val="both"/>
          </w:pPr>
        </w:pPrChange>
      </w:pPr>
    </w:p>
    <w:p>
      <w:pPr>
        <w:pStyle w:val="style0"/>
        <w:jc w:val="center"/>
        <w:rPr>
          <w:del w:id="301" w:author="MUTILE WANYEE" w:date="2024-03-06T15:51:00Z"/>
          <w:rFonts w:ascii="Book Antiqua" w:cs="Book Antiqua" w:eastAsia="Book Antiqua" w:hAnsi="Times New Roman"/>
          <w:b w:val="false"/>
          <w:sz w:val="20"/>
          <w:szCs w:val="24"/>
          <w:shd w:val="clear" w:color="auto" w:fill="auto"/>
          <w:rPrChange w:id="302" w:author="MUTILE WANYEE" w:date="2024-03-06T10:48:00Z">
            <w:rPr>
              <w:rFonts w:ascii="Book Antiqua" w:cs="Book Antiqua" w:eastAsia="Book Antiqua" w:hAnsi="Book Antiqua"/>
              <w:b/>
              <w:sz w:val="24"/>
              <w:szCs w:val="24"/>
            </w:rPr>
          </w:rPrChange>
        </w:rPr>
        <w:pPrChange w:id="303" w:author="MUTILE WANYEE" w:date="2024-03-06T10:48:00Z">
          <w:pPr>
            <w:pStyle w:val="style0"/>
            <w:jc w:val="both"/>
          </w:pPr>
        </w:pPrChange>
      </w:pPr>
    </w:p>
    <w:p>
      <w:pPr>
        <w:pStyle w:val="style0"/>
        <w:jc w:val="center"/>
        <w:rPr>
          <w:del w:id="304" w:author="MUTILE WANYEE" w:date="2024-03-06T15:51:00Z"/>
          <w:rFonts w:ascii="Book Antiqua" w:cs="Book Antiqua" w:eastAsia="Book Antiqua" w:hAnsi="Times New Roman"/>
          <w:b w:val="false"/>
          <w:sz w:val="20"/>
          <w:szCs w:val="24"/>
          <w:shd w:val="clear" w:color="auto" w:fill="auto"/>
          <w:rPrChange w:id="305" w:author="MUTILE WANYEE" w:date="2024-03-06T10:48:00Z">
            <w:rPr>
              <w:rFonts w:ascii="Book Antiqua" w:cs="Book Antiqua" w:eastAsia="Book Antiqua" w:hAnsi="Book Antiqua"/>
              <w:b/>
              <w:sz w:val="24"/>
              <w:szCs w:val="24"/>
            </w:rPr>
          </w:rPrChange>
        </w:rPr>
        <w:pPrChange w:id="306" w:author="MUTILE WANYEE" w:date="2024-03-06T10:48:00Z">
          <w:pPr>
            <w:pStyle w:val="style0"/>
            <w:jc w:val="both"/>
          </w:pPr>
        </w:pPrChange>
      </w:pPr>
    </w:p>
    <w:p>
      <w:pPr>
        <w:pStyle w:val="style0"/>
        <w:jc w:val="center"/>
        <w:rPr>
          <w:del w:id="307" w:author="MUTILE WANYEE" w:date="2024-03-06T15:51:00Z"/>
          <w:rFonts w:ascii="Book Antiqua" w:cs="Book Antiqua" w:eastAsia="Book Antiqua" w:hAnsi="Times New Roman"/>
          <w:b w:val="false"/>
          <w:sz w:val="20"/>
          <w:szCs w:val="24"/>
          <w:shd w:val="clear" w:color="auto" w:fill="auto"/>
          <w:rPrChange w:id="308" w:author="MUTILE WANYEE" w:date="2024-03-06T10:48:00Z">
            <w:rPr>
              <w:rFonts w:ascii="Book Antiqua" w:cs="Book Antiqua" w:eastAsia="Book Antiqua" w:hAnsi="Book Antiqua"/>
              <w:b/>
              <w:sz w:val="24"/>
              <w:szCs w:val="24"/>
            </w:rPr>
          </w:rPrChange>
        </w:rPr>
        <w:pPrChange w:id="309" w:author="MUTILE WANYEE" w:date="2024-03-06T10:48:00Z">
          <w:pPr>
            <w:pStyle w:val="style0"/>
            <w:jc w:val="both"/>
          </w:pPr>
        </w:pPrChange>
      </w:pPr>
    </w:p>
    <w:p>
      <w:pPr>
        <w:pStyle w:val="style0"/>
        <w:jc w:val="center"/>
        <w:rPr>
          <w:del w:id="310" w:author="MUTILE WANYEE" w:date="2024-03-06T15:51:00Z"/>
          <w:rFonts w:ascii="Book Antiqua" w:cs="Book Antiqua" w:eastAsia="Book Antiqua" w:hAnsi="Times New Roman"/>
          <w:b w:val="false"/>
          <w:sz w:val="20"/>
          <w:szCs w:val="24"/>
          <w:shd w:val="clear" w:color="auto" w:fill="auto"/>
          <w:rPrChange w:id="311" w:author="MUTILE WANYEE" w:date="2024-03-06T10:48:00Z">
            <w:rPr>
              <w:rFonts w:ascii="Book Antiqua" w:cs="Book Antiqua" w:eastAsia="Book Antiqua" w:hAnsi="Book Antiqua"/>
              <w:b/>
              <w:sz w:val="24"/>
              <w:szCs w:val="24"/>
            </w:rPr>
          </w:rPrChange>
        </w:rPr>
        <w:pPrChange w:id="312" w:author="MUTILE WANYEE" w:date="2024-03-06T10:48:00Z">
          <w:pPr>
            <w:pStyle w:val="style0"/>
            <w:jc w:val="both"/>
          </w:pPr>
        </w:pPrChange>
      </w:pPr>
    </w:p>
    <w:p>
      <w:pPr>
        <w:pStyle w:val="style0"/>
        <w:jc w:val="center"/>
        <w:rPr>
          <w:del w:id="313" w:author="MUTILE WANYEE" w:date="2024-03-06T15:51:00Z"/>
          <w:rFonts w:ascii="Book Antiqua" w:cs="Book Antiqua" w:eastAsia="Book Antiqua" w:hAnsi="Times New Roman"/>
          <w:b w:val="false"/>
          <w:sz w:val="20"/>
          <w:szCs w:val="24"/>
          <w:shd w:val="clear" w:color="auto" w:fill="auto"/>
          <w:rPrChange w:id="314" w:author="MUTILE WANYEE" w:date="2024-03-06T10:48:00Z">
            <w:rPr>
              <w:rFonts w:ascii="Book Antiqua" w:cs="Book Antiqua" w:eastAsia="Book Antiqua" w:hAnsi="Book Antiqua"/>
              <w:b/>
              <w:sz w:val="24"/>
              <w:szCs w:val="24"/>
            </w:rPr>
          </w:rPrChange>
        </w:rPr>
        <w:pPrChange w:id="315" w:author="MUTILE WANYEE" w:date="2024-03-06T10:48:00Z">
          <w:pPr>
            <w:pStyle w:val="style0"/>
            <w:jc w:val="both"/>
          </w:pPr>
        </w:pPrChange>
      </w:pPr>
    </w:p>
    <w:p>
      <w:pPr>
        <w:pStyle w:val="style0"/>
        <w:jc w:val="center"/>
        <w:rPr>
          <w:del w:id="316" w:author="MUTILE WANYEE" w:date="2024-03-06T15:51:00Z"/>
          <w:rFonts w:ascii="Book Antiqua" w:cs="Book Antiqua" w:eastAsia="Book Antiqua" w:hAnsi="Times New Roman"/>
          <w:b w:val="false"/>
          <w:sz w:val="20"/>
          <w:szCs w:val="24"/>
          <w:shd w:val="clear" w:color="auto" w:fill="auto"/>
          <w:rPrChange w:id="317" w:author="MUTILE WANYEE" w:date="2024-03-06T10:48:00Z">
            <w:rPr>
              <w:rFonts w:ascii="Book Antiqua" w:cs="Book Antiqua" w:eastAsia="Book Antiqua" w:hAnsi="Book Antiqua"/>
              <w:b/>
              <w:sz w:val="24"/>
              <w:szCs w:val="24"/>
            </w:rPr>
          </w:rPrChange>
        </w:rPr>
        <w:pPrChange w:id="318" w:author="MUTILE WANYEE" w:date="2024-03-06T10:48:00Z">
          <w:pPr>
            <w:pStyle w:val="style0"/>
            <w:jc w:val="both"/>
          </w:pPr>
        </w:pPrChange>
      </w:pPr>
    </w:p>
    <w:p>
      <w:pPr>
        <w:pStyle w:val="style0"/>
        <w:jc w:val="center"/>
        <w:rPr>
          <w:del w:id="319" w:author="MUTILE WANYEE" w:date="2024-03-06T15:51:00Z"/>
          <w:rFonts w:ascii="Book Antiqua" w:cs="Book Antiqua" w:eastAsia="Book Antiqua" w:hAnsi="Times New Roman"/>
          <w:b w:val="false"/>
          <w:sz w:val="20"/>
          <w:szCs w:val="24"/>
          <w:shd w:val="clear" w:color="auto" w:fill="auto"/>
          <w:rPrChange w:id="320" w:author="MUTILE WANYEE" w:date="2024-03-06T10:48:00Z">
            <w:rPr>
              <w:rFonts w:ascii="Book Antiqua" w:cs="Book Antiqua" w:eastAsia="Book Antiqua" w:hAnsi="Book Antiqua"/>
              <w:b/>
              <w:sz w:val="24"/>
              <w:szCs w:val="24"/>
            </w:rPr>
          </w:rPrChange>
        </w:rPr>
        <w:pPrChange w:id="321" w:author="MUTILE WANYEE" w:date="2024-03-06T10:48:00Z">
          <w:pPr>
            <w:pStyle w:val="style0"/>
            <w:jc w:val="both"/>
          </w:pPr>
        </w:pPrChange>
      </w:pPr>
    </w:p>
    <w:p>
      <w:pPr>
        <w:pStyle w:val="style0"/>
        <w:jc w:val="center"/>
        <w:rPr>
          <w:del w:id="322" w:author="MUTILE WANYEE" w:date="2024-03-06T15:51:00Z"/>
          <w:rFonts w:ascii="Book Antiqua" w:cs="Book Antiqua" w:eastAsia="Book Antiqua" w:hAnsi="Times New Roman"/>
          <w:b w:val="false"/>
          <w:sz w:val="20"/>
          <w:szCs w:val="24"/>
          <w:shd w:val="clear" w:color="auto" w:fill="auto"/>
          <w:rPrChange w:id="323" w:author="MUTILE WANYEE" w:date="2024-03-06T10:48:00Z">
            <w:rPr>
              <w:rFonts w:ascii="Book Antiqua" w:cs="Book Antiqua" w:eastAsia="Book Antiqua" w:hAnsi="Book Antiqua"/>
              <w:b/>
              <w:sz w:val="24"/>
              <w:szCs w:val="24"/>
            </w:rPr>
          </w:rPrChange>
        </w:rPr>
        <w:pPrChange w:id="324" w:author="MUTILE WANYEE" w:date="2024-03-06T10:48:00Z">
          <w:pPr>
            <w:pStyle w:val="style0"/>
            <w:jc w:val="both"/>
          </w:pPr>
        </w:pPrChange>
      </w:pPr>
    </w:p>
    <w:p>
      <w:pPr>
        <w:pStyle w:val="style0"/>
        <w:jc w:val="center"/>
        <w:rPr>
          <w:del w:id="325" w:author="MUTILE WANYEE" w:date="2024-03-06T15:51:00Z"/>
          <w:rFonts w:ascii="Book Antiqua" w:cs="Book Antiqua" w:eastAsia="Book Antiqua" w:hAnsi="Times New Roman"/>
          <w:b w:val="false"/>
          <w:sz w:val="20"/>
          <w:szCs w:val="24"/>
          <w:shd w:val="clear" w:color="auto" w:fill="auto"/>
          <w:rPrChange w:id="326" w:author="MUTILE WANYEE" w:date="2024-03-06T10:48:00Z">
            <w:rPr>
              <w:rFonts w:ascii="Book Antiqua" w:cs="Book Antiqua" w:eastAsia="Book Antiqua" w:hAnsi="Book Antiqua"/>
              <w:b/>
              <w:sz w:val="24"/>
              <w:szCs w:val="24"/>
            </w:rPr>
          </w:rPrChange>
        </w:rPr>
        <w:pPrChange w:id="327" w:author="MUTILE WANYEE" w:date="2024-03-06T10:48:00Z">
          <w:pPr>
            <w:pStyle w:val="style0"/>
            <w:jc w:val="both"/>
          </w:pPr>
        </w:pPrChange>
      </w:pPr>
    </w:p>
    <w:p>
      <w:pPr>
        <w:pStyle w:val="style0"/>
        <w:jc w:val="center"/>
        <w:rPr>
          <w:del w:id="328" w:author="MUTILE WANYEE" w:date="2024-03-06T15:51:00Z"/>
          <w:rFonts w:ascii="Book Antiqua" w:cs="Book Antiqua" w:eastAsia="Book Antiqua" w:hAnsi="Times New Roman"/>
          <w:b w:val="false"/>
          <w:sz w:val="20"/>
          <w:szCs w:val="24"/>
          <w:shd w:val="clear" w:color="auto" w:fill="auto"/>
          <w:rPrChange w:id="329" w:author="MUTILE WANYEE" w:date="2024-03-06T10:48:00Z">
            <w:rPr>
              <w:rFonts w:ascii="Book Antiqua" w:cs="Book Antiqua" w:eastAsia="Book Antiqua" w:hAnsi="Book Antiqua"/>
              <w:b/>
              <w:sz w:val="24"/>
              <w:szCs w:val="24"/>
            </w:rPr>
          </w:rPrChange>
        </w:rPr>
        <w:pPrChange w:id="330" w:author="MUTILE WANYEE" w:date="2024-03-06T10:48:00Z">
          <w:pPr>
            <w:pStyle w:val="style0"/>
            <w:jc w:val="both"/>
          </w:pPr>
        </w:pPrChange>
      </w:pPr>
    </w:p>
    <w:p>
      <w:pPr>
        <w:pStyle w:val="style0"/>
        <w:jc w:val="center"/>
        <w:rPr>
          <w:del w:id="331" w:author="MUTILE WANYEE" w:date="2024-03-06T15:51:00Z"/>
          <w:rFonts w:ascii="Book Antiqua" w:cs="Book Antiqua" w:eastAsia="Book Antiqua" w:hAnsi="Times New Roman"/>
          <w:b w:val="false"/>
          <w:sz w:val="20"/>
          <w:szCs w:val="24"/>
          <w:shd w:val="clear" w:color="auto" w:fill="auto"/>
          <w:rPrChange w:id="332" w:author="MUTILE WANYEE" w:date="2024-03-06T10:48:00Z">
            <w:rPr>
              <w:rFonts w:ascii="Book Antiqua" w:cs="Book Antiqua" w:eastAsia="Book Antiqua" w:hAnsi="Book Antiqua"/>
              <w:b/>
              <w:sz w:val="24"/>
              <w:szCs w:val="24"/>
            </w:rPr>
          </w:rPrChange>
        </w:rPr>
        <w:pPrChange w:id="333" w:author="MUTILE WANYEE" w:date="2024-03-06T10:48:00Z">
          <w:pPr>
            <w:pStyle w:val="style0"/>
            <w:jc w:val="both"/>
          </w:pPr>
        </w:pPrChange>
      </w:pPr>
    </w:p>
    <w:p>
      <w:pPr>
        <w:pStyle w:val="style0"/>
        <w:jc w:val="center"/>
        <w:rPr>
          <w:del w:id="334" w:author="MUTILE WANYEE" w:date="2024-03-06T15:51:00Z"/>
          <w:rFonts w:ascii="Book Antiqua" w:cs="Book Antiqua" w:eastAsia="Book Antiqua" w:hAnsi="Times New Roman"/>
          <w:b w:val="false"/>
          <w:sz w:val="20"/>
          <w:szCs w:val="24"/>
          <w:shd w:val="clear" w:color="auto" w:fill="auto"/>
          <w:rPrChange w:id="335" w:author="MUTILE WANYEE" w:date="2024-03-06T10:48:00Z">
            <w:rPr>
              <w:rFonts w:ascii="Book Antiqua" w:cs="Book Antiqua" w:eastAsia="Book Antiqua" w:hAnsi="Book Antiqua"/>
              <w:b/>
              <w:sz w:val="24"/>
              <w:szCs w:val="24"/>
            </w:rPr>
          </w:rPrChange>
        </w:rPr>
        <w:pPrChange w:id="336" w:author="MUTILE WANYEE" w:date="2024-03-06T10:48:00Z">
          <w:pPr>
            <w:pStyle w:val="style0"/>
            <w:jc w:val="both"/>
          </w:pPr>
        </w:pPrChange>
      </w:pPr>
    </w:p>
    <w:p>
      <w:pPr>
        <w:pStyle w:val="style0"/>
        <w:jc w:val="center"/>
        <w:rPr>
          <w:del w:id="337" w:author="MUTILE WANYEE" w:date="2024-03-06T15:51:00Z"/>
          <w:rFonts w:ascii="Book Antiqua" w:cs="Book Antiqua" w:eastAsia="Book Antiqua" w:hAnsi="Times New Roman"/>
          <w:b w:val="false"/>
          <w:sz w:val="20"/>
          <w:szCs w:val="24"/>
          <w:shd w:val="clear" w:color="auto" w:fill="auto"/>
          <w:rPrChange w:id="338" w:author="MUTILE WANYEE" w:date="2024-03-06T10:48:00Z">
            <w:rPr>
              <w:rFonts w:ascii="Book Antiqua" w:cs="Book Antiqua" w:eastAsia="Book Antiqua" w:hAnsi="Book Antiqua"/>
              <w:b/>
              <w:sz w:val="24"/>
              <w:szCs w:val="24"/>
            </w:rPr>
          </w:rPrChange>
        </w:rPr>
        <w:pPrChange w:id="339" w:author="MUTILE WANYEE" w:date="2024-03-06T10:48:00Z">
          <w:pPr>
            <w:pStyle w:val="style0"/>
            <w:jc w:val="both"/>
          </w:pPr>
        </w:pPrChange>
      </w:pPr>
    </w:p>
    <w:p>
      <w:pPr>
        <w:pStyle w:val="style0"/>
        <w:jc w:val="center"/>
        <w:rPr>
          <w:del w:id="340" w:author="MUTILE WANYEE" w:date="2024-03-06T15:51:00Z"/>
          <w:rFonts w:ascii="Book Antiqua" w:cs="Book Antiqua" w:eastAsia="Book Antiqua" w:hAnsi="Times New Roman"/>
          <w:b w:val="false"/>
          <w:sz w:val="20"/>
          <w:szCs w:val="24"/>
          <w:shd w:val="clear" w:color="auto" w:fill="auto"/>
          <w:rPrChange w:id="341" w:author="MUTILE WANYEE" w:date="2024-03-06T10:48:00Z">
            <w:rPr>
              <w:rFonts w:ascii="Book Antiqua" w:cs="Book Antiqua" w:eastAsia="Book Antiqua" w:hAnsi="Book Antiqua"/>
              <w:b/>
              <w:sz w:val="24"/>
              <w:szCs w:val="24"/>
            </w:rPr>
          </w:rPrChange>
        </w:rPr>
        <w:pPrChange w:id="342" w:author="MUTILE WANYEE" w:date="2024-03-06T10:48:00Z">
          <w:pPr>
            <w:pStyle w:val="style0"/>
            <w:jc w:val="both"/>
          </w:pPr>
        </w:pPrChange>
      </w:pPr>
    </w:p>
    <w:p>
      <w:pPr>
        <w:pStyle w:val="style0"/>
        <w:jc w:val="center"/>
        <w:rPr>
          <w:del w:id="343" w:author="MUTILE WANYEE" w:date="2024-03-06T15:51:00Z"/>
          <w:rFonts w:ascii="Book Antiqua" w:cs="Book Antiqua" w:eastAsia="Book Antiqua" w:hAnsi="Times New Roman"/>
          <w:b w:val="false"/>
          <w:sz w:val="20"/>
          <w:szCs w:val="24"/>
          <w:shd w:val="clear" w:color="auto" w:fill="auto"/>
          <w:rPrChange w:id="344" w:author="MUTILE WANYEE" w:date="2024-03-06T10:48:00Z">
            <w:rPr>
              <w:rFonts w:ascii="Book Antiqua" w:cs="Book Antiqua" w:eastAsia="Book Antiqua" w:hAnsi="Book Antiqua"/>
              <w:b/>
              <w:sz w:val="24"/>
              <w:szCs w:val="24"/>
            </w:rPr>
          </w:rPrChange>
        </w:rPr>
        <w:pPrChange w:id="345" w:author="MUTILE WANYEE" w:date="2024-03-06T10:48:00Z">
          <w:pPr>
            <w:pStyle w:val="style0"/>
            <w:jc w:val="both"/>
          </w:pPr>
        </w:pPrChange>
      </w:pPr>
    </w:p>
    <w:p>
      <w:pPr>
        <w:pStyle w:val="style0"/>
        <w:jc w:val="center"/>
        <w:rPr>
          <w:del w:id="346" w:author="MUTILE WANYEE" w:date="2024-03-06T15:51:00Z"/>
          <w:rFonts w:ascii="Book Antiqua" w:cs="Book Antiqua" w:eastAsia="Book Antiqua" w:hAnsi="Times New Roman"/>
          <w:b w:val="false"/>
          <w:sz w:val="20"/>
          <w:szCs w:val="24"/>
          <w:shd w:val="clear" w:color="auto" w:fill="auto"/>
          <w:rPrChange w:id="347" w:author="MUTILE WANYEE" w:date="2024-03-06T10:48:00Z">
            <w:rPr>
              <w:rFonts w:ascii="Book Antiqua" w:cs="Book Antiqua" w:eastAsia="Book Antiqua" w:hAnsi="Book Antiqua"/>
              <w:b/>
              <w:sz w:val="24"/>
              <w:szCs w:val="24"/>
            </w:rPr>
          </w:rPrChange>
        </w:rPr>
        <w:pPrChange w:id="348" w:author="MUTILE WANYEE" w:date="2024-03-06T10:48:00Z">
          <w:pPr>
            <w:pStyle w:val="style0"/>
            <w:jc w:val="both"/>
          </w:pPr>
        </w:pPrChange>
      </w:pPr>
    </w:p>
    <w:p>
      <w:pPr>
        <w:pStyle w:val="style0"/>
        <w:jc w:val="center"/>
        <w:rPr>
          <w:del w:id="349" w:author="MUTILE WANYEE" w:date="2024-03-06T15:51:00Z"/>
          <w:rFonts w:ascii="Book Antiqua" w:cs="Book Antiqua" w:eastAsia="Book Antiqua" w:hAnsi="Times New Roman"/>
          <w:b w:val="false"/>
          <w:sz w:val="20"/>
          <w:szCs w:val="24"/>
          <w:shd w:val="clear" w:color="auto" w:fill="auto"/>
          <w:rPrChange w:id="350" w:author="MUTILE WANYEE" w:date="2024-03-06T10:48:00Z">
            <w:rPr>
              <w:rFonts w:ascii="Book Antiqua" w:cs="Book Antiqua" w:eastAsia="Book Antiqua" w:hAnsi="Book Antiqua"/>
              <w:b/>
              <w:sz w:val="24"/>
              <w:szCs w:val="24"/>
            </w:rPr>
          </w:rPrChange>
        </w:rPr>
        <w:pPrChange w:id="351" w:author="MUTILE WANYEE" w:date="2024-03-06T10:48:00Z">
          <w:pPr>
            <w:pStyle w:val="style0"/>
            <w:jc w:val="both"/>
          </w:pPr>
        </w:pPrChange>
      </w:pPr>
    </w:p>
    <w:p>
      <w:pPr>
        <w:pStyle w:val="style0"/>
        <w:jc w:val="center"/>
        <w:rPr>
          <w:del w:id="352" w:author="MUTILE WANYEE" w:date="2024-03-06T15:51:00Z"/>
          <w:rFonts w:ascii="Book Antiqua" w:cs="Book Antiqua" w:eastAsia="Book Antiqua" w:hAnsi="Times New Roman"/>
          <w:b w:val="false"/>
          <w:sz w:val="20"/>
          <w:szCs w:val="24"/>
          <w:shd w:val="clear" w:color="auto" w:fill="auto"/>
          <w:rPrChange w:id="353" w:author="MUTILE WANYEE" w:date="2024-03-06T10:48:00Z">
            <w:rPr>
              <w:rFonts w:ascii="Book Antiqua" w:cs="Book Antiqua" w:eastAsia="Book Antiqua" w:hAnsi="Book Antiqua"/>
              <w:b/>
              <w:sz w:val="24"/>
              <w:szCs w:val="24"/>
            </w:rPr>
          </w:rPrChange>
        </w:rPr>
        <w:pPrChange w:id="354" w:author="MUTILE WANYEE" w:date="2024-03-06T10:48:00Z">
          <w:pPr>
            <w:pStyle w:val="style0"/>
            <w:jc w:val="both"/>
          </w:pPr>
        </w:pPrChange>
      </w:pPr>
    </w:p>
    <w:p>
      <w:pPr>
        <w:pStyle w:val="style0"/>
        <w:jc w:val="center"/>
        <w:rPr>
          <w:del w:id="355" w:author="MUTILE WANYEE" w:date="2024-03-06T15:51:00Z"/>
          <w:rFonts w:ascii="Book Antiqua" w:cs="Book Antiqua" w:eastAsia="Book Antiqua" w:hAnsi="Times New Roman"/>
          <w:b w:val="false"/>
          <w:sz w:val="20"/>
          <w:szCs w:val="24"/>
          <w:shd w:val="clear" w:color="auto" w:fill="auto"/>
          <w:rPrChange w:id="356" w:author="MUTILE WANYEE" w:date="2024-03-06T10:48:00Z">
            <w:rPr>
              <w:rFonts w:ascii="Book Antiqua" w:cs="Book Antiqua" w:eastAsia="Book Antiqua" w:hAnsi="Book Antiqua"/>
              <w:b/>
              <w:sz w:val="24"/>
              <w:szCs w:val="24"/>
            </w:rPr>
          </w:rPrChange>
        </w:rPr>
        <w:pPrChange w:id="357" w:author="MUTILE WANYEE" w:date="2024-03-06T10:48:00Z">
          <w:pPr>
            <w:pStyle w:val="style0"/>
            <w:jc w:val="both"/>
          </w:pPr>
        </w:pPrChange>
      </w:pPr>
    </w:p>
    <w:p>
      <w:pPr>
        <w:pStyle w:val="style0"/>
        <w:jc w:val="center"/>
        <w:rPr>
          <w:del w:id="358" w:author="MUTILE WANYEE" w:date="2024-03-06T15:51:00Z"/>
          <w:rFonts w:ascii="Book Antiqua" w:cs="Book Antiqua" w:eastAsia="Book Antiqua" w:hAnsi="Times New Roman"/>
          <w:b w:val="false"/>
          <w:sz w:val="20"/>
          <w:szCs w:val="24"/>
          <w:shd w:val="clear" w:color="auto" w:fill="auto"/>
          <w:rPrChange w:id="359" w:author="MUTILE WANYEE" w:date="2024-03-06T10:48:00Z">
            <w:rPr>
              <w:rFonts w:ascii="Book Antiqua" w:cs="Book Antiqua" w:eastAsia="Book Antiqua" w:hAnsi="Book Antiqua"/>
              <w:b/>
              <w:sz w:val="24"/>
              <w:szCs w:val="24"/>
            </w:rPr>
          </w:rPrChange>
        </w:rPr>
        <w:pPrChange w:id="360" w:author="MUTILE WANYEE" w:date="2024-03-06T10:48:00Z">
          <w:pPr>
            <w:pStyle w:val="style0"/>
            <w:jc w:val="both"/>
          </w:pPr>
        </w:pPrChange>
      </w:pPr>
    </w:p>
    <w:p>
      <w:pPr>
        <w:pStyle w:val="style0"/>
        <w:jc w:val="center"/>
        <w:rPr>
          <w:del w:id="361" w:author="MUTILE WANYEE" w:date="2024-03-06T15:51:00Z"/>
          <w:rFonts w:ascii="Book Antiqua" w:cs="Book Antiqua" w:eastAsia="Book Antiqua" w:hAnsi="Times New Roman"/>
          <w:b w:val="false"/>
          <w:sz w:val="20"/>
          <w:szCs w:val="24"/>
          <w:shd w:val="clear" w:color="auto" w:fill="auto"/>
          <w:rPrChange w:id="362" w:author="MUTILE WANYEE" w:date="2024-03-06T10:48:00Z">
            <w:rPr>
              <w:rFonts w:ascii="Book Antiqua" w:cs="Book Antiqua" w:eastAsia="Book Antiqua" w:hAnsi="Book Antiqua"/>
              <w:b/>
              <w:sz w:val="24"/>
              <w:szCs w:val="24"/>
            </w:rPr>
          </w:rPrChange>
        </w:rPr>
        <w:pPrChange w:id="363" w:author="MUTILE WANYEE" w:date="2024-03-06T10:48:00Z">
          <w:pPr>
            <w:pStyle w:val="style0"/>
            <w:jc w:val="both"/>
          </w:pPr>
        </w:pPrChange>
      </w:pPr>
    </w:p>
    <w:p>
      <w:pPr>
        <w:pStyle w:val="style0"/>
        <w:jc w:val="center"/>
        <w:rPr>
          <w:del w:id="364" w:author="MUTILE WANYEE" w:date="2024-03-06T15:51:00Z"/>
          <w:rFonts w:ascii="Book Antiqua" w:cs="Book Antiqua" w:eastAsia="Book Antiqua" w:hAnsi="Times New Roman"/>
          <w:b w:val="false"/>
          <w:sz w:val="20"/>
          <w:szCs w:val="24"/>
          <w:shd w:val="clear" w:color="auto" w:fill="auto"/>
          <w:rPrChange w:id="365" w:author="MUTILE WANYEE" w:date="2024-03-06T10:48:00Z">
            <w:rPr>
              <w:rFonts w:ascii="Book Antiqua" w:cs="Book Antiqua" w:eastAsia="Book Antiqua" w:hAnsi="Book Antiqua"/>
              <w:b/>
              <w:sz w:val="24"/>
              <w:szCs w:val="24"/>
            </w:rPr>
          </w:rPrChange>
        </w:rPr>
        <w:pPrChange w:id="366" w:author="MUTILE WANYEE" w:date="2024-03-06T10:48:00Z">
          <w:pPr>
            <w:pStyle w:val="style0"/>
            <w:jc w:val="both"/>
          </w:pPr>
        </w:pPrChange>
      </w:pPr>
    </w:p>
    <w:p>
      <w:pPr>
        <w:pStyle w:val="style0"/>
        <w:jc w:val="center"/>
        <w:rPr>
          <w:del w:id="367" w:author="MUTILE WANYEE" w:date="2024-03-06T15:51:00Z"/>
          <w:rFonts w:ascii="Book Antiqua" w:cs="Book Antiqua" w:eastAsia="Book Antiqua" w:hAnsi="Times New Roman"/>
          <w:b w:val="false"/>
          <w:sz w:val="20"/>
          <w:szCs w:val="24"/>
          <w:shd w:val="clear" w:color="auto" w:fill="auto"/>
          <w:rPrChange w:id="368" w:author="MUTILE WANYEE" w:date="2024-03-06T10:48:00Z">
            <w:rPr>
              <w:rFonts w:ascii="Book Antiqua" w:cs="Book Antiqua" w:eastAsia="Book Antiqua" w:hAnsi="Book Antiqua"/>
              <w:b/>
              <w:sz w:val="24"/>
              <w:szCs w:val="24"/>
            </w:rPr>
          </w:rPrChange>
        </w:rPr>
        <w:pPrChange w:id="369" w:author="MUTILE WANYEE" w:date="2024-03-06T10:48:00Z">
          <w:pPr>
            <w:pStyle w:val="style0"/>
            <w:jc w:val="both"/>
          </w:pPr>
        </w:pPrChange>
      </w:pPr>
    </w:p>
    <w:p>
      <w:pPr>
        <w:pStyle w:val="style0"/>
        <w:jc w:val="center"/>
        <w:rPr>
          <w:ins w:id="370" w:author="MUTILE WANYEE" w:date="2024-03-06T10:49:00Z"/>
          <w:rFonts w:ascii="Book Antiqua" w:cs="Book Antiqua" w:eastAsia="Book Antiqua" w:hAnsi="Book Antiqua"/>
          <w:b/>
          <w:sz w:val="24"/>
          <w:szCs w:val="24"/>
        </w:rPr>
      </w:pPr>
      <w:del w:id="371" w:author="MUTILE WANYEE" w:date="2024-03-06T15:51:00Z">
        <w:r w:rsidDel="724E70E0">
          <w:rPr>
            <w:rFonts w:ascii="Book Antiqua" w:cs="Book Antiqua" w:eastAsia="Book Antiqua" w:hAnsi="Book Antiqua"/>
            <w:b/>
            <w:sz w:val="24"/>
            <w:szCs w:val="24"/>
          </w:rPr>
          <w:delText>Chapter One:</w:delText>
        </w:r>
      </w:del>
      <w:ins w:id="372" w:author="MUTILE WANYEE" w:date="2024-03-06T15:51:00Z">
        <w:r w:rsidR="BC365B55">
          <w:rPr>
            <w:rFonts w:ascii="Book Antiqua" w:cs="Book Antiqua" w:eastAsia="Book Antiqua" w:hAnsi="Book Antiqua"/>
            <w:b/>
            <w:sz w:val="24"/>
            <w:szCs w:val="24"/>
          </w:rPr>
          <w:t>CHAPTER ONE:</w:t>
        </w:r>
      </w:ins>
      <w:r>
        <w:rPr>
          <w:rFonts w:ascii="Book Antiqua" w:cs="Book Antiqua" w:eastAsia="Book Antiqua" w:hAnsi="Book Antiqua"/>
          <w:b/>
          <w:sz w:val="24"/>
          <w:szCs w:val="24"/>
        </w:rPr>
        <w:t xml:space="preserve"> </w:t>
      </w:r>
    </w:p>
    <w:p>
      <w:pPr>
        <w:pStyle w:val="style0"/>
        <w:jc w:val="both"/>
        <w:rPr>
          <w:rFonts w:ascii="Book Antiqua" w:cs="Book Antiqua" w:eastAsia="Book Antiqua" w:hAnsi="Times New Roman"/>
          <w:b w:val="false"/>
          <w:sz w:val="20"/>
          <w:szCs w:val="24"/>
          <w:shd w:val="clear" w:color="auto" w:fill="auto"/>
          <w:rPrChange w:id="373" w:author="MUTILE WANYEE" w:date="2024-03-06T10:49:00Z">
            <w:rPr>
              <w:rFonts w:ascii="Book Antiqua" w:cs="Book Antiqua" w:eastAsia="Book Antiqua" w:hAnsi="Book Antiqua"/>
              <w:b/>
              <w:sz w:val="24"/>
              <w:szCs w:val="24"/>
            </w:rPr>
          </w:rPrChange>
        </w:rPr>
      </w:pPr>
      <w:r>
        <w:rPr>
          <w:rFonts w:ascii="Book Antiqua" w:cs="Book Antiqua" w:eastAsia="Book Antiqua" w:hAnsi="Book Antiqua"/>
          <w:b/>
          <w:sz w:val="24"/>
          <w:szCs w:val="24"/>
        </w:rPr>
        <w:t>INTRODUCTION</w:t>
      </w:r>
    </w:p>
    <w:p>
      <w:pPr>
        <w:pStyle w:val="style0"/>
        <w:spacing w:after="0"/>
        <w:jc w:val="both"/>
        <w:rPr>
          <w:rFonts w:ascii="Book Antiqua" w:cs="Book Antiqua" w:eastAsia="Book Antiqua" w:hAnsi="Book Antiqua"/>
          <w:sz w:val="24"/>
          <w:szCs w:val="24"/>
        </w:rPr>
      </w:pPr>
      <w:r>
        <w:rPr>
          <w:rFonts w:ascii="Book Antiqua" w:cs="Book Antiqua" w:eastAsia="Book Antiqua" w:hAnsi="Book Antiqua"/>
          <w:b/>
          <w:sz w:val="24"/>
          <w:szCs w:val="24"/>
        </w:rPr>
        <w:t xml:space="preserve">1.0 COUNTRY CONTEXT </w:t>
      </w:r>
    </w:p>
    <w:p>
      <w:pPr>
        <w:pStyle w:val="style0"/>
        <w:spacing w:after="0"/>
        <w:jc w:val="both"/>
        <w:rPr>
          <w:rFonts w:ascii="Book Antiqua" w:cs="Book Antiqua" w:eastAsia="Book Antiqua" w:hAnsi="Book Antiqua"/>
          <w:b/>
          <w:sz w:val="16"/>
          <w:szCs w:val="16"/>
        </w:rPr>
      </w:pPr>
    </w:p>
    <w:p>
      <w:pPr>
        <w:pStyle w:val="style0"/>
        <w:spacing w:after="0"/>
        <w:jc w:val="both"/>
        <w:rPr>
          <w:rFonts w:ascii="Book Antiqua" w:cs="Book Antiqua" w:eastAsia="Book Antiqua" w:hAnsi="Book Antiqua"/>
          <w:i/>
          <w:sz w:val="24"/>
          <w:szCs w:val="24"/>
        </w:rPr>
      </w:pPr>
      <w:r>
        <w:rPr>
          <w:rFonts w:ascii="Book Antiqua" w:cs="Book Antiqua" w:eastAsia="Book Antiqua" w:hAnsi="Book Antiqua"/>
          <w:b/>
          <w:i/>
          <w:sz w:val="24"/>
          <w:szCs w:val="24"/>
        </w:rPr>
        <w:t>1.0.1 Geographic</w:t>
      </w:r>
    </w:p>
    <w:p>
      <w:pPr>
        <w:pStyle w:val="style0"/>
        <w:spacing w:after="0"/>
        <w:jc w:val="both"/>
        <w:rPr>
          <w:rFonts w:ascii="Book Antiqua" w:cs="Book Antiqua" w:eastAsia="Book Antiqua" w:hAnsi="Book Antiqua"/>
          <w:sz w:val="16"/>
          <w:szCs w:val="16"/>
        </w:rPr>
      </w:pPr>
    </w:p>
    <w:p>
      <w:pPr>
        <w:pStyle w:val="style0"/>
        <w:spacing w:after="0"/>
        <w:jc w:val="both"/>
        <w:rPr>
          <w:rFonts w:ascii="Book Antiqua" w:cs="Book Antiqua" w:eastAsia="Book Antiqua" w:hAnsi="Book Antiqua"/>
          <w:sz w:val="24"/>
          <w:szCs w:val="24"/>
        </w:rPr>
      </w:pPr>
      <w:r>
        <w:rPr>
          <w:rFonts w:ascii="Book Antiqua" w:cs="Book Antiqua" w:eastAsia="Book Antiqua" w:hAnsi="Book Antiqua"/>
          <w:sz w:val="24"/>
          <w:szCs w:val="24"/>
        </w:rPr>
        <w:t xml:space="preserve">Kenya is situated in the eastern part of the African continent. The equator passes at the middle, separating the upper and lower parts almost equally. Kenya borders Ethiopia (north), Somalia (northeast), Tanzania (south), Uganda (west), and South Sudan (northwest). The Indian Ocean is on the eastern side. </w:t>
      </w:r>
      <w:ins w:id="374" w:author="MUTILE WANYEE" w:date="2024-02-08T09:30:00Z">
        <w:r w:rsidR="1A67927A">
          <w:rPr>
            <w:rFonts w:ascii="Book Antiqua" w:cs="Book Antiqua" w:eastAsia="Book Antiqua" w:hAnsi="Book Antiqua"/>
            <w:sz w:val="24"/>
            <w:szCs w:val="24"/>
          </w:rPr>
          <w:t>The country is administratively divided into 47 counties</w:t>
        </w:r>
      </w:ins>
    </w:p>
    <w:p>
      <w:pPr>
        <w:pStyle w:val="style0"/>
        <w:spacing w:after="0"/>
        <w:jc w:val="both"/>
        <w:rPr>
          <w:rFonts w:ascii="Book Antiqua" w:cs="Book Antiqua" w:eastAsia="Book Antiqua" w:hAnsi="Book Antiqua"/>
          <w:sz w:val="16"/>
          <w:szCs w:val="16"/>
        </w:rPr>
      </w:pPr>
    </w:p>
    <w:p>
      <w:pPr>
        <w:pStyle w:val="style0"/>
        <w:spacing w:after="0"/>
        <w:jc w:val="both"/>
        <w:rPr>
          <w:rFonts w:ascii="Book Antiqua" w:cs="Book Antiqua" w:eastAsia="Book Antiqua" w:hAnsi="Book Antiqua"/>
          <w:sz w:val="24"/>
          <w:szCs w:val="24"/>
        </w:rPr>
      </w:pPr>
      <w:del w:id="375" w:author="MUTILE WANYEE" w:date="2024-02-08T09:29:00Z">
        <w:r w:rsidDel="83EC07F4">
          <w:rPr>
            <w:rFonts w:ascii="Book Antiqua" w:cs="Book Antiqua" w:eastAsia="Book Antiqua" w:hAnsi="Book Antiqua"/>
            <w:sz w:val="24"/>
            <w:szCs w:val="24"/>
          </w:rPr>
          <w:delText>The country is administratively divided into 47 counties</w:delText>
        </w:r>
      </w:del>
      <w:ins w:id="376" w:author="MUTILE WANYEE" w:date="2024-02-08T09:29:00Z">
        <w:r w:rsidR="7852C3C0">
          <w:rPr>
            <w:rFonts w:ascii="Book Antiqua" w:cs="Book Antiqua" w:eastAsia="Book Antiqua" w:hAnsi="Book Antiqua"/>
            <w:sz w:val="24"/>
            <w:szCs w:val="24"/>
          </w:rPr>
          <w:t xml:space="preserve">Kenya </w:t>
        </w:r>
      </w:ins>
      <w:del w:id="377" w:author="MUTILE WANYEE" w:date="2024-02-08T09:30:00Z">
        <w:r w:rsidDel="C9159BC8">
          <w:rPr>
            <w:rFonts w:ascii="Book Antiqua" w:cs="Book Antiqua" w:eastAsia="Book Antiqua" w:hAnsi="Book Antiqua"/>
            <w:sz w:val="24"/>
            <w:szCs w:val="24"/>
          </w:rPr>
          <w:delText xml:space="preserve">. It </w:delText>
        </w:r>
      </w:del>
      <w:r>
        <w:rPr>
          <w:rFonts w:ascii="Book Antiqua" w:cs="Book Antiqua" w:eastAsia="Book Antiqua" w:hAnsi="Book Antiqua"/>
          <w:sz w:val="24"/>
          <w:szCs w:val="24"/>
        </w:rPr>
        <w:t xml:space="preserve">has a total of 582,646 square kilometres, of which 571,466 square kilometres is covered by dry land. Most of the land area (80 percent) is arid or semi-arid, and only 20 percent is arable. The country falls within two regions: lowlands, comprised of the coastal and lake region and highlands, which are situated on both sides of the Great Rift Valley. Rainfall and temperatures are influenced by altitude and proximity to the Indian Ocean. The coastal region has a tropical climate, with both rainfall and temperatures higher than the rest of the country throughout the year. </w:t>
      </w:r>
    </w:p>
    <w:p>
      <w:pPr>
        <w:pStyle w:val="style0"/>
        <w:spacing w:after="0"/>
        <w:jc w:val="both"/>
        <w:rPr>
          <w:rFonts w:ascii="Book Antiqua" w:cs="Book Antiqua" w:eastAsia="Book Antiqua" w:hAnsi="Book Antiqua"/>
          <w:b/>
          <w:sz w:val="16"/>
          <w:szCs w:val="16"/>
        </w:rPr>
      </w:pPr>
    </w:p>
    <w:p>
      <w:pPr>
        <w:pStyle w:val="style0"/>
        <w:spacing w:after="0"/>
        <w:jc w:val="both"/>
        <w:rPr>
          <w:rFonts w:ascii="Book Antiqua" w:cs="Book Antiqua" w:eastAsia="Book Antiqua" w:hAnsi="Book Antiqua"/>
          <w:b/>
          <w:i/>
          <w:sz w:val="24"/>
          <w:szCs w:val="24"/>
        </w:rPr>
      </w:pPr>
      <w:r>
        <w:rPr>
          <w:rFonts w:ascii="Book Antiqua" w:cs="Book Antiqua" w:eastAsia="Book Antiqua" w:hAnsi="Book Antiqua"/>
          <w:b/>
          <w:i/>
          <w:sz w:val="24"/>
          <w:szCs w:val="24"/>
        </w:rPr>
        <w:t xml:space="preserve">1.0.2 Economy </w:t>
      </w:r>
    </w:p>
    <w:p>
      <w:pPr>
        <w:pStyle w:val="style0"/>
        <w:spacing w:after="0"/>
        <w:jc w:val="both"/>
        <w:rPr>
          <w:rFonts w:ascii="Book Antiqua" w:cs="Book Antiqua" w:eastAsia="Book Antiqua" w:hAnsi="Book Antiqua"/>
          <w:b/>
          <w:i/>
          <w:sz w:val="16"/>
          <w:szCs w:val="16"/>
        </w:rPr>
      </w:pP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The Kenyan economy is predominantly agricultural with a strong industrial base. The performance of the Kenyan economy since the country gained independence has been mixed. Recent years have seen an estimated 5-6 percent growth. </w:t>
      </w:r>
      <w:del w:id="378" w:author="MUTILE WANYEE" w:date="2024-02-08T09:31:00Z">
        <w:r w:rsidDel="03D5E72B">
          <w:rPr>
            <w:rFonts w:ascii="Book Antiqua" w:cs="Book Antiqua" w:eastAsia="Book Antiqua" w:hAnsi="Book Antiqua"/>
            <w:sz w:val="24"/>
            <w:szCs w:val="24"/>
          </w:rPr>
          <w:delText xml:space="preserve">From </w:delText>
        </w:r>
      </w:del>
      <w:ins w:id="379" w:author="MUTILE WANYEE" w:date="2024-02-08T09:31:00Z">
        <w:r w:rsidR="2FB10F95">
          <w:rPr>
            <w:rFonts w:ascii="Book Antiqua" w:cs="Book Antiqua" w:eastAsia="Book Antiqua" w:hAnsi="Book Antiqua"/>
            <w:sz w:val="24"/>
            <w:szCs w:val="24"/>
          </w:rPr>
          <w:t xml:space="preserve">On </w:t>
        </w:r>
      </w:ins>
      <w:r>
        <w:rPr>
          <w:rFonts w:ascii="Book Antiqua" w:cs="Book Antiqua" w:eastAsia="Book Antiqua" w:hAnsi="Book Antiqua"/>
          <w:sz w:val="24"/>
          <w:szCs w:val="24"/>
        </w:rPr>
        <w:t xml:space="preserve">the demand side, growth has mainly been driven by an increase in private consumption and rapid growth in capital investment. </w:t>
      </w:r>
      <w:del w:id="380" w:author="MUTILE WANYEE" w:date="2024-02-08T09:31:00Z">
        <w:r w:rsidDel="CED358E4">
          <w:rPr>
            <w:rFonts w:ascii="Book Antiqua" w:cs="Book Antiqua" w:eastAsia="Book Antiqua" w:hAnsi="Book Antiqua"/>
            <w:sz w:val="24"/>
            <w:szCs w:val="24"/>
          </w:rPr>
          <w:delText xml:space="preserve">From </w:delText>
        </w:r>
      </w:del>
      <w:ins w:id="381" w:author="MUTILE WANYEE" w:date="2024-02-08T09:31:00Z">
        <w:r w:rsidR="65282909">
          <w:rPr>
            <w:rFonts w:ascii="Book Antiqua" w:cs="Book Antiqua" w:eastAsia="Book Antiqua" w:hAnsi="Book Antiqua"/>
            <w:sz w:val="24"/>
            <w:szCs w:val="24"/>
          </w:rPr>
          <w:t xml:space="preserve">On </w:t>
        </w:r>
      </w:ins>
      <w:r>
        <w:rPr>
          <w:rFonts w:ascii="Book Antiqua" w:cs="Book Antiqua" w:eastAsia="Book Antiqua" w:hAnsi="Book Antiqua"/>
          <w:sz w:val="24"/>
          <w:szCs w:val="24"/>
        </w:rPr>
        <w:t xml:space="preserve">the supply side, the major drivers of the economy have been agriculture, forestry, and fishing; construction; wholesale and retail trade; education; and finance and insurance. </w:t>
      </w:r>
    </w:p>
    <w:p>
      <w:pPr>
        <w:pStyle w:val="style0"/>
        <w:jc w:val="both"/>
        <w:rPr>
          <w:rFonts w:ascii="Book Antiqua" w:cs="Book Antiqua" w:eastAsia="Book Antiqua" w:hAnsi="Book Antiqua"/>
          <w:b/>
          <w:i/>
          <w:sz w:val="24"/>
          <w:szCs w:val="24"/>
        </w:rPr>
      </w:pPr>
      <w:r>
        <w:rPr>
          <w:rFonts w:ascii="Book Antiqua" w:cs="Book Antiqua" w:eastAsia="Book Antiqua" w:hAnsi="Book Antiqua"/>
          <w:b/>
          <w:i/>
          <w:sz w:val="24"/>
          <w:szCs w:val="24"/>
        </w:rPr>
        <w:t>1.0.3 Key Country indicators</w:t>
      </w:r>
    </w:p>
    <w:tbl>
      <w:tblPr>
        <w:tblStyle w:val="style4099"/>
        <w:tblW w:w="10075"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7645"/>
        <w:gridCol w:w="2430"/>
      </w:tblGrid>
      <w:tr>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World Bank income group</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Lower-middle-income</w:t>
            </w:r>
          </w:p>
        </w:tc>
      </w:tr>
      <w:tr>
        <w:tblPrEx/>
        <w:trPr>
          <w:cantSplit w:val="false"/>
          <w:tblHeader w:val="false"/>
          <w:jc w:val="left"/>
        </w:trPr>
        <w:tc>
          <w:tcPr>
            <w:tcW w:w="0" w:type="auto"/>
            <w:tcBorders/>
            <w:shd w:val="clear" w:color="auto" w:fill="5b9bd5"/>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Child health</w:t>
            </w:r>
          </w:p>
        </w:tc>
        <w:tc>
          <w:tcPr>
            <w:tcW w:w="0" w:type="auto"/>
            <w:tcBorders/>
            <w:shd w:val="clear" w:color="auto" w:fill="5b9bd5"/>
          </w:tcPr>
          <w:p>
            <w:pPr>
              <w:pStyle w:val="style0"/>
              <w:spacing w:after="0" w:lineRule="auto" w:line="240"/>
              <w:jc w:val="both"/>
              <w:rPr>
                <w:rFonts w:ascii="Book Antiqua" w:cs="Book Antiqua" w:eastAsia="Book Antiqua" w:hAnsi="Book Antiqua"/>
                <w:b/>
                <w:sz w:val="24"/>
                <w:szCs w:val="24"/>
              </w:rPr>
            </w:pP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Infants exclusively breastfed for the first six months of life (%) (2022 )**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60</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Diphtheria tetanus toxoid and pertussis (DTP3) immunization coverage among 1-year-olds (%) (2022)**</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89.2</w:t>
            </w:r>
          </w:p>
          <w:p>
            <w:pPr>
              <w:pStyle w:val="style0"/>
              <w:spacing w:after="0" w:lineRule="auto" w:line="240"/>
              <w:jc w:val="both"/>
              <w:rPr>
                <w:rFonts w:ascii="Book Antiqua" w:cs="Book Antiqua" w:eastAsia="Book Antiqua" w:hAnsi="Book Antiqua"/>
                <w:sz w:val="24"/>
                <w:szCs w:val="24"/>
              </w:rPr>
            </w:pPr>
          </w:p>
        </w:tc>
      </w:tr>
      <w:tr>
        <w:tblPrEx/>
        <w:trPr>
          <w:cantSplit w:val="false"/>
          <w:tblHeader w:val="false"/>
          <w:jc w:val="left"/>
        </w:trPr>
        <w:tc>
          <w:tcPr>
            <w:tcW w:w="0" w:type="auto"/>
            <w:tcBorders/>
            <w:shd w:val="clear" w:color="auto" w:fill="5b9bd5"/>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Demographic and socioeconomic statistics</w:t>
            </w:r>
          </w:p>
        </w:tc>
        <w:tc>
          <w:tcPr>
            <w:tcW w:w="0" w:type="auto"/>
            <w:tcBorders/>
            <w:shd w:val="clear" w:color="auto" w:fill="5b9bd5"/>
          </w:tcPr>
          <w:p>
            <w:pPr>
              <w:pStyle w:val="style0"/>
              <w:spacing w:after="0" w:lineRule="auto" w:line="240"/>
              <w:jc w:val="both"/>
              <w:rPr>
                <w:rFonts w:ascii="Book Antiqua" w:cs="Book Antiqua" w:eastAsia="Book Antiqua" w:hAnsi="Book Antiqua"/>
                <w:sz w:val="24"/>
                <w:szCs w:val="24"/>
              </w:rPr>
            </w:pP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Population (2022)</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50,622,914*</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Population per km²:</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92.65</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Population under 15 (2020)</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38.59</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Population over 60 (2020)</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4.5</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Life expectancy at birth (years) (2020)</w:t>
            </w:r>
          </w:p>
          <w:p>
            <w:pPr>
              <w:pStyle w:val="style0"/>
              <w:spacing w:after="0" w:lineRule="auto" w:line="240"/>
              <w:jc w:val="both"/>
              <w:rPr>
                <w:rFonts w:ascii="Book Antiqua" w:cs="Book Antiqua" w:eastAsia="Book Antiqua" w:hAnsi="Book Antiqua"/>
                <w:sz w:val="24"/>
                <w:szCs w:val="24"/>
              </w:rPr>
            </w:pP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66.9 (Both sexes)</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66.5 years (Female)</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60.6 years (Male)</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Males/Females:</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49.5%: 50.5%*</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Crude Birthrate: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27.7 **</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Crude Deathrate: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10.5*</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Literacy rate among adults aged &gt;= 15 years (%) (2020-2021)</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81.5</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Gender Inequality Index rank (2020)</w:t>
            </w:r>
          </w:p>
        </w:tc>
        <w:tc>
          <w:tcPr>
            <w:tcW w:w="0" w:type="auto"/>
            <w:tcBorders/>
            <w:shd w:val="clear" w:color="auto" w:fill="ffffff"/>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95 (USAID)</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Human Development Index rank (2020)</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143 (UNDP)</w:t>
            </w:r>
          </w:p>
        </w:tc>
      </w:tr>
      <w:tr>
        <w:tblPrEx/>
        <w:trPr>
          <w:cantSplit w:val="false"/>
          <w:tblHeader w:val="false"/>
          <w:jc w:val="left"/>
        </w:trPr>
        <w:tc>
          <w:tcPr>
            <w:tcW w:w="0" w:type="auto"/>
            <w:tcBorders/>
            <w:shd w:val="clear" w:color="auto" w:fill="5b9bd5"/>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Health systems</w:t>
            </w:r>
          </w:p>
          <w:p>
            <w:pPr>
              <w:pStyle w:val="style0"/>
              <w:spacing w:after="0" w:lineRule="auto" w:line="240"/>
              <w:jc w:val="both"/>
              <w:rPr>
                <w:rFonts w:ascii="Book Antiqua" w:cs="Book Antiqua" w:eastAsia="Book Antiqua" w:hAnsi="Book Antiqua"/>
                <w:b/>
                <w:sz w:val="24"/>
                <w:szCs w:val="24"/>
              </w:rPr>
            </w:pPr>
          </w:p>
        </w:tc>
        <w:tc>
          <w:tcPr>
            <w:tcW w:w="0" w:type="auto"/>
            <w:tcBorders/>
            <w:shd w:val="clear" w:color="auto" w:fill="5b9bd5"/>
          </w:tcPr>
          <w:p>
            <w:pPr>
              <w:pStyle w:val="style0"/>
              <w:spacing w:after="0" w:lineRule="auto" w:line="240"/>
              <w:jc w:val="both"/>
              <w:rPr>
                <w:rFonts w:ascii="Book Antiqua" w:cs="Book Antiqua" w:eastAsia="Book Antiqua" w:hAnsi="Book Antiqua"/>
                <w:sz w:val="24"/>
                <w:szCs w:val="24"/>
              </w:rPr>
            </w:pP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Total expenditure on health as a percentage of gross domestic product (2020)</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4.6</w:t>
            </w:r>
          </w:p>
          <w:p>
            <w:pPr>
              <w:pStyle w:val="style0"/>
              <w:spacing w:after="0" w:lineRule="auto" w:line="240"/>
              <w:jc w:val="both"/>
              <w:rPr>
                <w:rFonts w:ascii="Book Antiqua" w:cs="Book Antiqua" w:eastAsia="Book Antiqua" w:hAnsi="Book Antiqua"/>
                <w:sz w:val="24"/>
                <w:szCs w:val="24"/>
                <w:highlight w:val="green"/>
              </w:rPr>
            </w:pP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Private expenditure on health as a percentage of total expenditure on health (2020)</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35.5</w:t>
            </w:r>
          </w:p>
          <w:p>
            <w:pPr>
              <w:pStyle w:val="style0"/>
              <w:spacing w:after="0" w:lineRule="auto" w:line="240"/>
              <w:jc w:val="both"/>
              <w:rPr>
                <w:rFonts w:ascii="Book Antiqua" w:cs="Book Antiqua" w:eastAsia="Book Antiqua" w:hAnsi="Book Antiqua"/>
                <w:sz w:val="24"/>
                <w:szCs w:val="24"/>
                <w:highlight w:val="green"/>
              </w:rPr>
            </w:pP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General government expenditure on health as a percentage of total government expenditure (2020)</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6.7 (MOH)</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Physicians’ density (per </w:t>
            </w:r>
            <w:del w:id="382" w:author="MUTILE WANYEE" w:date="2024-02-08T09:32:00Z">
              <w:r w:rsidDel="E87EE3A2">
                <w:rPr>
                  <w:rFonts w:ascii="Book Antiqua" w:cs="Book Antiqua" w:eastAsia="Book Antiqua" w:hAnsi="Book Antiqua"/>
                  <w:sz w:val="24"/>
                  <w:szCs w:val="24"/>
                </w:rPr>
                <w:delText>1000</w:delText>
              </w:r>
            </w:del>
            <w:ins w:id="383" w:author="MUTILE WANYEE" w:date="2024-02-08T09:32:00Z">
              <w:r w:rsidR="BBFF7188">
                <w:rPr>
                  <w:rFonts w:ascii="Book Antiqua" w:cs="Book Antiqua" w:eastAsia="Book Antiqua" w:hAnsi="Book Antiqua"/>
                  <w:sz w:val="24"/>
                  <w:szCs w:val="24"/>
                </w:rPr>
                <w:t>10,000</w:t>
              </w:r>
            </w:ins>
            <w:r>
              <w:rPr>
                <w:rFonts w:ascii="Book Antiqua" w:cs="Book Antiqua" w:eastAsia="Book Antiqua" w:hAnsi="Book Antiqua"/>
                <w:sz w:val="24"/>
                <w:szCs w:val="24"/>
              </w:rPr>
              <w:t xml:space="preserve"> population) (2020)</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ins w:id="384" w:author="MUTILE WANYEE" w:date="2024-02-08T09:32:00Z">
              <w:r w:rsidR="C421CCA4">
                <w:rPr>
                  <w:rFonts w:ascii="Book Antiqua" w:cs="Book Antiqua" w:eastAsia="Book Antiqua" w:hAnsi="Book Antiqua"/>
                  <w:sz w:val="24"/>
                  <w:szCs w:val="24"/>
                </w:rPr>
                <w:t>1.56</w:t>
              </w:r>
            </w:ins>
            <w:del w:id="385" w:author="MUTILE WANYEE" w:date="2024-02-08T09:32:00Z">
              <w:r w:rsidDel="162A61EF">
                <w:rPr>
                  <w:rFonts w:ascii="Book Antiqua" w:cs="Book Antiqua" w:eastAsia="Book Antiqua" w:hAnsi="Book Antiqua"/>
                  <w:sz w:val="24"/>
                  <w:szCs w:val="24"/>
                </w:rPr>
                <w:delText>0.1565</w:delText>
              </w:r>
            </w:del>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Nursing and midwifery personnel density (per </w:t>
            </w:r>
            <w:del w:id="386" w:author="MUTILE WANYEE" w:date="2024-02-08T09:33:00Z">
              <w:r w:rsidDel="ECF75E17">
                <w:rPr>
                  <w:rFonts w:ascii="Book Antiqua" w:cs="Book Antiqua" w:eastAsia="Book Antiqua" w:hAnsi="Book Antiqua"/>
                  <w:sz w:val="24"/>
                  <w:szCs w:val="24"/>
                </w:rPr>
                <w:delText>1000</w:delText>
              </w:r>
            </w:del>
            <w:ins w:id="387" w:author="MUTILE WANYEE" w:date="2024-02-08T09:33:00Z">
              <w:r w:rsidR="3292EA77">
                <w:rPr>
                  <w:rFonts w:ascii="Book Antiqua" w:cs="Book Antiqua" w:eastAsia="Book Antiqua" w:hAnsi="Book Antiqua"/>
                  <w:sz w:val="24"/>
                  <w:szCs w:val="24"/>
                </w:rPr>
                <w:t>10,000</w:t>
              </w:r>
            </w:ins>
            <w:r>
              <w:rPr>
                <w:rFonts w:ascii="Book Antiqua" w:cs="Book Antiqua" w:eastAsia="Book Antiqua" w:hAnsi="Book Antiqua"/>
                <w:sz w:val="24"/>
                <w:szCs w:val="24"/>
              </w:rPr>
              <w:t xml:space="preserve"> population) (2020)</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1.2</w:t>
            </w:r>
          </w:p>
        </w:tc>
      </w:tr>
      <w:tr>
        <w:tblPrEx/>
        <w:trPr>
          <w:cantSplit w:val="false"/>
          <w:tblHeader w:val="false"/>
          <w:jc w:val="left"/>
        </w:trPr>
        <w:tc>
          <w:tcPr>
            <w:tcW w:w="0" w:type="auto"/>
            <w:tcBorders/>
            <w:shd w:val="clear" w:color="auto" w:fill="5b9bd5"/>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Mortality and global health estimates</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b/>
                <w:sz w:val="24"/>
                <w:szCs w:val="24"/>
              </w:rPr>
              <w:t xml:space="preserve"> (2015)</w:t>
            </w:r>
          </w:p>
        </w:tc>
        <w:tc>
          <w:tcPr>
            <w:tcW w:w="0" w:type="auto"/>
            <w:tcBorders/>
            <w:shd w:val="clear" w:color="auto" w:fill="5b9bd5"/>
          </w:tcPr>
          <w:p>
            <w:pPr>
              <w:pStyle w:val="style0"/>
              <w:spacing w:after="0" w:lineRule="auto" w:line="240"/>
              <w:jc w:val="both"/>
              <w:rPr>
                <w:rFonts w:ascii="Book Antiqua" w:cs="Book Antiqua" w:eastAsia="Book Antiqua" w:hAnsi="Book Antiqua"/>
                <w:sz w:val="24"/>
                <w:szCs w:val="24"/>
              </w:rPr>
            </w:pPr>
          </w:p>
        </w:tc>
      </w:tr>
      <w:tr>
        <w:tblPrEx/>
        <w:trPr>
          <w:cantSplit w:val="false"/>
          <w:trHeight w:val="350" w:hRule="atLeast"/>
          <w:tblHeader w:val="false"/>
          <w:jc w:val="left"/>
        </w:trPr>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sz w:val="24"/>
                <w:szCs w:val="24"/>
              </w:rPr>
              <w:t>Neonatal mortality rate (per 1000 live births)**</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21</w:t>
            </w:r>
          </w:p>
        </w:tc>
      </w:tr>
      <w:tr>
        <w:tblPrEx/>
        <w:trPr>
          <w:cantSplit w:val="false"/>
          <w:trHeight w:val="350" w:hRule="atLeast"/>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Infant mortality rate**(per 1000 live births)</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32</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Under-five mortality rate (per 1000 live births -2022) **</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41</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Maternal mortality ratio (per 100 000 live births) (2019) *</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355</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Births attended by skilled health personnel (%) (2022) **</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89.3</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70c0"/>
                <w:sz w:val="24"/>
                <w:szCs w:val="24"/>
              </w:rPr>
            </w:pPr>
            <w:r>
              <w:rPr>
                <w:rFonts w:ascii="Book Antiqua" w:cs="Book Antiqua" w:eastAsia="Book Antiqua" w:hAnsi="Book Antiqua"/>
                <w:color w:val="0070c0"/>
                <w:sz w:val="24"/>
                <w:szCs w:val="24"/>
              </w:rPr>
              <w:t>Public health and environment</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Population using improved drinking water sources (%) (2019)*</w:t>
            </w:r>
          </w:p>
        </w:tc>
        <w:tc>
          <w:tcPr>
            <w:tcW w:w="0" w:type="auto"/>
            <w:tcBorders/>
          </w:tcPr>
          <w:p>
            <w:pPr>
              <w:pStyle w:val="style0"/>
              <w:spacing w:after="0" w:lineRule="auto" w:line="240"/>
              <w:jc w:val="both"/>
              <w:rPr>
                <w:rFonts w:ascii="Book Antiqua" w:cs="Book Antiqua" w:eastAsia="Book Antiqua" w:hAnsi="Book Antiqua"/>
                <w:sz w:val="24"/>
                <w:szCs w:val="24"/>
                <w:highlight w:val="green"/>
              </w:rPr>
            </w:pPr>
            <w:r>
              <w:rPr>
                <w:rFonts w:ascii="Book Antiqua" w:cs="Book Antiqua" w:eastAsia="Book Antiqua" w:hAnsi="Book Antiqua"/>
                <w:sz w:val="24"/>
                <w:szCs w:val="24"/>
              </w:rPr>
              <w:t xml:space="preserve">64.8 </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Population using improved sanitation facilities (%) (2019)*</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82.5</w:t>
            </w:r>
          </w:p>
          <w:p>
            <w:pPr>
              <w:pStyle w:val="style0"/>
              <w:spacing w:after="0" w:lineRule="auto" w:line="240"/>
              <w:jc w:val="both"/>
              <w:rPr>
                <w:rFonts w:ascii="Book Antiqua" w:cs="Book Antiqua" w:eastAsia="Book Antiqua" w:hAnsi="Book Antiqua"/>
                <w:sz w:val="24"/>
                <w:szCs w:val="24"/>
                <w:highlight w:val="green"/>
              </w:rPr>
            </w:pPr>
          </w:p>
        </w:tc>
      </w:tr>
    </w:tbl>
    <w:p>
      <w:pPr>
        <w:pStyle w:val="style0"/>
        <w:rPr>
          <w:rFonts w:ascii="Book Antiqua" w:cs="Book Antiqua" w:eastAsia="Book Antiqua" w:hAnsi="Book Antiqua"/>
          <w:b/>
          <w:i/>
          <w:sz w:val="24"/>
          <w:szCs w:val="24"/>
        </w:rPr>
      </w:pPr>
      <w:r>
        <w:rPr>
          <w:rFonts w:ascii="Book Antiqua" w:cs="Book Antiqua" w:eastAsia="Book Antiqua" w:hAnsi="Book Antiqua"/>
          <w:b/>
          <w:i/>
          <w:sz w:val="24"/>
          <w:szCs w:val="24"/>
        </w:rPr>
        <w:t>1.0.4 Evolution of Health Indicators</w:t>
      </w:r>
    </w:p>
    <w:tbl>
      <w:tblPr>
        <w:tblStyle w:val="style4100"/>
        <w:tblW w:w="10075"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045"/>
        <w:gridCol w:w="990"/>
        <w:gridCol w:w="990"/>
        <w:gridCol w:w="990"/>
        <w:gridCol w:w="990"/>
        <w:gridCol w:w="990"/>
        <w:gridCol w:w="1080"/>
      </w:tblGrid>
      <w:tr>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INDICATOR </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2010</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2014 </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2017</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2018</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2019</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2020</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Life expectancy (years) WB</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F 62.9</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 58,9</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F 66.4 </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 61.8</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F 68.2</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 63.5</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F 68.6</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 63.9</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F 69.05</w:t>
            </w:r>
          </w:p>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sz w:val="24"/>
                <w:szCs w:val="24"/>
              </w:rPr>
              <w:t>M 64.3</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F 69.4</w:t>
            </w:r>
          </w:p>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 64.6</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HIV prevalence (% population 15-49) UNAIDs</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5.7%</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5.2%</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4.7%</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4.5%</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4.4%</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4.2%</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Incidence of Tuberculosis (per 100,000 people) WHO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531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423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319</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292</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262</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259</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Malaria incidence rate (per 1,000 people at risk) WHO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64</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70.7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62.5</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59.7</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56.5</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50.9</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Mortality rate due to NCD (% of total)</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29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 xml:space="preserve">35 </w:t>
            </w: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39</w:t>
            </w:r>
          </w:p>
        </w:tc>
        <w:tc>
          <w:tcPr>
            <w:tcW w:w="0" w:type="auto"/>
            <w:tcBorders/>
          </w:tcPr>
          <w:p>
            <w:pPr>
              <w:pStyle w:val="style0"/>
              <w:spacing w:after="0" w:lineRule="auto" w:line="240"/>
              <w:jc w:val="both"/>
              <w:rPr>
                <w:rFonts w:ascii="Book Antiqua" w:cs="Book Antiqua" w:eastAsia="Book Antiqua" w:hAnsi="Book Antiqua"/>
                <w:sz w:val="24"/>
                <w:szCs w:val="24"/>
              </w:rPr>
            </w:pPr>
          </w:p>
        </w:tc>
        <w:tc>
          <w:tcPr>
            <w:tcW w:w="0" w:type="auto"/>
            <w:tcBorders/>
          </w:tcPr>
          <w:p>
            <w:pPr>
              <w:pStyle w:val="style0"/>
              <w:spacing w:after="0" w:lineRule="auto" w:line="240"/>
              <w:jc w:val="both"/>
              <w:rPr>
                <w:rFonts w:ascii="Book Antiqua" w:cs="Book Antiqua" w:eastAsia="Book Antiqua" w:hAnsi="Book Antiqua"/>
                <w:sz w:val="24"/>
                <w:szCs w:val="24"/>
              </w:rPr>
            </w:pPr>
            <w:r>
              <w:rPr>
                <w:rFonts w:ascii="Book Antiqua" w:cs="Book Antiqua" w:eastAsia="Book Antiqua" w:hAnsi="Book Antiqua"/>
                <w:sz w:val="24"/>
                <w:szCs w:val="24"/>
              </w:rPr>
              <w:t>41</w:t>
            </w:r>
          </w:p>
        </w:tc>
        <w:tc>
          <w:tcPr>
            <w:tcW w:w="0" w:type="auto"/>
            <w:tcBorders/>
          </w:tcPr>
          <w:p>
            <w:pPr>
              <w:pStyle w:val="style0"/>
              <w:spacing w:after="0" w:lineRule="auto" w:line="240"/>
              <w:jc w:val="both"/>
              <w:rPr>
                <w:rFonts w:ascii="Book Antiqua" w:cs="Book Antiqua" w:eastAsia="Book Antiqua" w:hAnsi="Book Antiqua"/>
                <w:b/>
                <w:sz w:val="24"/>
                <w:szCs w:val="24"/>
              </w:rPr>
            </w:pP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sz w:val="24"/>
                <w:szCs w:val="24"/>
              </w:rPr>
            </w:pPr>
            <w:r>
              <w:rPr>
                <w:rFonts w:ascii="Book Antiqua" w:cs="Book Antiqua" w:eastAsia="Book Antiqua" w:hAnsi="Book Antiqua"/>
                <w:sz w:val="24"/>
                <w:szCs w:val="24"/>
              </w:rPr>
              <w:t>% of population with piped and non-piped drinking water</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29.5 </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33.5 </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35.9</w:t>
            </w:r>
          </w:p>
        </w:tc>
        <w:tc>
          <w:tcPr>
            <w:tcW w:w="0" w:type="auto"/>
            <w:tcBorders/>
          </w:tcPr>
          <w:p>
            <w:pPr>
              <w:pStyle w:val="style0"/>
              <w:spacing w:after="0" w:lineRule="auto" w:line="240"/>
              <w:jc w:val="both"/>
              <w:rPr>
                <w:rFonts w:ascii="Book Antiqua" w:cs="Book Antiqua" w:eastAsia="Book Antiqua" w:hAnsi="Book Antiqua"/>
                <w:b/>
                <w:sz w:val="24"/>
                <w:szCs w:val="24"/>
              </w:rPr>
            </w:pPr>
          </w:p>
        </w:tc>
        <w:tc>
          <w:tcPr>
            <w:tcW w:w="0" w:type="auto"/>
            <w:tcBorders/>
          </w:tcPr>
          <w:p>
            <w:pPr>
              <w:pStyle w:val="style0"/>
              <w:spacing w:after="0" w:lineRule="auto" w:line="240"/>
              <w:jc w:val="both"/>
              <w:rPr>
                <w:rFonts w:ascii="Book Antiqua" w:cs="Book Antiqua" w:eastAsia="Book Antiqua" w:hAnsi="Book Antiqua"/>
                <w:b/>
                <w:sz w:val="24"/>
                <w:szCs w:val="24"/>
              </w:rPr>
            </w:pPr>
          </w:p>
        </w:tc>
        <w:tc>
          <w:tcPr>
            <w:tcW w:w="0" w:type="auto"/>
            <w:tcBorders/>
          </w:tcPr>
          <w:p>
            <w:pPr>
              <w:pStyle w:val="style0"/>
              <w:spacing w:after="0" w:lineRule="auto" w:line="240"/>
              <w:jc w:val="both"/>
              <w:rPr>
                <w:rFonts w:ascii="Book Antiqua" w:cs="Book Antiqua" w:eastAsia="Book Antiqua" w:hAnsi="Book Antiqua"/>
                <w:b/>
                <w:sz w:val="24"/>
                <w:szCs w:val="24"/>
              </w:rPr>
            </w:pP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sz w:val="24"/>
                <w:szCs w:val="24"/>
              </w:rPr>
            </w:pPr>
            <w:r>
              <w:rPr>
                <w:rFonts w:ascii="Book Antiqua" w:cs="Book Antiqua" w:eastAsia="Book Antiqua" w:hAnsi="Book Antiqua"/>
                <w:sz w:val="24"/>
                <w:szCs w:val="24"/>
              </w:rPr>
              <w:t>Children under 5 years, moderately or severely stunted (‘000’)</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2,504.</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2,342 </w:t>
            </w:r>
          </w:p>
        </w:tc>
        <w:tc>
          <w:tcPr>
            <w:tcW w:w="0" w:type="auto"/>
            <w:tcBorders/>
          </w:tcPr>
          <w:p>
            <w:pPr>
              <w:pStyle w:val="style0"/>
              <w:spacing w:after="0" w:lineRule="auto" w:line="24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1,842 </w:t>
            </w:r>
          </w:p>
        </w:tc>
        <w:tc>
          <w:tcPr>
            <w:tcW w:w="0" w:type="auto"/>
            <w:tcBorders/>
          </w:tcPr>
          <w:p>
            <w:pPr>
              <w:pStyle w:val="style0"/>
              <w:spacing w:after="0" w:lineRule="auto" w:line="240"/>
              <w:jc w:val="both"/>
              <w:rPr>
                <w:rFonts w:ascii="Book Antiqua" w:cs="Book Antiqua" w:eastAsia="Book Antiqua" w:hAnsi="Book Antiqua"/>
                <w:b/>
                <w:sz w:val="24"/>
                <w:szCs w:val="24"/>
              </w:rPr>
            </w:pPr>
          </w:p>
        </w:tc>
        <w:tc>
          <w:tcPr>
            <w:tcW w:w="0" w:type="auto"/>
            <w:tcBorders/>
          </w:tcPr>
          <w:p>
            <w:pPr>
              <w:pStyle w:val="style0"/>
              <w:spacing w:after="0" w:lineRule="auto" w:line="240"/>
              <w:jc w:val="both"/>
              <w:rPr>
                <w:rFonts w:ascii="Book Antiqua" w:cs="Book Antiqua" w:eastAsia="Book Antiqua" w:hAnsi="Book Antiqua"/>
                <w:b/>
                <w:sz w:val="24"/>
                <w:szCs w:val="24"/>
              </w:rPr>
            </w:pPr>
          </w:p>
        </w:tc>
        <w:tc>
          <w:tcPr>
            <w:tcW w:w="0" w:type="auto"/>
            <w:tcBorders/>
          </w:tcPr>
          <w:p>
            <w:pPr>
              <w:pStyle w:val="style0"/>
              <w:spacing w:after="0" w:lineRule="auto" w:line="240"/>
              <w:jc w:val="both"/>
              <w:rPr>
                <w:rFonts w:ascii="Book Antiqua" w:cs="Book Antiqua" w:eastAsia="Book Antiqua" w:hAnsi="Book Antiqua"/>
                <w:b/>
                <w:sz w:val="24"/>
                <w:szCs w:val="24"/>
              </w:rPr>
            </w:pPr>
          </w:p>
        </w:tc>
      </w:tr>
    </w:tbl>
    <w:p>
      <w:pPr>
        <w:pStyle w:val="style0"/>
        <w:spacing w:after="0"/>
        <w:rPr>
          <w:rFonts w:ascii="Book Antiqua" w:cs="Book Antiqua" w:eastAsia="Book Antiqua" w:hAnsi="Book Antiqua"/>
          <w:sz w:val="24"/>
          <w:szCs w:val="24"/>
        </w:rPr>
      </w:pPr>
      <w:r>
        <w:rPr>
          <w:rFonts w:ascii="Book Antiqua" w:cs="Book Antiqua" w:eastAsia="Book Antiqua" w:hAnsi="Book Antiqua"/>
          <w:sz w:val="24"/>
          <w:szCs w:val="24"/>
        </w:rPr>
        <w:t>*KPHC; **DHS 2022</w:t>
      </w:r>
    </w:p>
    <w:p>
      <w:pPr>
        <w:pStyle w:val="style0"/>
        <w:spacing w:after="0"/>
        <w:jc w:val="both"/>
        <w:rPr>
          <w:rFonts w:ascii="Book Antiqua" w:cs="Book Antiqua" w:eastAsia="Book Antiqua" w:hAnsi="Book Antiqua"/>
          <w:b/>
          <w:i/>
          <w:sz w:val="24"/>
          <w:szCs w:val="24"/>
        </w:rPr>
      </w:pPr>
    </w:p>
    <w:p>
      <w:pPr>
        <w:pStyle w:val="style0"/>
        <w:spacing w:after="0"/>
        <w:jc w:val="both"/>
        <w:rPr>
          <w:rFonts w:ascii="Book Antiqua" w:cs="Book Antiqua" w:eastAsia="Book Antiqua" w:hAnsi="Book Antiqua"/>
          <w:b/>
          <w:i/>
          <w:sz w:val="24"/>
          <w:szCs w:val="24"/>
        </w:rPr>
      </w:pPr>
      <w:r>
        <w:rPr>
          <w:rFonts w:ascii="Book Antiqua" w:cs="Book Antiqua" w:eastAsia="Book Antiqua" w:hAnsi="Book Antiqua"/>
          <w:b/>
          <w:i/>
          <w:sz w:val="24"/>
          <w:szCs w:val="24"/>
        </w:rPr>
        <w:t>1.0.5 Population Pyramid 2020</w:t>
      </w:r>
    </w:p>
    <w:p>
      <w:pPr>
        <w:pStyle w:val="style0"/>
        <w:jc w:val="both"/>
        <w:rPr>
          <w:rFonts w:ascii="Book Antiqua" w:cs="Book Antiqua" w:eastAsia="Book Antiqua" w:hAnsi="Book Antiqua"/>
          <w:b/>
          <w:sz w:val="24"/>
          <w:szCs w:val="24"/>
        </w:rPr>
      </w:pPr>
      <w:r>
        <w:rPr>
          <w:rFonts w:ascii="Book Antiqua" w:cs="Book Antiqua" w:eastAsia="Book Antiqua" w:hAnsi="Book Antiqua"/>
          <w:b/>
          <w:sz w:val="24"/>
          <w:szCs w:val="24"/>
        </w:rPr>
        <w:drawing>
          <wp:inline distL="0" distT="0" distB="0" distR="0">
            <wp:extent cx="5476875" cy="5534025"/>
            <wp:effectExtent l="0" t="0" r="0" b="0"/>
            <wp:docPr id="1028"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4" cstate="print"/>
                    <a:srcRect l="0" t="0" r="0" b="0"/>
                    <a:stretch/>
                  </pic:blipFill>
                  <pic:spPr>
                    <a:xfrm rot="0">
                      <a:off x="0" y="0"/>
                      <a:ext cx="5476875" cy="5534025"/>
                    </a:xfrm>
                    <a:prstGeom prst="rect"/>
                    <a:ln cmpd="sng" cap="flat" w="9525">
                      <a:solidFill>
                        <a:srgbClr val="000000"/>
                      </a:solidFill>
                      <a:prstDash val="solid"/>
                      <a:round/>
                      <a:headEnd/>
                      <a:tailEnd/>
                    </a:ln>
                  </pic:spPr>
                </pic:pic>
              </a:graphicData>
            </a:graphic>
          </wp:inline>
        </w:drawing>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As of midyear 2020, Kenya had a population of 53.7 million, with an annual population growth rate of 2.36%, and 39% of Kenya’s population was under age 15. The Total Fertility Rate, has </w:t>
      </w:r>
      <w:del w:id="388" w:author="MUTILE WANYEE" w:date="2024-02-08T09:35:00Z">
        <w:r w:rsidDel="2C65B7D8">
          <w:rPr>
            <w:rFonts w:ascii="Book Antiqua" w:cs="Book Antiqua" w:eastAsia="Book Antiqua" w:hAnsi="Book Antiqua"/>
            <w:sz w:val="24"/>
            <w:szCs w:val="24"/>
          </w:rPr>
          <w:delText xml:space="preserve">progressively </w:delText>
        </w:r>
      </w:del>
      <w:r>
        <w:rPr>
          <w:rFonts w:ascii="Book Antiqua" w:cs="Book Antiqua" w:eastAsia="Book Antiqua" w:hAnsi="Book Antiqua"/>
          <w:sz w:val="24"/>
          <w:szCs w:val="24"/>
        </w:rPr>
        <w:t xml:space="preserve">been declining </w:t>
      </w:r>
      <w:ins w:id="389" w:author="MUTILE WANYEE" w:date="2024-02-08T09:35:00Z">
        <w:r w:rsidR="9B2AE472">
          <w:rPr>
            <w:rFonts w:ascii="Book Antiqua" w:cs="Book Antiqua" w:eastAsia="Book Antiqua" w:hAnsi="Book Antiqua"/>
            <w:sz w:val="24"/>
            <w:szCs w:val="24"/>
          </w:rPr>
          <w:t xml:space="preserve">progressively </w:t>
        </w:r>
      </w:ins>
      <w:r>
        <w:rPr>
          <w:rFonts w:ascii="Book Antiqua" w:cs="Book Antiqua" w:eastAsia="Book Antiqua" w:hAnsi="Book Antiqua"/>
          <w:sz w:val="24"/>
          <w:szCs w:val="24"/>
        </w:rPr>
        <w:t>from 6.1 in 1990 to 4.4 in 2015 and to 3.4% in 2020. 44.6% of all women aged 15 to 49 and 60.7% of married women used a modern contraceptive method.</w:t>
      </w:r>
    </w:p>
    <w:p>
      <w:pPr>
        <w:pStyle w:val="style0"/>
        <w:jc w:val="both"/>
        <w:rPr>
          <w:rFonts w:ascii="Book Antiqua" w:cs="Book Antiqua" w:eastAsia="Book Antiqua" w:hAnsi="Book Antiqua"/>
          <w:b/>
          <w:i/>
          <w:sz w:val="24"/>
          <w:szCs w:val="24"/>
        </w:rPr>
      </w:pPr>
      <w:r>
        <w:rPr>
          <w:rFonts w:ascii="Book Antiqua" w:cs="Book Antiqua" w:eastAsia="Book Antiqua" w:hAnsi="Book Antiqua"/>
          <w:b/>
          <w:i/>
          <w:sz w:val="24"/>
          <w:szCs w:val="24"/>
        </w:rPr>
        <w:t>1.0.6 Political Characteristics</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Kenya is a sovereign republic with a multi-party democratic system with two levels of Government i.e., National Government and County Government. The two levels of government are inter-dependent and distinct and the functions of the National Government and those of the County Governments are clearly stipulated in the Fourth schedule of the Constitution. There are three arms of government; Executive; Legislature and the Judiciary. The Executive is the arm of government that implements Government Laws and Policies and it exists at both the National Government and County Government.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The Constitution of Kenya 2010 establishes a legislature that is fundamentally different (in terms of structure, membership and powers) that exists at both the national and county level. In Article 235 the staffing of County Governments is the responsibility of the county government within the framework of uniform norms and standards prescribed by the Act of Parliament,</w:t>
      </w:r>
      <w:ins w:id="390" w:author="MUTILE WANYEE" w:date="2024-02-08T09:36:00Z">
        <w:r w:rsidR="282EF4B2">
          <w:rPr>
            <w:rFonts w:ascii="Book Antiqua" w:cs="Book Antiqua" w:eastAsia="Book Antiqua" w:hAnsi="Book Antiqua"/>
            <w:sz w:val="24"/>
            <w:szCs w:val="24"/>
          </w:rPr>
          <w:t xml:space="preserve"> </w:t>
        </w:r>
      </w:ins>
      <w:r>
        <w:rPr>
          <w:rFonts w:ascii="Book Antiqua" w:cs="Book Antiqua" w:eastAsia="Book Antiqua" w:hAnsi="Book Antiqua"/>
          <w:sz w:val="24"/>
          <w:szCs w:val="24"/>
        </w:rPr>
        <w:t xml:space="preserve">and this </w:t>
      </w:r>
      <w:del w:id="391" w:author="MUTILE WANYEE" w:date="2024-02-08T09:36:00Z">
        <w:r w:rsidDel="88916501">
          <w:rPr>
            <w:rFonts w:ascii="Book Antiqua" w:cs="Book Antiqua" w:eastAsia="Book Antiqua" w:hAnsi="Book Antiqua"/>
            <w:sz w:val="24"/>
            <w:szCs w:val="24"/>
          </w:rPr>
          <w:delText>e</w:delText>
        </w:r>
      </w:del>
      <w:ins w:id="392" w:author="MUTILE WANYEE" w:date="2024-02-08T09:36:00Z">
        <w:r w:rsidR="4D2A028F">
          <w:rPr>
            <w:rFonts w:ascii="Book Antiqua" w:cs="Book Antiqua" w:eastAsia="Book Antiqua" w:hAnsi="Book Antiqua"/>
            <w:sz w:val="24"/>
            <w:szCs w:val="24"/>
          </w:rPr>
          <w:t>e</w:t>
        </w:r>
      </w:ins>
      <w:r>
        <w:rPr>
          <w:rFonts w:ascii="Book Antiqua" w:cs="Book Antiqua" w:eastAsia="Book Antiqua" w:hAnsi="Book Antiqua"/>
          <w:sz w:val="24"/>
          <w:szCs w:val="24"/>
        </w:rPr>
        <w:t>ntails the</w:t>
      </w:r>
    </w:p>
    <w:p>
      <w:pPr>
        <w:pStyle w:val="style0"/>
        <w:numPr>
          <w:ilvl w:val="0"/>
          <w:numId w:val="1"/>
        </w:numPr>
        <w:spacing w:after="0"/>
        <w:ind w:left="720" w:hanging="360"/>
        <w:jc w:val="both"/>
        <w:rPr>
          <w:color w:val="000000"/>
          <w:sz w:val="24"/>
          <w:szCs w:val="24"/>
        </w:rPr>
      </w:pPr>
      <w:r>
        <w:rPr>
          <w:rFonts w:ascii="Book Antiqua" w:cs="Book Antiqua" w:eastAsia="Book Antiqua" w:hAnsi="Book Antiqua"/>
          <w:color w:val="000000"/>
          <w:sz w:val="24"/>
          <w:szCs w:val="24"/>
        </w:rPr>
        <w:t>Establishment and abolishing offices in its public service;</w:t>
      </w:r>
    </w:p>
    <w:p>
      <w:pPr>
        <w:pStyle w:val="style0"/>
        <w:numPr>
          <w:ilvl w:val="0"/>
          <w:numId w:val="1"/>
        </w:numPr>
        <w:spacing w:after="0"/>
        <w:ind w:left="720" w:hanging="360"/>
        <w:jc w:val="both"/>
        <w:rPr>
          <w:color w:val="000000"/>
          <w:sz w:val="24"/>
          <w:szCs w:val="24"/>
        </w:rPr>
      </w:pPr>
      <w:r>
        <w:rPr>
          <w:rFonts w:ascii="Book Antiqua" w:cs="Book Antiqua" w:eastAsia="Book Antiqua" w:hAnsi="Book Antiqua"/>
          <w:color w:val="000000"/>
          <w:sz w:val="24"/>
          <w:szCs w:val="24"/>
        </w:rPr>
        <w:t>Appointment of persons to hold or act in those offices, in addition to confirming these appointments; and</w:t>
      </w:r>
    </w:p>
    <w:p>
      <w:pPr>
        <w:pStyle w:val="style0"/>
        <w:numPr>
          <w:ilvl w:val="0"/>
          <w:numId w:val="1"/>
        </w:numPr>
        <w:ind w:left="720" w:hanging="360"/>
        <w:jc w:val="both"/>
        <w:rPr>
          <w:color w:val="000000"/>
          <w:sz w:val="24"/>
          <w:szCs w:val="24"/>
        </w:rPr>
      </w:pPr>
      <w:r>
        <w:rPr>
          <w:rFonts w:ascii="Book Antiqua" w:cs="Book Antiqua" w:eastAsia="Book Antiqua" w:hAnsi="Book Antiqua"/>
          <w:color w:val="000000"/>
          <w:sz w:val="24"/>
          <w:szCs w:val="24"/>
        </w:rPr>
        <w:t xml:space="preserve">Exercising disciplinary control including the removal of persons holding or acting in those offices.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Article 1 of the Constitution states that all the sovereign power belongs to the people of Kenya, but it is delegated, at the national level, to the executive, the judiciary and parliament. These three arms of government also have the power to exercise this sovereign power at the county level.</w:t>
      </w:r>
    </w:p>
    <w:p>
      <w:pPr>
        <w:pStyle w:val="style0"/>
        <w:spacing w:after="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1.2.0 HEALTH SYSTEMS SET-UP, PROFILE OF HEALTH SERVICES AND HEALTH  </w:t>
      </w:r>
    </w:p>
    <w:p>
      <w:pPr>
        <w:pStyle w:val="style0"/>
        <w:spacing w:after="0"/>
        <w:jc w:val="both"/>
        <w:rPr>
          <w:rFonts w:ascii="Book Antiqua" w:cs="Book Antiqua" w:eastAsia="Book Antiqua" w:hAnsi="Book Antiqua"/>
          <w:b/>
          <w:sz w:val="24"/>
          <w:szCs w:val="24"/>
        </w:rPr>
      </w:pPr>
      <w:r>
        <w:rPr>
          <w:rFonts w:ascii="Book Antiqua" w:cs="Book Antiqua" w:eastAsia="Book Antiqua" w:hAnsi="Book Antiqua"/>
          <w:b/>
          <w:sz w:val="24"/>
          <w:szCs w:val="24"/>
        </w:rPr>
        <w:t xml:space="preserve">      FACILITIES</w:t>
      </w:r>
    </w:p>
    <w:p>
      <w:pPr>
        <w:pStyle w:val="style0"/>
        <w:spacing w:after="0"/>
        <w:jc w:val="both"/>
        <w:rPr>
          <w:rFonts w:ascii="Book Antiqua" w:cs="Book Antiqua" w:eastAsia="Book Antiqua" w:hAnsi="Book Antiqua"/>
          <w:b/>
          <w:sz w:val="16"/>
          <w:szCs w:val="16"/>
        </w:rPr>
      </w:pPr>
    </w:p>
    <w:p>
      <w:pPr>
        <w:pStyle w:val="style0"/>
        <w:jc w:val="both"/>
        <w:rPr>
          <w:rFonts w:ascii="Book Antiqua" w:cs="Book Antiqua" w:eastAsia="Book Antiqua" w:hAnsi="Book Antiqua"/>
          <w:i/>
          <w:sz w:val="24"/>
          <w:szCs w:val="24"/>
        </w:rPr>
      </w:pPr>
      <w:r>
        <w:rPr>
          <w:rFonts w:ascii="Book Antiqua" w:cs="Book Antiqua" w:eastAsia="Book Antiqua" w:hAnsi="Book Antiqua"/>
          <w:b/>
          <w:i/>
          <w:sz w:val="24"/>
          <w:szCs w:val="24"/>
        </w:rPr>
        <w:t xml:space="preserve">1.2.1 Health under the Devolved System of Government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The most significant feature of the Constitution of Kenya 2010 is the introduction of a devolved system of government, which provides for one (1) national government and forty-seven (47) county governments. Governance structures fundamentally changed in 2013 from a previously centralized structure to a two-tier system comprising the National Government and 47 devolved County Governments.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In observance of this provision, the Kenya Health Policy 2014−2030 takes into account the objectives of devolution, which include the following: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The promotion of democracy and accountability in the delivery of healthcare;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Fostering of seamless service delivery during and after the transition period;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Facilitating powers of self-governance to the people and enhancing their participation in making decisions on matters of health affecting them;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Recognising the right of communities to manage their own health affairs and to further their development;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Protection and promotion of the health interests and rights of minorities and marginalised communities, including informal settlements such as slum dwellers and under-served populations;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Promotion of social and economic development and the provision of proximate, easily accessible health services throughout Kenya;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Ensuring equitable sharing of national and local resources targeting health delivery throughout Kenya;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Enhancing capacities of the two levels of governments to effectively deliver health services in accordance with their respective mandates; </w:t>
      </w:r>
    </w:p>
    <w:p>
      <w:pPr>
        <w:pStyle w:val="style0"/>
        <w:numPr>
          <w:ilvl w:val="0"/>
          <w:numId w:val="11"/>
        </w:numPr>
        <w:spacing w:after="0"/>
        <w:ind w:left="720" w:hanging="360"/>
        <w:jc w:val="both"/>
        <w:rPr>
          <w:color w:val="000000"/>
          <w:sz w:val="24"/>
          <w:szCs w:val="24"/>
        </w:rPr>
      </w:pPr>
      <w:r>
        <w:rPr>
          <w:rFonts w:ascii="Book Antiqua" w:cs="Book Antiqua" w:eastAsia="Book Antiqua" w:hAnsi="Book Antiqua"/>
          <w:color w:val="000000"/>
          <w:sz w:val="24"/>
          <w:szCs w:val="24"/>
        </w:rPr>
        <w:t xml:space="preserve">Facilitating the decentralization of state organs responsible for health, their functions and services from the capital of Kenya </w:t>
      </w:r>
    </w:p>
    <w:p>
      <w:pPr>
        <w:pStyle w:val="style0"/>
        <w:numPr>
          <w:ilvl w:val="0"/>
          <w:numId w:val="11"/>
        </w:numPr>
        <w:ind w:left="720" w:hanging="360"/>
        <w:jc w:val="both"/>
        <w:rPr>
          <w:color w:val="000000"/>
          <w:sz w:val="24"/>
          <w:szCs w:val="24"/>
        </w:rPr>
      </w:pPr>
      <w:r>
        <w:rPr>
          <w:rFonts w:ascii="Book Antiqua" w:cs="Book Antiqua" w:eastAsia="Book Antiqua" w:hAnsi="Book Antiqua"/>
          <w:color w:val="000000"/>
          <w:sz w:val="24"/>
          <w:szCs w:val="24"/>
        </w:rPr>
        <w:t xml:space="preserve">Enhancing checks and balances and the separation of powers between the two levels of government in delivery of health care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Specific functions are assigned to the two levels of governments with the National government providing leadership in health policy development; management of national referral health facilities; capacity building and technical assistance to counties; and consumer protection, including the development of norms, standards and guidelines.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County governments are responsible for health services delivery, including management of the county health facilities and pharmacies; ambulance services; promotion of primary healthcare; licensing and control of undertakings that sell food to the public; cemeteries, funeral parlours and crematoria; and refuse removal, refuse dumps, and solid waste disposal. </w:t>
      </w:r>
    </w:p>
    <w:p>
      <w:pPr>
        <w:pStyle w:val="style0"/>
        <w:jc w:val="both"/>
        <w:rPr>
          <w:rFonts w:ascii="Book Antiqua" w:cs="Book Antiqua" w:eastAsia="Book Antiqua" w:hAnsi="Book Antiqua"/>
          <w:i/>
          <w:sz w:val="24"/>
          <w:szCs w:val="24"/>
        </w:rPr>
      </w:pPr>
      <w:r>
        <w:rPr>
          <w:rFonts w:ascii="Book Antiqua" w:cs="Book Antiqua" w:eastAsia="Book Antiqua" w:hAnsi="Book Antiqua"/>
          <w:b/>
          <w:i/>
          <w:sz w:val="24"/>
          <w:szCs w:val="24"/>
        </w:rPr>
        <w:t xml:space="preserve">1.2.2 Organisation of Healthcare Service Delivery System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The health sector comprises of the public system, with major players being led by the MOH and parastatal organisations; the </w:t>
      </w:r>
      <w:ins w:id="393" w:author="MUTILE WANYEE" w:date="2024-03-06T10:54:00Z">
        <w:r w:rsidR="430892FA">
          <w:rPr>
            <w:rFonts w:ascii="Book Antiqua" w:cs="Book Antiqua" w:eastAsia="Book Antiqua" w:hAnsi="Book Antiqua"/>
            <w:sz w:val="24"/>
            <w:szCs w:val="24"/>
          </w:rPr>
          <w:t>P</w:t>
        </w:r>
      </w:ins>
      <w:del w:id="394" w:author="MUTILE WANYEE" w:date="2024-03-06T10:54:00Z">
        <w:r w:rsidDel="5600F62D">
          <w:rPr>
            <w:rFonts w:ascii="Book Antiqua" w:cs="Book Antiqua" w:eastAsia="Book Antiqua" w:hAnsi="Book Antiqua"/>
            <w:sz w:val="24"/>
            <w:szCs w:val="24"/>
          </w:rPr>
          <w:delText>p</w:delText>
        </w:r>
      </w:del>
      <w:r>
        <w:rPr>
          <w:rFonts w:ascii="Book Antiqua" w:cs="Book Antiqua" w:eastAsia="Book Antiqua" w:hAnsi="Book Antiqua"/>
          <w:sz w:val="24"/>
          <w:szCs w:val="24"/>
        </w:rPr>
        <w:t xml:space="preserve">rivate sector; the NGO sector, and the FBO facilities. Health services are provided through a network of </w:t>
      </w:r>
      <w:r>
        <w:rPr>
          <w:rFonts w:ascii="Book Antiqua" w:cs="Book Antiqua" w:eastAsia="Book Antiqua" w:hAnsi="Book Antiqua"/>
          <w:b/>
          <w:sz w:val="24"/>
          <w:szCs w:val="24"/>
        </w:rPr>
        <w:t xml:space="preserve">over -13,826 (9,696) </w:t>
      </w:r>
      <w:r>
        <w:rPr>
          <w:rFonts w:ascii="Book Antiqua" w:cs="Book Antiqua" w:eastAsia="Book Antiqua" w:hAnsi="Book Antiqua"/>
          <w:sz w:val="24"/>
          <w:szCs w:val="24"/>
        </w:rPr>
        <w:t>health facilities countrywide. About 6,426 (46.4%) of these are owned by the public sector, 6,054 (43.7%) fall under ownership of the commercial private sector, and 1,031 is owned by Faith Based Organizations (FBOs), 63 Non-Governmental Organizations (NGOs) and Community Based Organizations (CBOs). The distribution of health facilities shows that the Ministry of Health accounts for 42.9 percent of the total health facilities in the country while private sector accounts for 37.8 percent</w:t>
      </w:r>
      <w:ins w:id="395" w:author="MUTILE WANYEE" w:date="2024-02-08T09:37:00Z">
        <w:r w:rsidR="86715F89">
          <w:rPr>
            <w:rFonts w:ascii="Book Antiqua" w:cs="Book Antiqua" w:eastAsia="Book Antiqua" w:hAnsi="Book Antiqua"/>
            <w:sz w:val="24"/>
            <w:szCs w:val="24"/>
          </w:rPr>
          <w:t>.</w:t>
        </w:r>
      </w:ins>
      <w:r>
        <w:rPr>
          <w:rFonts w:ascii="Book Antiqua" w:cs="Book Antiqua" w:eastAsia="Book Antiqua" w:hAnsi="Book Antiqua"/>
          <w:sz w:val="24"/>
          <w:szCs w:val="24"/>
        </w:rPr>
        <w:t xml:space="preserve"> </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The public health system consists of the following levels of health facilities:</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 xml:space="preserve">The current structure consists of the following six levels: </w:t>
      </w:r>
    </w:p>
    <w:p>
      <w:pPr>
        <w:pStyle w:val="style0"/>
        <w:numPr>
          <w:ilvl w:val="0"/>
          <w:numId w:val="22"/>
        </w:numPr>
        <w:spacing w:after="0"/>
        <w:ind w:left="1080" w:hanging="360"/>
        <w:jc w:val="both"/>
        <w:rPr>
          <w:color w:val="000000"/>
          <w:sz w:val="24"/>
          <w:szCs w:val="24"/>
        </w:rPr>
      </w:pPr>
      <w:r>
        <w:rPr>
          <w:rFonts w:ascii="Book Antiqua" w:cs="Book Antiqua" w:eastAsia="Book Antiqua" w:hAnsi="Book Antiqua"/>
          <w:color w:val="000000"/>
          <w:sz w:val="24"/>
          <w:szCs w:val="24"/>
        </w:rPr>
        <w:t xml:space="preserve">Level 1: Community </w:t>
      </w:r>
    </w:p>
    <w:p>
      <w:pPr>
        <w:pStyle w:val="style0"/>
        <w:numPr>
          <w:ilvl w:val="0"/>
          <w:numId w:val="22"/>
        </w:numPr>
        <w:spacing w:after="0"/>
        <w:ind w:left="1080" w:hanging="360"/>
        <w:jc w:val="both"/>
        <w:rPr>
          <w:color w:val="000000"/>
          <w:sz w:val="24"/>
          <w:szCs w:val="24"/>
        </w:rPr>
      </w:pPr>
      <w:r>
        <w:rPr>
          <w:rFonts w:ascii="Book Antiqua" w:cs="Book Antiqua" w:eastAsia="Book Antiqua" w:hAnsi="Book Antiqua"/>
          <w:color w:val="000000"/>
          <w:sz w:val="24"/>
          <w:szCs w:val="24"/>
        </w:rPr>
        <w:t xml:space="preserve">Level 2: Dispensaries </w:t>
      </w:r>
    </w:p>
    <w:p>
      <w:pPr>
        <w:pStyle w:val="style0"/>
        <w:numPr>
          <w:ilvl w:val="0"/>
          <w:numId w:val="22"/>
        </w:numPr>
        <w:spacing w:after="0"/>
        <w:ind w:left="1080" w:hanging="360"/>
        <w:jc w:val="both"/>
        <w:rPr>
          <w:color w:val="000000"/>
          <w:sz w:val="24"/>
          <w:szCs w:val="24"/>
        </w:rPr>
      </w:pPr>
      <w:r>
        <w:rPr>
          <w:rFonts w:ascii="Book Antiqua" w:cs="Book Antiqua" w:eastAsia="Book Antiqua" w:hAnsi="Book Antiqua"/>
          <w:color w:val="000000"/>
          <w:sz w:val="24"/>
          <w:szCs w:val="24"/>
        </w:rPr>
        <w:t xml:space="preserve">Level 3: Health centres </w:t>
      </w:r>
    </w:p>
    <w:p>
      <w:pPr>
        <w:pStyle w:val="style0"/>
        <w:numPr>
          <w:ilvl w:val="0"/>
          <w:numId w:val="22"/>
        </w:numPr>
        <w:spacing w:after="0"/>
        <w:ind w:left="1080" w:hanging="360"/>
        <w:jc w:val="both"/>
        <w:rPr>
          <w:color w:val="000000"/>
          <w:sz w:val="24"/>
          <w:szCs w:val="24"/>
        </w:rPr>
      </w:pPr>
      <w:r>
        <w:rPr>
          <w:rFonts w:ascii="Book Antiqua" w:cs="Book Antiqua" w:eastAsia="Book Antiqua" w:hAnsi="Book Antiqua"/>
          <w:color w:val="000000"/>
          <w:sz w:val="24"/>
          <w:szCs w:val="24"/>
        </w:rPr>
        <w:t xml:space="preserve">Level 4: Primary referral facilities </w:t>
      </w:r>
    </w:p>
    <w:p>
      <w:pPr>
        <w:pStyle w:val="style0"/>
        <w:numPr>
          <w:ilvl w:val="0"/>
          <w:numId w:val="22"/>
        </w:numPr>
        <w:spacing w:after="0"/>
        <w:ind w:left="1080" w:hanging="360"/>
        <w:jc w:val="both"/>
        <w:rPr>
          <w:color w:val="000000"/>
          <w:sz w:val="24"/>
          <w:szCs w:val="24"/>
        </w:rPr>
      </w:pPr>
      <w:r>
        <w:rPr>
          <w:rFonts w:ascii="Book Antiqua" w:cs="Book Antiqua" w:eastAsia="Book Antiqua" w:hAnsi="Book Antiqua"/>
          <w:color w:val="000000"/>
          <w:sz w:val="24"/>
          <w:szCs w:val="24"/>
        </w:rPr>
        <w:t xml:space="preserve">Level 5: Secondary referral facilities </w:t>
      </w:r>
    </w:p>
    <w:p>
      <w:pPr>
        <w:pStyle w:val="style0"/>
        <w:numPr>
          <w:ilvl w:val="0"/>
          <w:numId w:val="22"/>
        </w:numPr>
        <w:ind w:left="1080" w:hanging="360"/>
        <w:jc w:val="both"/>
        <w:rPr>
          <w:color w:val="000000"/>
          <w:sz w:val="24"/>
          <w:szCs w:val="24"/>
        </w:rPr>
      </w:pPr>
      <w:r>
        <w:rPr>
          <w:rFonts w:ascii="Book Antiqua" w:cs="Book Antiqua" w:eastAsia="Book Antiqua" w:hAnsi="Book Antiqua"/>
          <w:color w:val="000000"/>
          <w:sz w:val="24"/>
          <w:szCs w:val="24"/>
        </w:rPr>
        <w:t>Level 6: Tertiary referral facilities</w:t>
      </w:r>
    </w:p>
    <w:p>
      <w:pPr>
        <w:pStyle w:val="style0"/>
        <w:ind w:left="360" w:firstLine="0"/>
        <w:jc w:val="both"/>
        <w:rPr>
          <w:rFonts w:ascii="Book Antiqua" w:cs="Book Antiqua" w:eastAsia="Book Antiqua" w:hAnsi="Book Antiqua"/>
          <w:b/>
          <w:i/>
          <w:sz w:val="24"/>
          <w:szCs w:val="24"/>
        </w:rPr>
      </w:pPr>
      <w:r>
        <w:rPr>
          <w:rFonts w:ascii="Book Antiqua" w:cs="Book Antiqua" w:eastAsia="Book Antiqua" w:hAnsi="Book Antiqua"/>
          <w:b/>
          <w:i/>
          <w:sz w:val="24"/>
          <w:szCs w:val="24"/>
        </w:rPr>
        <w:t>1.2.2.1 Community level</w:t>
      </w:r>
    </w:p>
    <w:p>
      <w:pPr>
        <w:pStyle w:val="style0"/>
        <w:numPr>
          <w:ilvl w:val="0"/>
          <w:numId w:val="33"/>
        </w:numPr>
        <w:spacing w:after="0"/>
        <w:ind w:left="1080" w:hanging="360"/>
        <w:jc w:val="both"/>
        <w:rPr>
          <w:del w:id="396" w:author="MUTILE WANYEE" w:date="2024-02-08T09:37:00Z"/>
          <w:color w:val="000000"/>
          <w:sz w:val="24"/>
          <w:szCs w:val="24"/>
        </w:rPr>
      </w:pPr>
      <w:del w:id="397" w:author="MUTILE WANYEE" w:date="2024-02-08T09:37:00Z">
        <w:r w:rsidDel="496CA059">
          <w:rPr>
            <w:rFonts w:ascii="Book Antiqua" w:cs="Book Antiqua" w:eastAsia="Book Antiqua" w:hAnsi="Book Antiqua"/>
            <w:color w:val="000000"/>
            <w:sz w:val="24"/>
            <w:szCs w:val="24"/>
          </w:rPr>
          <w:delText xml:space="preserve">Community Health is the first level of healthcare provision in Kenya that is constituted of: Interventions focusing on building demand for existing health and related services, by creating community awareness and promoting health seeking behaviour  </w:delText>
        </w:r>
      </w:del>
    </w:p>
    <w:p>
      <w:pPr>
        <w:pStyle w:val="style0"/>
        <w:numPr>
          <w:ilvl w:val="0"/>
          <w:numId w:val="33"/>
        </w:numPr>
        <w:spacing w:after="0"/>
        <w:ind w:left="1080" w:hanging="360"/>
        <w:jc w:val="both"/>
        <w:rPr>
          <w:del w:id="398" w:author="MUTILE WANYEE" w:date="2024-02-08T09:37:00Z"/>
          <w:color w:val="000000"/>
          <w:sz w:val="24"/>
          <w:szCs w:val="24"/>
        </w:rPr>
      </w:pPr>
      <w:del w:id="399" w:author="MUTILE WANYEE" w:date="2024-02-08T09:37:00Z">
        <w:r w:rsidDel="BA805B4A">
          <w:rPr>
            <w:rFonts w:ascii="Book Antiqua" w:cs="Book Antiqua" w:eastAsia="Book Antiqua" w:hAnsi="Book Antiqua"/>
            <w:color w:val="000000"/>
            <w:sz w:val="24"/>
            <w:szCs w:val="24"/>
          </w:rPr>
          <w:delText xml:space="preserve">Taking defined interventions and services (as defined in the Kenya Community Health Strategy 2020-2025 and in the Kenya Community Policy 2020-2030 closer to the community and households </w:delText>
        </w:r>
      </w:del>
    </w:p>
    <w:p>
      <w:pPr>
        <w:pStyle w:val="style0"/>
        <w:spacing w:after="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 xml:space="preserve">The community-based approach is the mechanism through which households and communities strengthen their role in health and health-related development by increasing their knowledge, skills and participation. Community level is the foundation of the service delivery priorities, because it allows the community to define its own priorities so as to develop ownership and commitment to health services. </w:t>
      </w:r>
    </w:p>
    <w:p>
      <w:pPr>
        <w:pStyle w:val="style0"/>
        <w:spacing w:after="0"/>
        <w:ind w:left="720" w:firstLine="0"/>
        <w:jc w:val="both"/>
        <w:rPr>
          <w:rFonts w:ascii="Book Antiqua" w:cs="Book Antiqua" w:eastAsia="Book Antiqua" w:hAnsi="Book Antiqua"/>
          <w:sz w:val="24"/>
          <w:szCs w:val="24"/>
        </w:rPr>
      </w:pP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b/>
          <w:i/>
          <w:sz w:val="24"/>
          <w:szCs w:val="24"/>
        </w:rPr>
        <w:t>1.2.2.2 Dispensaries</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The dispensaries are at the lowest level of the public health system and are the first point of contact with patients. They are staffed by enrolled nurses, public health technicians, and dressers (medical assistants). The enrolled nurses provide antenatal care and treatment for simple medical problems during pregnancy such as anaemia, and occasionally conduct normal deliveries. Enrolled nurses also provide basic outpatient curative care.</w:t>
      </w:r>
    </w:p>
    <w:p>
      <w:pPr>
        <w:pStyle w:val="style0"/>
        <w:ind w:left="720" w:firstLine="0"/>
        <w:jc w:val="both"/>
        <w:rPr>
          <w:rFonts w:ascii="Book Antiqua" w:cs="Book Antiqua" w:eastAsia="Book Antiqua" w:hAnsi="Book Antiqua"/>
          <w:b/>
          <w:i/>
          <w:sz w:val="24"/>
          <w:szCs w:val="24"/>
        </w:rPr>
      </w:pPr>
      <w:r>
        <w:rPr>
          <w:rFonts w:ascii="Book Antiqua" w:cs="Book Antiqua" w:eastAsia="Book Antiqua" w:hAnsi="Book Antiqua"/>
          <w:b/>
          <w:i/>
          <w:sz w:val="24"/>
          <w:szCs w:val="24"/>
        </w:rPr>
        <w:t>1.2.2.3 Health Centres</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 xml:space="preserve">Health centres are staffed with midwives and nurses, clinical officers, and occasionally with doctors. They provide a wider range of services, such as basic curative and preventive services for adults and children, as well as reproductive health services. They also conduct minor surgical services such as incision and drainage. They augment their service coverage with outreach services, and refer severe and complicated conditions to the appropriate level, such as the district hospital.  </w:t>
      </w:r>
    </w:p>
    <w:p>
      <w:pPr>
        <w:pStyle w:val="style0"/>
        <w:ind w:left="720" w:firstLine="0"/>
        <w:jc w:val="both"/>
        <w:rPr>
          <w:rFonts w:ascii="Book Antiqua" w:cs="Book Antiqua" w:eastAsia="Book Antiqua" w:hAnsi="Times New Roman"/>
          <w:b w:val="false"/>
          <w:i w:val="false"/>
          <w:sz w:val="20"/>
          <w:szCs w:val="24"/>
          <w:shd w:val="clear" w:color="auto" w:fill="auto"/>
          <w:rPrChange w:id="400" w:author="MUTILE WANYEE" w:date="2024-03-06T11:03: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1.2.2.4 County Referral hospitals</w:t>
      </w:r>
    </w:p>
    <w:p>
      <w:pPr>
        <w:pStyle w:val="style0"/>
        <w:ind w:left="720" w:firstLine="0"/>
        <w:jc w:val="both"/>
        <w:rPr>
          <w:del w:id="401" w:author="MUTILE WANYEE" w:date="2024-03-06T11:03:00Z"/>
          <w:rFonts w:ascii="Book Antiqua" w:cs="Book Antiqua" w:eastAsia="Book Antiqua" w:hAnsi="Times New Roman"/>
          <w:sz w:val="20"/>
          <w:szCs w:val="24"/>
          <w:shd w:val="clear" w:color="auto" w:fill="auto"/>
          <w:rPrChange w:id="402" w:author="MUTILE WANYEE" w:date="2024-03-06T11:03:00Z">
            <w:rPr>
              <w:rFonts w:ascii="Book Antiqua" w:cs="Book Antiqua" w:eastAsia="Book Antiqua" w:hAnsi="Book Antiqua"/>
              <w:sz w:val="24"/>
              <w:szCs w:val="24"/>
            </w:rPr>
          </w:rPrChange>
        </w:rPr>
      </w:pPr>
      <w:r>
        <w:rPr>
          <w:rFonts w:ascii="Book Antiqua" w:cs="Book Antiqua" w:eastAsia="Book Antiqua" w:hAnsi="Book Antiqua"/>
          <w:sz w:val="24"/>
          <w:szCs w:val="24"/>
        </w:rPr>
        <w:t>County referral hospitals are the facilities for clinical care at the district level. They are the first referral hospital and form an integral part of the county health system.</w:t>
      </w:r>
      <w:ins w:id="403" w:author="MUTILE WANYEE" w:date="2024-03-06T11:03:00Z">
        <w:r w:rsidR="DA78A8AE">
          <w:rPr>
            <w:rFonts w:ascii="Book Antiqua" w:cs="Book Antiqua" w:eastAsia="Book Antiqua" w:hAnsi="Book Antiqua"/>
            <w:sz w:val="24"/>
            <w:szCs w:val="24"/>
          </w:rPr>
          <w:t xml:space="preserve"> </w:t>
        </w:r>
      </w:ins>
    </w:p>
    <w:p>
      <w:pPr>
        <w:pStyle w:val="style0"/>
        <w:ind w:left="720" w:firstLine="0"/>
        <w:jc w:val="both"/>
        <w:rPr>
          <w:rFonts w:ascii="Book Antiqua" w:cs="Book Antiqua" w:eastAsia="Book Antiqua" w:hAnsi="Times New Roman"/>
          <w:sz w:val="20"/>
          <w:szCs w:val="24"/>
          <w:shd w:val="clear" w:color="auto" w:fill="auto"/>
          <w:rPrChange w:id="404" w:author="MUTILE WANYEE" w:date="2024-03-06T11:03:00Z">
            <w:rPr>
              <w:rFonts w:ascii="Book Antiqua" w:cs="Book Antiqua" w:eastAsia="Book Antiqua" w:hAnsi="Book Antiqua"/>
              <w:sz w:val="24"/>
              <w:szCs w:val="24"/>
            </w:rPr>
          </w:rPrChange>
        </w:rPr>
      </w:pPr>
      <w:r>
        <w:rPr>
          <w:rFonts w:ascii="Book Antiqua" w:cs="Book Antiqua" w:eastAsia="Book Antiqua" w:hAnsi="Book Antiqua"/>
          <w:sz w:val="24"/>
          <w:szCs w:val="24"/>
        </w:rPr>
        <w:t>A County referral hospital provides the following:</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Curative and preventive care and promotion of health of the people in the district;</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Quality clinical care by a more skilled and competent staff than those of the health centres and dispensaries;</w:t>
      </w:r>
    </w:p>
    <w:p>
      <w:pPr>
        <w:pStyle w:val="style0"/>
        <w:numPr>
          <w:ilvl w:val="0"/>
          <w:numId w:val="44"/>
        </w:numPr>
        <w:spacing w:after="0"/>
        <w:ind w:left="1440" w:hanging="360"/>
        <w:jc w:val="both"/>
        <w:rPr>
          <w:del w:id="405" w:author="MUTILE WANYEE" w:date="2024-03-06T10:56:00Z"/>
          <w:color w:val="000000"/>
          <w:sz w:val="24"/>
          <w:szCs w:val="24"/>
        </w:rPr>
      </w:pPr>
      <w:del w:id="406" w:author="MUTILE WANYEE" w:date="2024-03-06T10:56:00Z">
        <w:r w:rsidDel="FFB724E0">
          <w:rPr>
            <w:rFonts w:ascii="Book Antiqua" w:cs="Book Antiqua" w:eastAsia="Book Antiqua" w:hAnsi="Book Antiqua"/>
            <w:color w:val="000000"/>
            <w:sz w:val="24"/>
            <w:szCs w:val="24"/>
          </w:rPr>
          <w:delText>Treatment techniques such as surgery not available at health centres;</w:delText>
        </w:r>
      </w:del>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Laboratory and other diagnostic techniques appropriate to the medical, surgical, and outpatient activities of the district hospital;</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Inpatient care until the patient can go home or back to the health centre;</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Training and technical supervision to health centres, as well as resource centre for health centres at each district hospital;</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Twenty-four-hour services;</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The following ot-patient clinical services:</w:t>
      </w:r>
    </w:p>
    <w:p>
      <w:pPr>
        <w:pStyle w:val="style0"/>
        <w:numPr>
          <w:ilvl w:val="1"/>
          <w:numId w:val="44"/>
        </w:numPr>
        <w:spacing w:after="0"/>
        <w:ind w:left="2160" w:hanging="360"/>
        <w:jc w:val="both"/>
        <w:rPr>
          <w:color w:val="000000"/>
          <w:sz w:val="24"/>
          <w:szCs w:val="24"/>
        </w:rPr>
      </w:pPr>
      <w:r>
        <w:rPr>
          <w:rFonts w:ascii="Book Antiqua" w:cs="Book Antiqua" w:eastAsia="Book Antiqua" w:hAnsi="Book Antiqua"/>
          <w:color w:val="000000"/>
          <w:sz w:val="24"/>
          <w:szCs w:val="24"/>
        </w:rPr>
        <w:t>Obstetrics and Gynaecology;</w:t>
      </w:r>
    </w:p>
    <w:p>
      <w:pPr>
        <w:pStyle w:val="style0"/>
        <w:numPr>
          <w:ilvl w:val="1"/>
          <w:numId w:val="44"/>
        </w:numPr>
        <w:spacing w:after="0"/>
        <w:ind w:left="2160" w:hanging="360"/>
        <w:jc w:val="both"/>
        <w:rPr>
          <w:color w:val="000000"/>
          <w:sz w:val="24"/>
          <w:szCs w:val="24"/>
        </w:rPr>
      </w:pPr>
      <w:r>
        <w:rPr>
          <w:rFonts w:ascii="Book Antiqua" w:cs="Book Antiqua" w:eastAsia="Book Antiqua" w:hAnsi="Book Antiqua"/>
          <w:color w:val="000000"/>
          <w:sz w:val="24"/>
          <w:szCs w:val="24"/>
        </w:rPr>
        <w:t>Child health;</w:t>
      </w:r>
    </w:p>
    <w:p>
      <w:pPr>
        <w:pStyle w:val="style0"/>
        <w:numPr>
          <w:ilvl w:val="1"/>
          <w:numId w:val="44"/>
        </w:numPr>
        <w:spacing w:after="0"/>
        <w:ind w:left="2160" w:hanging="360"/>
        <w:jc w:val="both"/>
        <w:rPr>
          <w:color w:val="000000"/>
          <w:sz w:val="24"/>
          <w:szCs w:val="24"/>
        </w:rPr>
      </w:pPr>
      <w:r>
        <w:rPr>
          <w:rFonts w:ascii="Book Antiqua" w:cs="Book Antiqua" w:eastAsia="Book Antiqua" w:hAnsi="Book Antiqua"/>
          <w:color w:val="000000"/>
          <w:sz w:val="24"/>
          <w:szCs w:val="24"/>
        </w:rPr>
        <w:t>Medicine;</w:t>
      </w:r>
    </w:p>
    <w:p>
      <w:pPr>
        <w:pStyle w:val="style0"/>
        <w:numPr>
          <w:ilvl w:val="1"/>
          <w:numId w:val="44"/>
        </w:numPr>
        <w:spacing w:after="0"/>
        <w:ind w:left="2160" w:hanging="360"/>
        <w:jc w:val="both"/>
        <w:rPr>
          <w:color w:val="000000"/>
          <w:sz w:val="24"/>
          <w:szCs w:val="24"/>
        </w:rPr>
      </w:pPr>
      <w:r>
        <w:rPr>
          <w:rFonts w:ascii="Book Antiqua" w:cs="Book Antiqua" w:eastAsia="Book Antiqua" w:hAnsi="Book Antiqua"/>
          <w:color w:val="000000"/>
          <w:sz w:val="24"/>
          <w:szCs w:val="24"/>
        </w:rPr>
        <w:t>Surgery, including anaesthesia;</w:t>
      </w:r>
    </w:p>
    <w:p>
      <w:pPr>
        <w:pStyle w:val="style0"/>
        <w:numPr>
          <w:ilvl w:val="0"/>
          <w:numId w:val="44"/>
        </w:numPr>
        <w:spacing w:after="0"/>
        <w:ind w:left="1440" w:hanging="360"/>
        <w:jc w:val="both"/>
        <w:rPr>
          <w:color w:val="000000"/>
          <w:sz w:val="24"/>
          <w:szCs w:val="24"/>
        </w:rPr>
      </w:pPr>
      <w:r>
        <w:rPr>
          <w:rFonts w:ascii="Book Antiqua" w:cs="Book Antiqua" w:eastAsia="Book Antiqua" w:hAnsi="Book Antiqua"/>
          <w:color w:val="000000"/>
          <w:sz w:val="24"/>
          <w:szCs w:val="24"/>
        </w:rPr>
        <w:t>Accident and emergency services;</w:t>
      </w:r>
    </w:p>
    <w:p>
      <w:pPr>
        <w:pStyle w:val="style0"/>
        <w:numPr>
          <w:ilvl w:val="0"/>
          <w:numId w:val="44"/>
        </w:numPr>
        <w:spacing w:after="0"/>
        <w:ind w:left="1440" w:hanging="360"/>
        <w:jc w:val="both"/>
        <w:rPr>
          <w:del w:id="407" w:author="MUTILE WANYEE" w:date="2024-03-06T11:04:00Z"/>
          <w:color w:val="000000"/>
          <w:sz w:val="24"/>
          <w:szCs w:val="24"/>
        </w:rPr>
      </w:pPr>
      <w:del w:id="408" w:author="MUTILE WANYEE" w:date="2024-03-06T11:04:00Z">
        <w:r w:rsidDel="296FC9B8">
          <w:rPr>
            <w:rFonts w:ascii="Book Antiqua" w:cs="Book Antiqua" w:eastAsia="Book Antiqua" w:hAnsi="Book Antiqua"/>
            <w:color w:val="000000"/>
            <w:sz w:val="24"/>
            <w:szCs w:val="24"/>
          </w:rPr>
          <w:delText>Non-clinical support services;</w:delText>
        </w:r>
      </w:del>
    </w:p>
    <w:p>
      <w:pPr>
        <w:pStyle w:val="style0"/>
        <w:numPr>
          <w:ilvl w:val="0"/>
          <w:numId w:val="44"/>
        </w:numPr>
        <w:ind w:left="1440" w:hanging="360"/>
        <w:jc w:val="both"/>
        <w:rPr>
          <w:color w:val="000000"/>
          <w:sz w:val="24"/>
          <w:szCs w:val="24"/>
        </w:rPr>
      </w:pPr>
      <w:r>
        <w:rPr>
          <w:rFonts w:ascii="Book Antiqua" w:cs="Book Antiqua" w:eastAsia="Book Antiqua" w:hAnsi="Book Antiqua"/>
          <w:color w:val="000000"/>
          <w:sz w:val="24"/>
          <w:szCs w:val="24"/>
        </w:rPr>
        <w:t>Referral services;</w:t>
      </w:r>
    </w:p>
    <w:p>
      <w:pPr>
        <w:pStyle w:val="style0"/>
        <w:ind w:left="720" w:firstLine="0"/>
        <w:jc w:val="both"/>
        <w:rPr>
          <w:del w:id="409" w:author="MUTILE WANYEE" w:date="2024-03-06T10:56:00Z"/>
          <w:rFonts w:ascii="Book Antiqua" w:cs="Book Antiqua" w:eastAsia="Book Antiqua" w:hAnsi="Book Antiqua"/>
          <w:sz w:val="24"/>
          <w:szCs w:val="24"/>
        </w:rPr>
      </w:pPr>
      <w:del w:id="410" w:author="MUTILE WANYEE" w:date="2024-03-06T10:56:00Z">
        <w:r w:rsidDel="F996BC9F">
          <w:rPr>
            <w:rFonts w:ascii="Book Antiqua" w:cs="Book Antiqua" w:eastAsia="Book Antiqua" w:hAnsi="Book Antiqua"/>
            <w:sz w:val="24"/>
            <w:szCs w:val="24"/>
          </w:rPr>
          <w:delText>Contribution to the county-wide information generation, collection planning, implementation and valuation of health service programmes.</w:delText>
        </w:r>
      </w:del>
    </w:p>
    <w:p>
      <w:pPr>
        <w:pStyle w:val="style0"/>
        <w:ind w:left="720" w:firstLine="0"/>
        <w:jc w:val="both"/>
        <w:rPr>
          <w:rFonts w:ascii="Book Antiqua" w:cs="Book Antiqua" w:eastAsia="Book Antiqua" w:hAnsi="Book Antiqua"/>
          <w:b/>
          <w:i/>
          <w:sz w:val="24"/>
          <w:szCs w:val="24"/>
        </w:rPr>
      </w:pPr>
      <w:r>
        <w:rPr>
          <w:rFonts w:ascii="Book Antiqua" w:cs="Book Antiqua" w:eastAsia="Book Antiqua" w:hAnsi="Book Antiqua"/>
          <w:b/>
          <w:i/>
          <w:sz w:val="24"/>
          <w:szCs w:val="24"/>
        </w:rPr>
        <w:t>1.2.2.5 Regional referral Hospitals</w:t>
      </w:r>
      <w:ins w:id="411" w:author="MUTILE WANYEE" w:date="2024-03-06T10:57:00Z">
        <w:r w:rsidR="8FEB14E7">
          <w:rPr>
            <w:rFonts w:ascii="Book Antiqua" w:cs="Book Antiqua" w:eastAsia="Book Antiqua" w:hAnsi="Book Antiqua"/>
            <w:b/>
            <w:i/>
            <w:sz w:val="24"/>
            <w:szCs w:val="24"/>
          </w:rPr>
          <w:t xml:space="preserve"> (Level 5)</w:t>
        </w:r>
      </w:ins>
    </w:p>
    <w:p>
      <w:pPr>
        <w:pStyle w:val="style0"/>
        <w:ind w:left="720" w:firstLine="0"/>
        <w:jc w:val="both"/>
        <w:rPr>
          <w:rFonts w:ascii="Book Antiqua" w:cs="Book Antiqua" w:eastAsia="Book Antiqua" w:hAnsi="Book Antiqua"/>
          <w:sz w:val="24"/>
          <w:szCs w:val="24"/>
        </w:rPr>
      </w:pPr>
      <w:del w:id="412" w:author="MUTILE WANYEE" w:date="2024-03-06T11:04:00Z">
        <w:r w:rsidDel="370E5F08">
          <w:rPr>
            <w:rFonts w:ascii="Book Antiqua" w:cs="Book Antiqua" w:eastAsia="Book Antiqua" w:hAnsi="Book Antiqua"/>
            <w:sz w:val="24"/>
            <w:szCs w:val="24"/>
          </w:rPr>
          <w:delText xml:space="preserve">Regional referral hospitals form a secondary level of health care for their location. They provide services to a geographically well-defined area. </w:delText>
        </w:r>
      </w:del>
      <w:r>
        <w:rPr>
          <w:rFonts w:ascii="Book Antiqua" w:cs="Book Antiqua" w:eastAsia="Book Antiqua" w:hAnsi="Book Antiqua"/>
          <w:sz w:val="24"/>
          <w:szCs w:val="24"/>
        </w:rPr>
        <w:t>They provide specialized care, involving skills and competence not available at county hospitals, which makes them the next level of referral after County Referral hospitals. Their personnel include medical specialist professionals, such as general surgeons, general medical physicians, paediatricians, general and specialized nurses, midwives, and public health staff.</w:t>
      </w:r>
    </w:p>
    <w:p>
      <w:pPr>
        <w:pStyle w:val="style0"/>
        <w:spacing w:after="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Regional hospitals are expected to provide clinical services in the following disciplines:</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Medicine;</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General surgery and anaesthesia;</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Paediatrics;</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Obstetrics and Gynaecology;</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Dental services;</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Psychiatry;</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Accident and emergency services;</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Ear, nose and throat;</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Ophthalmology;</w:t>
      </w:r>
    </w:p>
    <w:p>
      <w:pPr>
        <w:pStyle w:val="style0"/>
        <w:numPr>
          <w:ilvl w:val="0"/>
          <w:numId w:val="49"/>
        </w:numPr>
        <w:spacing w:after="0"/>
        <w:ind w:left="1440" w:hanging="360"/>
        <w:jc w:val="both"/>
        <w:rPr>
          <w:color w:val="000000"/>
          <w:sz w:val="24"/>
          <w:szCs w:val="24"/>
        </w:rPr>
      </w:pPr>
      <w:r>
        <w:rPr>
          <w:rFonts w:ascii="Book Antiqua" w:cs="Book Antiqua" w:eastAsia="Book Antiqua" w:hAnsi="Book Antiqua"/>
          <w:color w:val="000000"/>
          <w:sz w:val="24"/>
          <w:szCs w:val="24"/>
        </w:rPr>
        <w:t>Dermatology;</w:t>
      </w:r>
    </w:p>
    <w:p>
      <w:pPr>
        <w:pStyle w:val="style0"/>
        <w:numPr>
          <w:ilvl w:val="0"/>
          <w:numId w:val="49"/>
        </w:numPr>
        <w:ind w:left="1440" w:hanging="360"/>
        <w:jc w:val="both"/>
        <w:rPr>
          <w:color w:val="000000"/>
          <w:sz w:val="24"/>
          <w:szCs w:val="24"/>
        </w:rPr>
      </w:pPr>
      <w:r>
        <w:rPr>
          <w:rFonts w:ascii="Book Antiqua" w:cs="Book Antiqua" w:eastAsia="Book Antiqua" w:hAnsi="Book Antiqua"/>
          <w:color w:val="000000"/>
          <w:sz w:val="24"/>
          <w:szCs w:val="24"/>
        </w:rPr>
        <w:t>ICU (intensive care unit) and HDU (high dependency unit) services.</w:t>
      </w:r>
    </w:p>
    <w:p>
      <w:pPr>
        <w:pStyle w:val="style0"/>
        <w:spacing w:after="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They should also provide the following services:</w:t>
      </w:r>
    </w:p>
    <w:p>
      <w:pPr>
        <w:pStyle w:val="style0"/>
        <w:numPr>
          <w:ilvl w:val="0"/>
          <w:numId w:val="50"/>
        </w:numPr>
        <w:spacing w:after="0"/>
        <w:ind w:left="1440" w:hanging="360"/>
        <w:jc w:val="both"/>
        <w:rPr>
          <w:color w:val="000000"/>
          <w:sz w:val="24"/>
          <w:szCs w:val="24"/>
        </w:rPr>
      </w:pPr>
      <w:r>
        <w:rPr>
          <w:rFonts w:ascii="Book Antiqua" w:cs="Book Antiqua" w:eastAsia="Book Antiqua" w:hAnsi="Book Antiqua"/>
          <w:color w:val="000000"/>
          <w:sz w:val="24"/>
          <w:szCs w:val="24"/>
        </w:rPr>
        <w:t>Laboratory and diagnostic techniques for referrals from the lower levels of the health care system;</w:t>
      </w:r>
    </w:p>
    <w:p>
      <w:pPr>
        <w:pStyle w:val="style0"/>
        <w:numPr>
          <w:ilvl w:val="0"/>
          <w:numId w:val="50"/>
        </w:numPr>
        <w:spacing w:after="0"/>
        <w:ind w:left="1440" w:hanging="360"/>
        <w:jc w:val="both"/>
        <w:rPr>
          <w:color w:val="000000"/>
          <w:sz w:val="24"/>
          <w:szCs w:val="24"/>
        </w:rPr>
      </w:pPr>
      <w:r>
        <w:rPr>
          <w:rFonts w:ascii="Book Antiqua" w:cs="Book Antiqua" w:eastAsia="Book Antiqua" w:hAnsi="Book Antiqua"/>
          <w:color w:val="000000"/>
          <w:sz w:val="24"/>
          <w:szCs w:val="24"/>
        </w:rPr>
        <w:t>Teaching and training for health care personnel such as nurses and medical officer interns;</w:t>
      </w:r>
    </w:p>
    <w:p>
      <w:pPr>
        <w:pStyle w:val="style0"/>
        <w:numPr>
          <w:ilvl w:val="0"/>
          <w:numId w:val="50"/>
        </w:numPr>
        <w:spacing w:after="0"/>
        <w:ind w:left="1440" w:hanging="360"/>
        <w:jc w:val="both"/>
        <w:rPr>
          <w:color w:val="000000"/>
          <w:sz w:val="24"/>
          <w:szCs w:val="24"/>
        </w:rPr>
      </w:pPr>
      <w:r>
        <w:rPr>
          <w:rFonts w:ascii="Book Antiqua" w:cs="Book Antiqua" w:eastAsia="Book Antiqua" w:hAnsi="Book Antiqua"/>
          <w:color w:val="000000"/>
          <w:sz w:val="24"/>
          <w:szCs w:val="24"/>
        </w:rPr>
        <w:t>Supervision and monitoring of County hospital activities;</w:t>
      </w:r>
    </w:p>
    <w:p>
      <w:pPr>
        <w:pStyle w:val="style0"/>
        <w:numPr>
          <w:ilvl w:val="0"/>
          <w:numId w:val="50"/>
        </w:numPr>
        <w:spacing w:after="0"/>
        <w:ind w:left="1440" w:hanging="360"/>
        <w:jc w:val="both"/>
        <w:rPr>
          <w:del w:id="413" w:author="MUTILE WANYEE" w:date="2024-02-08T09:39:00Z"/>
          <w:color w:val="000000"/>
          <w:sz w:val="24"/>
          <w:szCs w:val="24"/>
        </w:rPr>
      </w:pPr>
      <w:del w:id="414" w:author="MUTILE WANYEE" w:date="2024-02-08T09:39:00Z">
        <w:r w:rsidDel="C380C855">
          <w:rPr>
            <w:rFonts w:ascii="Book Antiqua" w:cs="Book Antiqua" w:eastAsia="Book Antiqua" w:hAnsi="Book Antiqua"/>
            <w:color w:val="000000"/>
            <w:sz w:val="24"/>
            <w:szCs w:val="24"/>
          </w:rPr>
          <w:delText>Technical support to county hospitals such as specific outreach services.</w:delText>
        </w:r>
      </w:del>
    </w:p>
    <w:p>
      <w:pPr>
        <w:pStyle w:val="style0"/>
        <w:ind w:left="720" w:firstLine="0"/>
        <w:jc w:val="both"/>
        <w:rPr>
          <w:rFonts w:ascii="Book Antiqua" w:cs="Book Antiqua" w:eastAsia="Book Antiqua" w:hAnsi="Book Antiqua"/>
          <w:b/>
          <w:i/>
          <w:sz w:val="24"/>
          <w:szCs w:val="24"/>
        </w:rPr>
      </w:pPr>
      <w:r>
        <w:rPr>
          <w:rFonts w:ascii="Book Antiqua" w:cs="Book Antiqua" w:eastAsia="Book Antiqua" w:hAnsi="Book Antiqua"/>
          <w:b/>
          <w:i/>
          <w:sz w:val="24"/>
          <w:szCs w:val="24"/>
        </w:rPr>
        <w:t>1.2.2.6 Teaching and Referral Hospitals</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The Teaching and Referral Hospitals are centres of excellence and provide complex health care requiring more complex technology and highly skilled personnel. They have a high concentration of resources and are relatively expensive to run. They also support the training of health workers at both pre-service and in-service levels. They have the following functions:</w:t>
      </w:r>
    </w:p>
    <w:p>
      <w:pPr>
        <w:pStyle w:val="style0"/>
        <w:keepNext w:val="false"/>
        <w:keepLines w:val="false"/>
        <w:pageBreakBefore w:val="false"/>
        <w:widowControl/>
        <w:numPr>
          <w:ilvl w:val="0"/>
          <w:numId w:val="51"/>
        </w:numPr>
        <w:pBdr>
          <w:left w:val="nil"/>
          <w:right w:val="nil"/>
          <w:top w:val="nil"/>
          <w:bottom w:val="nil"/>
          <w:between w:val="nil"/>
        </w:pBdr>
        <w:shd w:val="clear" w:color="auto" w:fill="auto"/>
        <w:spacing w:before="0" w:after="0" w:lineRule="auto" w:line="259"/>
        <w:ind w:left="1440" w:right="0" w:hanging="360"/>
        <w:jc w:val="both"/>
        <w:rPr>
          <w:b w:val="false"/>
          <w:i w:val="false"/>
          <w:smallCaps w:val="false"/>
          <w:color w:val="000000"/>
          <w:sz w:val="22"/>
          <w:szCs w:val="22"/>
          <w:u w:val="none"/>
          <w:shd w:val="clear" w:color="auto" w:fill="auto"/>
          <w:vertAlign w:val="baseline"/>
          <w:rPrChange w:id="415" w:author="MUTILE WANYEE" w:date="2024-03-06T10:59:00Z">
            <w:rPr>
              <w:b w:val="false"/>
              <w:i w:val="false"/>
              <w:smallCaps w:val="false"/>
              <w:color w:val="000000"/>
              <w:sz w:val="24"/>
              <w:szCs w:val="24"/>
              <w:u w:val="none"/>
              <w:shd w:val="clear" w:color="auto" w:fill="auto"/>
              <w:vertAlign w:val="baseline"/>
            </w:rPr>
          </w:rPrChange>
        </w:rPr>
        <w:pPrChange w:id="416" w:author="MUTILE WANYEE" w:date="2024-03-06T10:59:00Z">
          <w:pPr>
            <w:pStyle w:val="style0"/>
            <w:keepNext w:val="false"/>
            <w:keepLines w:val="false"/>
            <w:pageBreakBefore w:val="false"/>
            <w:widowControl/>
            <w:numPr>
              <w:ilvl w:val="0"/>
              <w:numId w:val="51"/>
            </w:numPr>
            <w:pBdr>
              <w:left w:val="nil"/>
              <w:right w:val="nil"/>
              <w:top w:val="nil"/>
              <w:bottom w:val="nil"/>
              <w:between w:val="nil"/>
            </w:pBdr>
            <w:shd w:val="clear" w:color="auto" w:fill="auto"/>
            <w:spacing w:before="0" w:after="160" w:lineRule="auto" w:line="259"/>
            <w:ind w:left="1440" w:right="0" w:hanging="360"/>
            <w:jc w:val="left"/>
          </w:pPr>
        </w:pPrChange>
      </w:pPr>
      <w:r>
        <w:rPr>
          <w:rFonts w:ascii="Book Antiqua" w:cs="Book Antiqua" w:eastAsia="Book Antiqua" w:hAnsi="Book Antiqua"/>
          <w:b/>
          <w:i/>
          <w:smallCaps w:val="false"/>
          <w:color w:val="000000"/>
          <w:sz w:val="24"/>
          <w:szCs w:val="24"/>
          <w:u w:val="none"/>
          <w:shd w:val="clear" w:color="auto" w:fill="auto"/>
          <w:vertAlign w:val="baseline"/>
        </w:rPr>
        <w:t>Health care.</w:t>
      </w:r>
      <w:r>
        <w:rPr>
          <w:rFonts w:ascii="Book Antiqua" w:cs="Book Antiqua" w:eastAsia="Book Antiqua" w:hAnsi="Book Antiqua"/>
          <w:b w:val="false"/>
          <w:i w:val="false"/>
          <w:smallCaps w:val="false"/>
          <w:color w:val="000000"/>
          <w:sz w:val="24"/>
          <w:szCs w:val="24"/>
          <w:u w:val="none"/>
          <w:shd w:val="clear" w:color="auto" w:fill="auto"/>
          <w:vertAlign w:val="baseline"/>
        </w:rPr>
        <w:t xml:space="preserve"> </w:t>
      </w:r>
      <w:ins w:id="417" w:author="MUTILE WANYEE" w:date="2024-03-06T10:58:00Z">
        <w:r w:rsidR="CF3314ED">
          <w:rPr>
            <w:rFonts w:ascii="Book Antiqua" w:cs="Book Antiqua" w:eastAsia="Book Antiqua" w:hAnsi="Book Antiqua"/>
            <w:b w:val="false"/>
            <w:i w:val="false"/>
            <w:smallCaps w:val="false"/>
            <w:color w:val="000000"/>
            <w:sz w:val="24"/>
            <w:szCs w:val="24"/>
            <w:u w:val="none"/>
            <w:shd w:val="clear" w:color="auto" w:fill="auto"/>
            <w:vertAlign w:val="baseline"/>
          </w:rPr>
          <w:t xml:space="preserve">Teaching and </w:t>
        </w:r>
      </w:ins>
      <w:r>
        <w:rPr>
          <w:rFonts w:ascii="Book Antiqua" w:cs="Book Antiqua" w:eastAsia="Book Antiqua" w:hAnsi="Book Antiqua"/>
          <w:b w:val="false"/>
          <w:i w:val="false"/>
          <w:smallCaps w:val="false"/>
          <w:color w:val="000000"/>
          <w:sz w:val="24"/>
          <w:szCs w:val="24"/>
          <w:u w:val="none"/>
          <w:shd w:val="clear" w:color="auto" w:fill="auto"/>
          <w:vertAlign w:val="baseline"/>
        </w:rPr>
        <w:t>Referral hospitals provide complex curative tertiary care in addition to preventive care</w:t>
      </w:r>
      <w:ins w:id="418" w:author="MUTILE WANYEE" w:date="2024-03-06T10:59:00Z">
        <w:r w:rsidR="8D9E9567">
          <w:rPr>
            <w:rFonts w:ascii="Book Antiqua" w:cs="Book Antiqua" w:eastAsia="Book Antiqua" w:hAnsi="Book Antiqua"/>
            <w:b w:val="false"/>
            <w:i w:val="false"/>
            <w:smallCaps w:val="false"/>
            <w:color w:val="000000"/>
            <w:sz w:val="24"/>
            <w:szCs w:val="24"/>
            <w:u w:val="none"/>
            <w:shd w:val="clear" w:color="auto" w:fill="auto"/>
            <w:vertAlign w:val="baseline"/>
          </w:rPr>
          <w:t>.</w:t>
        </w:r>
      </w:ins>
      <w:r>
        <w:rPr>
          <w:rFonts w:ascii="Book Antiqua" w:cs="Book Antiqua" w:eastAsia="Book Antiqua" w:hAnsi="Book Antiqua"/>
          <w:b w:val="false"/>
          <w:i w:val="false"/>
          <w:smallCaps w:val="false"/>
          <w:color w:val="000000"/>
          <w:sz w:val="24"/>
          <w:szCs w:val="24"/>
          <w:u w:val="none"/>
          <w:shd w:val="clear" w:color="auto" w:fill="auto"/>
          <w:vertAlign w:val="baseline"/>
        </w:rPr>
        <w:t xml:space="preserve"> </w:t>
      </w:r>
      <w:del w:id="419" w:author="MUTILE WANYEE" w:date="2024-03-06T10:58:00Z">
        <w:r w:rsidDel="3D6B619B">
          <w:rPr>
            <w:rFonts w:ascii="Book Antiqua" w:cs="Book Antiqua" w:eastAsia="Book Antiqua" w:hAnsi="Book Antiqua"/>
            <w:b w:val="false"/>
            <w:i w:val="false"/>
            <w:smallCaps w:val="false"/>
            <w:color w:val="000000"/>
            <w:sz w:val="24"/>
            <w:szCs w:val="24"/>
            <w:u w:val="none"/>
            <w:shd w:val="clear" w:color="auto" w:fill="auto"/>
            <w:vertAlign w:val="baseline"/>
          </w:rPr>
          <w:delText xml:space="preserve">as well as planning a proactive role in public health programmes for the local community and the total primary health care system. Referrals from the counties and regional facilities are ultimately received and managed at these referral hospitals. </w:delText>
        </w:r>
      </w:del>
      <w:r>
        <w:rPr>
          <w:rFonts w:ascii="Book Antiqua" w:cs="Book Antiqua" w:eastAsia="Book Antiqua" w:hAnsi="Book Antiqua"/>
          <w:b w:val="false"/>
          <w:i w:val="false"/>
          <w:smallCaps w:val="false"/>
          <w:color w:val="000000"/>
          <w:sz w:val="24"/>
          <w:szCs w:val="24"/>
          <w:u w:val="none"/>
          <w:shd w:val="clear" w:color="auto" w:fill="auto"/>
          <w:vertAlign w:val="baseline"/>
        </w:rPr>
        <w:t xml:space="preserve">They provide extra-mural treatment alternatives to hospitalization, such as day surgery, home care, home hospitalization and outreach services. </w:t>
      </w:r>
      <w:del w:id="420" w:author="MUTILE WANYEE" w:date="2024-03-06T10:59:00Z">
        <w:r w:rsidDel="7530C266">
          <w:rPr>
            <w:rFonts w:ascii="Book Antiqua" w:cs="Book Antiqua" w:eastAsia="Book Antiqua" w:hAnsi="Book Antiqua"/>
            <w:b w:val="false"/>
            <w:i w:val="false"/>
            <w:smallCaps w:val="false"/>
            <w:color w:val="000000"/>
            <w:sz w:val="24"/>
            <w:szCs w:val="24"/>
            <w:u w:val="none"/>
            <w:shd w:val="clear" w:color="auto" w:fill="auto"/>
            <w:vertAlign w:val="baseline"/>
          </w:rPr>
          <w:delText xml:space="preserve">They have a specific role in providing information on various health problems and diseases. </w:delText>
        </w:r>
      </w:del>
    </w:p>
    <w:p>
      <w:pPr>
        <w:pStyle w:val="style0"/>
        <w:numPr>
          <w:ilvl w:val="0"/>
          <w:numId w:val="51"/>
        </w:numPr>
        <w:spacing w:after="0"/>
        <w:ind w:left="1440" w:hanging="360"/>
        <w:jc w:val="both"/>
        <w:rPr>
          <w:del w:id="421" w:author="MUTILE WANYEE" w:date="2024-02-08T09:40:00Z"/>
          <w:color w:val="000000"/>
          <w:sz w:val="24"/>
          <w:szCs w:val="24"/>
        </w:rPr>
      </w:pPr>
      <w:del w:id="422" w:author="MUTILE WANYEE" w:date="2024-02-08T09:40:00Z">
        <w:r w:rsidDel="D909B0CE">
          <w:rPr>
            <w:rFonts w:ascii="Book Antiqua" w:cs="Book Antiqua" w:eastAsia="Book Antiqua" w:hAnsi="Book Antiqua"/>
            <w:b/>
            <w:i/>
            <w:color w:val="000000"/>
            <w:sz w:val="24"/>
            <w:szCs w:val="24"/>
          </w:rPr>
          <w:delText>Quality of care.</w:delText>
        </w:r>
      </w:del>
      <w:del w:id="423" w:author="MUTILE WANYEE" w:date="2024-02-08T09:40:00Z">
        <w:r w:rsidDel="D909B0CE">
          <w:rPr>
            <w:rFonts w:ascii="Book Antiqua" w:cs="Book Antiqua" w:eastAsia="Book Antiqua" w:hAnsi="Book Antiqua"/>
            <w:color w:val="000000"/>
            <w:sz w:val="24"/>
            <w:szCs w:val="24"/>
          </w:rPr>
          <w:delText xml:space="preserve"> Teaching hospitals provide leadership in setting high clinical standards and treatment protocols. The best quality of care in the country should be found at teaching and referral hospitals.</w:delText>
        </w:r>
      </w:del>
    </w:p>
    <w:p>
      <w:pPr>
        <w:pStyle w:val="style0"/>
        <w:numPr>
          <w:ilvl w:val="0"/>
          <w:numId w:val="51"/>
        </w:numPr>
        <w:spacing w:after="0"/>
        <w:ind w:left="1440" w:hanging="360"/>
        <w:jc w:val="both"/>
        <w:rPr>
          <w:color w:val="000000"/>
          <w:sz w:val="24"/>
          <w:szCs w:val="24"/>
        </w:rPr>
      </w:pPr>
      <w:r>
        <w:rPr>
          <w:rFonts w:ascii="Book Antiqua" w:cs="Book Antiqua" w:eastAsia="Book Antiqua" w:hAnsi="Book Antiqua"/>
          <w:b/>
          <w:i/>
          <w:color w:val="000000"/>
          <w:sz w:val="24"/>
          <w:szCs w:val="24"/>
        </w:rPr>
        <w:t>Access to Specialized care majorly.</w:t>
      </w:r>
      <w:r>
        <w:rPr>
          <w:rFonts w:ascii="Book Antiqua" w:cs="Book Antiqua" w:eastAsia="Book Antiqua" w:hAnsi="Book Antiqua"/>
          <w:color w:val="000000"/>
          <w:sz w:val="24"/>
          <w:szCs w:val="24"/>
        </w:rPr>
        <w:t xml:space="preserve"> Patients may only have access to tertiary care through a well-developed referral system.</w:t>
      </w:r>
    </w:p>
    <w:p>
      <w:pPr>
        <w:pStyle w:val="style0"/>
        <w:numPr>
          <w:ilvl w:val="0"/>
          <w:numId w:val="51"/>
        </w:numPr>
        <w:spacing w:after="0"/>
        <w:ind w:left="1440" w:hanging="360"/>
        <w:jc w:val="both"/>
        <w:rPr>
          <w:del w:id="424" w:author="MUTILE WANYEE" w:date="2024-02-08T09:40:00Z"/>
          <w:color w:val="000000"/>
          <w:sz w:val="24"/>
          <w:szCs w:val="24"/>
        </w:rPr>
      </w:pPr>
      <w:del w:id="425" w:author="MUTILE WANYEE" w:date="2024-02-08T09:40:00Z">
        <w:r w:rsidDel="E0FECC07">
          <w:rPr>
            <w:rFonts w:ascii="Book Antiqua" w:cs="Book Antiqua" w:eastAsia="Book Antiqua" w:hAnsi="Book Antiqua"/>
            <w:b/>
            <w:i/>
            <w:color w:val="000000"/>
            <w:sz w:val="24"/>
            <w:szCs w:val="24"/>
          </w:rPr>
          <w:delText>Research.</w:delText>
        </w:r>
      </w:del>
      <w:del w:id="426" w:author="MUTILE WANYEE" w:date="2024-02-08T09:40:00Z">
        <w:r w:rsidDel="E0FECC07">
          <w:rPr>
            <w:rFonts w:ascii="Book Antiqua" w:cs="Book Antiqua" w:eastAsia="Book Antiqua" w:hAnsi="Book Antiqua"/>
            <w:color w:val="000000"/>
            <w:sz w:val="24"/>
            <w:szCs w:val="24"/>
          </w:rPr>
          <w:delText xml:space="preserve"> With their concentration of resources and personnel, teaching and referral hospitals contribute in providing solutions to local and national health problems through research, as well as contributing to policy formulation.</w:delText>
        </w:r>
      </w:del>
    </w:p>
    <w:p>
      <w:pPr>
        <w:pStyle w:val="style0"/>
        <w:numPr>
          <w:ilvl w:val="0"/>
          <w:numId w:val="51"/>
        </w:numPr>
        <w:ind w:left="1440" w:hanging="360"/>
        <w:jc w:val="both"/>
        <w:rPr>
          <w:color w:val="000000"/>
          <w:sz w:val="24"/>
          <w:szCs w:val="24"/>
        </w:rPr>
      </w:pPr>
      <w:r>
        <w:rPr>
          <w:rFonts w:ascii="Book Antiqua" w:cs="Book Antiqua" w:eastAsia="Book Antiqua" w:hAnsi="Book Antiqua"/>
          <w:b/>
          <w:i/>
          <w:color w:val="000000"/>
          <w:sz w:val="24"/>
          <w:szCs w:val="24"/>
        </w:rPr>
        <w:t>Teaching and training</w:t>
      </w:r>
      <w:r>
        <w:rPr>
          <w:rFonts w:ascii="Book Antiqua" w:cs="Book Antiqua" w:eastAsia="Book Antiqua" w:hAnsi="Book Antiqua"/>
          <w:color w:val="000000"/>
          <w:sz w:val="24"/>
          <w:szCs w:val="24"/>
        </w:rPr>
        <w:t>. Teaching is one of the primary functions of these hospitals. They provide both basic and post-graduate training for health professionals.</w:t>
      </w:r>
    </w:p>
    <w:p>
      <w:pPr>
        <w:pStyle w:val="style0"/>
        <w:spacing w:after="0"/>
        <w:jc w:val="both"/>
        <w:rPr>
          <w:rFonts w:ascii="Book Antiqua" w:cs="Book Antiqua" w:eastAsia="Book Antiqua" w:hAnsi="Book Antiqua"/>
          <w:sz w:val="24"/>
          <w:szCs w:val="24"/>
        </w:rPr>
      </w:pPr>
      <w:r>
        <w:rPr>
          <w:rFonts w:ascii="Book Antiqua" w:cs="Book Antiqua" w:eastAsia="Book Antiqua" w:hAnsi="Book Antiqua"/>
          <w:sz w:val="24"/>
          <w:szCs w:val="24"/>
        </w:rPr>
        <w:t>The national referral hospitals are Kenyatta National Hospital, Moi Referral and Teaching Hospital, Kenyatta University Teaching, Research and Referral Hospital. The national specialized facilities are the Spinal Injury Hospital and the Mathari National Mental Hospital. The equivalent private referral hospitals are Nairobi Hospital and Aga Khan Hospital, MP Shah Hospital</w:t>
      </w:r>
      <w:ins w:id="427" w:author="MUTILE WANYEE" w:date="2024-03-06T11:01:00Z">
        <w:r w:rsidR="6330BD62">
          <w:rPr>
            <w:rFonts w:ascii="Book Antiqua" w:cs="Book Antiqua" w:eastAsia="Book Antiqua" w:hAnsi="Book Antiqua"/>
            <w:sz w:val="24"/>
            <w:szCs w:val="24"/>
          </w:rPr>
          <w:t xml:space="preserve"> and Mater Miseracoidae</w:t>
        </w:r>
      </w:ins>
      <w:del w:id="428" w:author="MUTILE WANYEE" w:date="2024-03-06T11:01:00Z">
        <w:r w:rsidDel="E01DC6E6">
          <w:rPr>
            <w:rFonts w:ascii="Book Antiqua" w:cs="Book Antiqua" w:eastAsia="Book Antiqua" w:hAnsi="Book Antiqua"/>
            <w:sz w:val="24"/>
            <w:szCs w:val="24"/>
          </w:rPr>
          <w:delText>.</w:delText>
        </w:r>
      </w:del>
    </w:p>
    <w:tbl>
      <w:tblPr>
        <w:tblStyle w:val="style4101"/>
        <w:jc w:val="left"/>
        <w:tblLayout w:type="fixed"/>
        <w:tblLook w:val="0400" w:firstRow="0" w:lastRow="0" w:firstColumn="0" w:lastColumn="0" w:noHBand="0" w:noVBand="1"/>
        <w:tblPrChange w:id="429" w:author="MUTILE WANYEE" w:date="2024-03-06T11:07:00Z">
          <w:tblPr/>
        </w:tblPrChange>
      </w:tblPr>
      <w:tblGrid>
        <w:gridCol w:w="1680"/>
        <w:gridCol w:w="1680"/>
        <w:gridCol w:w="1680"/>
        <w:gridCol w:w="1680"/>
        <w:gridCol w:w="1680"/>
        <w:gridCol w:w="1680"/>
        <w:tblGridChange w:id="430">
          <w:tblGrid>
            <w:gridCol w:w="1680"/>
            <w:gridCol w:w="1680"/>
            <w:gridCol w:w="1680"/>
            <w:gridCol w:w="1680"/>
            <w:gridCol w:w="1680"/>
            <w:gridCol w:w="1680"/>
          </w:tblGrid>
        </w:tblGridChange>
      </w:tblGrid>
      <w:tr>
        <w:trPr>
          <w:gridAfter w:val="5"/>
          <w:cantSplit w:val="false"/>
          <w:trHeight w:val="180" w:hRule="atLeast"/>
          <w:tblHeader w:val="false"/>
          <w:jc w:val="left"/>
          <w:trPrChange w:id="431" w:author="MUTILE WANYEE" w:date="2024-03-06T11:07:00Z">
            <w:trPr>
              <w:gridAfter w:val="5"/>
              <w:cantSplit w:val="false"/>
              <w:trHeight w:val="390" w:hRule="atLeast"/>
              <w:tblHeader w:val="false"/>
            </w:trPr>
          </w:trPrChange>
        </w:trPr>
        <w:tc>
          <w:tcPr>
            <w:tcW w:w="0" w:type="auto"/>
            <w:tcBorders>
              <w:top w:val="nil"/>
              <w:left w:val="nil"/>
              <w:bottom w:val="nil"/>
              <w:right w:val="nil"/>
            </w:tcBorders>
            <w:shd w:val="clear" w:color="auto" w:fill="auto"/>
            <w:vAlign w:val="center"/>
            <w:tcPrChange w:id="432" w:author="MUTILE WANYEE" w:date="2024-03-06T11:07:00Z">
              <w:tcPr>
                <w:tcW w:w="0" w:type="auto"/>
                <w:tcBorders>
                  <w:top w:val="nil"/>
                  <w:left w:val="nil"/>
                  <w:bottom w:val="nil"/>
                  <w:right w:val="nil"/>
                </w:tcBorders>
                <w:shd w:val="clear" w:color="auto" w:fill="auto"/>
                <w:vAlign w:val="center"/>
              </w:tcPr>
            </w:tcPrChange>
          </w:tcPr>
          <w:p>
            <w:pPr>
              <w:pStyle w:val="style0"/>
              <w:spacing w:after="0" w:lineRule="auto" w:line="240"/>
              <w:rPr>
                <w:rFonts w:ascii="Times New Roman" w:cs="Times New Roman" w:eastAsia="Times New Roman" w:hAnsi="Times New Roman"/>
                <w:sz w:val="16"/>
                <w:szCs w:val="16"/>
              </w:rPr>
            </w:pPr>
          </w:p>
        </w:tc>
      </w:tr>
      <w:tr>
        <w:tblPrEx>
          <w:jc w:val="left"/>
          <w:tblLook w:val="0400" w:firstRow="0" w:lastRow="0" w:firstColumn="0" w:lastColumn="0" w:noHBand="0" w:noVBand="1"/>
          <w:tblLayout w:type="fixed"/>
        </w:tblPrEx>
        <w:trPr>
          <w:cantSplit w:val="false"/>
          <w:trHeight w:val="43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ddebf7"/>
            <w:vAlign w:val="center"/>
          </w:tcPr>
          <w:p>
            <w:pPr>
              <w:pStyle w:val="style0"/>
              <w:spacing w:after="0" w:lineRule="auto" w:line="240"/>
              <w:jc w:val="center"/>
              <w:rPr>
                <w:rFonts w:ascii="Book Antiqua" w:cs="Book Antiqua" w:eastAsia="Book Antiqua" w:hAnsi="Book Antiqua"/>
                <w:b/>
                <w:color w:val="000000"/>
                <w:sz w:val="20"/>
                <w:szCs w:val="20"/>
              </w:rPr>
            </w:pPr>
            <w:del w:id="433" w:author="MUTILE WANYEE" w:date="2024-03-06T11:05:00Z">
              <w:r w:rsidDel="E2CB8C6C">
                <w:rPr>
                  <w:rFonts w:ascii="Book Antiqua" w:cs="Book Antiqua" w:eastAsia="Book Antiqua" w:hAnsi="Book Antiqua"/>
                  <w:b/>
                  <w:color w:val="000000"/>
                  <w:sz w:val="20"/>
                  <w:szCs w:val="20"/>
                </w:rPr>
                <w:delText>KE</w:delText>
              </w:r>
            </w:del>
            <w:r>
              <w:rPr>
                <w:rFonts w:ascii="Book Antiqua" w:cs="Book Antiqua" w:eastAsia="Book Antiqua" w:hAnsi="Book Antiqua"/>
                <w:b/>
                <w:color w:val="000000"/>
                <w:sz w:val="20"/>
                <w:szCs w:val="20"/>
              </w:rPr>
              <w:t>PH Level</w:t>
            </w:r>
          </w:p>
        </w:tc>
        <w:tc>
          <w:tcPr>
            <w:tcW w:w="0" w:type="auto"/>
            <w:tcBorders>
              <w:top w:val="single" w:sz="4" w:space="0" w:color="000000"/>
              <w:left w:val="single" w:sz="4" w:space="0" w:color="000000"/>
              <w:bottom w:val="single" w:sz="4" w:space="0" w:color="000000"/>
              <w:right w:val="single" w:sz="4" w:space="0" w:color="000000"/>
            </w:tcBorders>
            <w:shd w:val="clear" w:color="auto" w:fill="ddebf7"/>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Type of Health Facility</w:t>
            </w:r>
          </w:p>
        </w:tc>
        <w:tc>
          <w:tcPr>
            <w:tcW w:w="0" w:type="auto"/>
            <w:tcBorders>
              <w:top w:val="single" w:sz="4" w:space="0" w:color="000000"/>
              <w:left w:val="single" w:sz="4" w:space="0" w:color="000000"/>
              <w:bottom w:val="single" w:sz="4" w:space="0" w:color="000000"/>
              <w:right w:val="single" w:sz="4" w:space="0" w:color="000000"/>
            </w:tcBorders>
            <w:shd w:val="clear" w:color="auto" w:fill="ddebf7"/>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Ownership</w:t>
            </w:r>
          </w:p>
        </w:tc>
        <w:tc>
          <w:tcPr>
            <w:tcW w:w="0" w:type="auto"/>
            <w:tcBorders>
              <w:top w:val="single" w:sz="4" w:space="0" w:color="000000"/>
              <w:left w:val="single" w:sz="4" w:space="0" w:color="000000"/>
              <w:bottom w:val="single" w:sz="4" w:space="0" w:color="000000"/>
              <w:right w:val="single" w:sz="4" w:space="0" w:color="000000"/>
            </w:tcBorders>
            <w:shd w:val="clear" w:color="auto" w:fill="ddebf7"/>
            <w:vAlign w:val="center"/>
          </w:tcPr>
          <w:p>
            <w:pPr>
              <w:pStyle w:val="style0"/>
              <w:spacing w:after="0" w:lineRule="auto" w:line="240"/>
              <w:jc w:val="center"/>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2019</w:t>
            </w:r>
          </w:p>
        </w:tc>
        <w:tc>
          <w:tcPr>
            <w:tcW w:w="0" w:type="auto"/>
            <w:tcBorders>
              <w:top w:val="single" w:sz="4" w:space="0" w:color="000000"/>
              <w:left w:val="single" w:sz="4" w:space="0" w:color="000000"/>
              <w:bottom w:val="single" w:sz="4" w:space="0" w:color="000000"/>
              <w:right w:val="single" w:sz="4" w:space="0" w:color="000000"/>
            </w:tcBorders>
            <w:shd w:val="clear" w:color="auto" w:fill="ddebf7"/>
            <w:vAlign w:val="center"/>
          </w:tcPr>
          <w:p>
            <w:pPr>
              <w:pStyle w:val="style0"/>
              <w:spacing w:after="0" w:lineRule="auto" w:line="240"/>
              <w:jc w:val="center"/>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2020</w:t>
            </w:r>
          </w:p>
        </w:tc>
        <w:tc>
          <w:tcPr>
            <w:tcW w:w="0" w:type="auto"/>
            <w:tcBorders>
              <w:top w:val="single" w:sz="4" w:space="0" w:color="000000"/>
              <w:left w:val="single" w:sz="4" w:space="0" w:color="000000"/>
              <w:bottom w:val="single" w:sz="4" w:space="0" w:color="000000"/>
              <w:right w:val="single" w:sz="4" w:space="0" w:color="000000"/>
            </w:tcBorders>
            <w:shd w:val="clear" w:color="auto" w:fill="ddebf7"/>
            <w:vAlign w:val="center"/>
          </w:tcPr>
          <w:p>
            <w:pPr>
              <w:pStyle w:val="style0"/>
              <w:spacing w:after="0" w:lineRule="auto" w:line="240"/>
              <w:jc w:val="center"/>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2021</w:t>
            </w:r>
          </w:p>
        </w:tc>
      </w:tr>
      <w:tr>
        <w:tblPrEx>
          <w:jc w:val="left"/>
          <w:tblLook w:val="0400" w:firstRow="0" w:lastRow="0" w:firstColumn="0" w:lastColumn="0" w:noHBand="0" w:noVBand="1"/>
          <w:tblLayout w:type="fixed"/>
        </w:tblPrEx>
        <w:trPr>
          <w:cantSplit w:val="false"/>
          <w:trHeight w:val="242" w:hRule="atLeast"/>
          <w:tblHeader w:val="false"/>
          <w:jc w:val="left"/>
        </w:trPr>
        <w:tc>
          <w:tcPr>
            <w:tcW w:w="0" w:type="auto"/>
            <w:vMerge w:val="restart"/>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spacing w:after="0" w:lineRule="auto" w:line="240"/>
              <w:jc w:val="center"/>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 Level 2</w:t>
            </w:r>
          </w:p>
        </w:tc>
        <w:tc>
          <w:tcPr>
            <w:tcW w:w="0" w:type="auto"/>
            <w:vMerge w:val="restart"/>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Dispensary</w:t>
            </w: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4,652</w:t>
            </w: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4,818</w:t>
            </w: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4,902</w:t>
            </w:r>
          </w:p>
        </w:tc>
      </w:tr>
      <w:tr>
        <w:tblPrEx>
          <w:jc w:val="left"/>
          <w:tblLook w:val="0400" w:firstRow="0" w:lastRow="0" w:firstColumn="0" w:lastColumn="0" w:noHBand="0" w:noVBand="1"/>
          <w:tblLayout w:type="fixed"/>
        </w:tblPrEx>
        <w:trPr>
          <w:cantSplit w:val="false"/>
          <w:trHeight w:val="277"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147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153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118</w:t>
            </w:r>
          </w:p>
        </w:tc>
      </w:tr>
      <w:tr>
        <w:tblPrEx>
          <w:jc w:val="left"/>
          <w:tblLook w:val="0400" w:firstRow="0" w:lastRow="0" w:firstColumn="0" w:lastColumn="0" w:noHBand="0" w:noVBand="1"/>
          <w:tblLayout w:type="fixed"/>
        </w:tblPrEx>
        <w:trPr>
          <w:cantSplit w:val="false"/>
          <w:trHeight w:val="187"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829</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843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661</w:t>
            </w:r>
          </w:p>
        </w:tc>
      </w:tr>
      <w:tr>
        <w:tblPrEx>
          <w:jc w:val="left"/>
          <w:tblLook w:val="0400" w:firstRow="0" w:lastRow="0" w:firstColumn="0" w:lastColumn="0" w:noHBand="0" w:noVBand="1"/>
          <w:tblLayout w:type="fixed"/>
        </w:tblPrEx>
        <w:trPr>
          <w:cantSplit w:val="false"/>
          <w:trHeight w:val="250"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35</w:t>
            </w:r>
          </w:p>
        </w:tc>
      </w:tr>
      <w:tr>
        <w:tblPrEx>
          <w:jc w:val="left"/>
          <w:tblLook w:val="0400" w:firstRow="0" w:lastRow="0" w:firstColumn="0" w:lastColumn="0" w:noHBand="0" w:noVBand="1"/>
          <w:tblLayout w:type="fixed"/>
        </w:tblPrEx>
        <w:trPr>
          <w:cantSplit w:val="false"/>
          <w:trHeight w:val="390"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Sub-Total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5,655</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5,850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5,716</w:t>
            </w:r>
          </w:p>
        </w:tc>
      </w:tr>
      <w:tr>
        <w:tblPrEx>
          <w:jc w:val="left"/>
          <w:tblLook w:val="0400" w:firstRow="0" w:lastRow="0" w:firstColumn="0" w:lastColumn="0" w:noHBand="0" w:noVBand="1"/>
          <w:tblLayout w:type="fixed"/>
        </w:tblPrEx>
        <w:trPr>
          <w:cantSplit w:val="false"/>
          <w:trHeight w:val="268"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b/>
                <w:color w:val="000000"/>
                <w:sz w:val="20"/>
                <w:szCs w:val="20"/>
              </w:rPr>
            </w:pPr>
          </w:p>
        </w:tc>
        <w:tc>
          <w:tcPr>
            <w:tcW w:w="0" w:type="auto"/>
            <w:vMerge w:val="restart"/>
            <w:tcBorders>
              <w:top w:val="nil"/>
              <w:left w:val="single" w:sz="8"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Medical Clinic</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14</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31</w:t>
            </w:r>
          </w:p>
        </w:tc>
      </w:tr>
      <w:tr>
        <w:tblPrEx>
          <w:jc w:val="left"/>
          <w:tblLook w:val="0400" w:firstRow="0" w:lastRow="0" w:firstColumn="0" w:lastColumn="0" w:noHBand="0" w:noVBand="1"/>
          <w:tblLayout w:type="fixed"/>
        </w:tblPrEx>
        <w:trPr>
          <w:cantSplit w:val="false"/>
          <w:trHeight w:val="250"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4,427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4,890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4,619</w:t>
            </w:r>
          </w:p>
        </w:tc>
      </w:tr>
      <w:tr>
        <w:tblPrEx>
          <w:jc w:val="left"/>
          <w:tblLook w:val="0400" w:firstRow="0" w:lastRow="0" w:firstColumn="0" w:lastColumn="0" w:noHBand="0" w:noVBand="1"/>
          <w:tblLayout w:type="fixed"/>
        </w:tblPrEx>
        <w:trPr>
          <w:cantSplit w:val="false"/>
          <w:trHeight w:val="223"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49</w:t>
            </w:r>
          </w:p>
        </w:tc>
      </w:tr>
      <w:tr>
        <w:tblPrEx>
          <w:jc w:val="left"/>
          <w:tblLook w:val="0400" w:firstRow="0" w:lastRow="0" w:firstColumn="0" w:lastColumn="0" w:noHBand="0" w:noVBand="1"/>
          <w:tblLayout w:type="fixed"/>
        </w:tblPrEx>
        <w:trPr>
          <w:cantSplit w:val="false"/>
          <w:trHeight w:val="54"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240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245</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217</w:t>
            </w:r>
          </w:p>
        </w:tc>
      </w:tr>
      <w:tr>
        <w:tblPrEx>
          <w:jc w:val="left"/>
          <w:tblLook w:val="0400" w:firstRow="0" w:lastRow="0" w:firstColumn="0" w:lastColumn="0" w:noHBand="0" w:noVBand="1"/>
          <w:tblLayout w:type="fixed"/>
        </w:tblPrEx>
        <w:trPr>
          <w:cantSplit w:val="false"/>
          <w:trHeight w:val="390"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Sub-Total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4,698</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5,178</w:t>
            </w:r>
          </w:p>
        </w:tc>
        <w:tc>
          <w:tcPr>
            <w:tcW w:w="0" w:type="auto"/>
            <w:tcBorders>
              <w:top w:val="nil"/>
              <w:left w:val="nil"/>
              <w:bottom w:val="single" w:sz="4"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4,916</w:t>
            </w:r>
          </w:p>
        </w:tc>
      </w:tr>
      <w:tr>
        <w:tblPrEx>
          <w:jc w:val="left"/>
          <w:tblLook w:val="0400" w:firstRow="0" w:lastRow="0" w:firstColumn="0" w:lastColumn="0" w:noHBand="0" w:noVBand="1"/>
          <w:tblLayout w:type="fixed"/>
        </w:tblPrEx>
        <w:trPr>
          <w:cantSplit w:val="false"/>
          <w:trHeight w:val="54"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b/>
                <w:color w:val="000000"/>
                <w:sz w:val="20"/>
                <w:szCs w:val="20"/>
              </w:rPr>
            </w:pPr>
          </w:p>
        </w:tc>
        <w:tc>
          <w:tcPr>
            <w:tcW w:w="0" w:type="auto"/>
            <w:gridSpan w:val="2"/>
            <w:tcBorders>
              <w:top w:val="single" w:sz="8" w:space="0" w:color="000000"/>
              <w:left w:val="nil"/>
              <w:bottom w:val="single" w:sz="4"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10,671</w:t>
            </w:r>
          </w:p>
        </w:tc>
        <w:tc>
          <w:tcPr>
            <w:tcW w:w="0" w:type="auto"/>
            <w:tcBorders>
              <w:top w:val="nil"/>
              <w:left w:val="nil"/>
              <w:bottom w:val="single" w:sz="8" w:space="0" w:color="000000"/>
              <w:right w:val="single" w:sz="4"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11,372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10,632</w:t>
            </w:r>
          </w:p>
          <w:p>
            <w:pPr>
              <w:pStyle w:val="style0"/>
              <w:spacing w:after="0" w:lineRule="auto" w:line="240"/>
              <w:jc w:val="right"/>
              <w:rPr>
                <w:rFonts w:ascii="Book Antiqua" w:cs="Book Antiqua" w:eastAsia="Book Antiqua" w:hAnsi="Book Antiqua"/>
                <w:b/>
                <w:color w:val="000000"/>
                <w:sz w:val="20"/>
                <w:szCs w:val="20"/>
              </w:rPr>
            </w:pPr>
          </w:p>
        </w:tc>
      </w:tr>
      <w:tr>
        <w:tblPrEx>
          <w:jc w:val="left"/>
          <w:tblLook w:val="0400" w:firstRow="0" w:lastRow="0" w:firstColumn="0" w:lastColumn="0" w:noHBand="0" w:noVBand="1"/>
          <w:tblLayout w:type="fixed"/>
        </w:tblPrEx>
        <w:trPr>
          <w:cantSplit w:val="false"/>
          <w:trHeight w:val="160" w:hRule="atLeast"/>
          <w:tblHeader w:val="false"/>
          <w:jc w:val="left"/>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center"/>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Level 3</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Medical Centre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r>
      <w:tr>
        <w:tblPrEx>
          <w:jc w:val="left"/>
          <w:tblLook w:val="0400" w:firstRow="0" w:lastRow="0" w:firstColumn="0" w:lastColumn="0" w:noHBand="0" w:noVBand="1"/>
          <w:tblLayout w:type="fixed"/>
        </w:tblPrEx>
        <w:trPr>
          <w:cantSplit w:val="false"/>
          <w:trHeight w:val="242"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single" w:sz="4" w:space="0" w:color="000000"/>
              <w:left w:val="single" w:sz="4" w:space="0" w:color="000000"/>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685</w:t>
            </w: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719</w:t>
            </w: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533</w:t>
            </w:r>
          </w:p>
        </w:tc>
      </w:tr>
      <w:tr>
        <w:tblPrEx>
          <w:jc w:val="left"/>
          <w:tblLook w:val="0400" w:firstRow="0" w:lastRow="0" w:firstColumn="0" w:lastColumn="0" w:noHBand="0" w:noVBand="1"/>
          <w:tblLayout w:type="fixed"/>
        </w:tblPrEx>
        <w:trPr>
          <w:cantSplit w:val="false"/>
          <w:trHeight w:val="313"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single" w:sz="4" w:space="0" w:color="000000"/>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8</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9</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w:t>
            </w:r>
          </w:p>
        </w:tc>
      </w:tr>
      <w:tr>
        <w:tblPrEx>
          <w:jc w:val="left"/>
          <w:tblLook w:val="0400" w:firstRow="0" w:lastRow="0" w:firstColumn="0" w:lastColumn="0" w:noHBand="0" w:noVBand="1"/>
          <w:tblLayout w:type="fixed"/>
        </w:tblPrEx>
        <w:trPr>
          <w:cantSplit w:val="false"/>
          <w:trHeight w:val="250"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24</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18</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13</w:t>
            </w:r>
          </w:p>
        </w:tc>
      </w:tr>
      <w:tr>
        <w:tblPrEx>
          <w:jc w:val="left"/>
          <w:tblLook w:val="0400" w:firstRow="0" w:lastRow="0" w:firstColumn="0" w:lastColumn="0" w:noHBand="0" w:noVBand="1"/>
          <w:tblLayout w:type="fixed"/>
        </w:tblPrEx>
        <w:trPr>
          <w:cantSplit w:val="false"/>
          <w:trHeight w:val="313"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single" w:sz="4"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Sub-Total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717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746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556</w:t>
            </w:r>
          </w:p>
        </w:tc>
      </w:tr>
      <w:tr>
        <w:tblPrEx>
          <w:jc w:val="left"/>
          <w:tblLook w:val="0400" w:firstRow="0" w:lastRow="0" w:firstColumn="0" w:lastColumn="0" w:noHBand="0" w:noVBand="1"/>
          <w:tblLayout w:type="fixed"/>
        </w:tblPrEx>
        <w:trPr>
          <w:cantSplit w:val="false"/>
          <w:trHeight w:val="259"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b/>
                <w:color w:val="000000"/>
                <w:sz w:val="20"/>
                <w:szCs w:val="20"/>
              </w:rPr>
            </w:pPr>
          </w:p>
        </w:tc>
        <w:tc>
          <w:tcPr>
            <w:tcW w:w="0" w:type="auto"/>
            <w:vMerge w:val="restart"/>
            <w:tcBorders>
              <w:top w:val="nil"/>
              <w:left w:val="single" w:sz="4"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Health Centre</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1,039</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1,093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1,109</w:t>
            </w:r>
          </w:p>
        </w:tc>
      </w:tr>
      <w:tr>
        <w:tblPrEx>
          <w:jc w:val="left"/>
          <w:tblLook w:val="0400" w:firstRow="0" w:lastRow="0" w:firstColumn="0" w:lastColumn="0" w:noHBand="0" w:noVBand="1"/>
          <w:tblLayout w:type="fixed"/>
        </w:tblPrEx>
        <w:trPr>
          <w:cantSplit w:val="false"/>
          <w:trHeight w:val="232"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4"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14</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15</w:t>
            </w:r>
          </w:p>
        </w:tc>
      </w:tr>
      <w:tr>
        <w:tblPrEx>
          <w:jc w:val="left"/>
          <w:tblLook w:val="0400" w:firstRow="0" w:lastRow="0" w:firstColumn="0" w:lastColumn="0" w:noHBand="0" w:noVBand="1"/>
          <w:tblLayout w:type="fixed"/>
        </w:tblPrEx>
        <w:trPr>
          <w:cantSplit w:val="false"/>
          <w:trHeight w:val="295"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4"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204</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214</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192</w:t>
            </w:r>
          </w:p>
        </w:tc>
      </w:tr>
      <w:tr>
        <w:tblPrEx>
          <w:jc w:val="left"/>
          <w:tblLook w:val="0400" w:firstRow="0" w:lastRow="0" w:firstColumn="0" w:lastColumn="0" w:noHBand="0" w:noVBand="1"/>
          <w:tblLayout w:type="fixed"/>
        </w:tblPrEx>
        <w:trPr>
          <w:cantSplit w:val="false"/>
          <w:trHeight w:val="340"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4"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39</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33</w:t>
            </w:r>
          </w:p>
        </w:tc>
      </w:tr>
      <w:tr>
        <w:tblPrEx>
          <w:jc w:val="left"/>
          <w:tblLook w:val="0400" w:firstRow="0" w:lastRow="0" w:firstColumn="0" w:lastColumn="0" w:noHBand="0" w:noVBand="1"/>
          <w:tblLayout w:type="fixed"/>
        </w:tblPrEx>
        <w:trPr>
          <w:cantSplit w:val="false"/>
          <w:trHeight w:val="259"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single" w:sz="4"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Sub-Total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1,295</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1,368</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1,349</w:t>
            </w:r>
          </w:p>
        </w:tc>
      </w:tr>
      <w:tr>
        <w:tblPrEx>
          <w:jc w:val="left"/>
          <w:tblLook w:val="0400" w:firstRow="0" w:lastRow="0" w:firstColumn="0" w:lastColumn="0" w:noHBand="0" w:noVBand="1"/>
          <w:tblLayout w:type="fixed"/>
        </w:tblPrEx>
        <w:trPr>
          <w:cantSplit w:val="false"/>
          <w:trHeight w:val="241"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b/>
                <w:color w:val="000000"/>
                <w:sz w:val="20"/>
                <w:szCs w:val="20"/>
              </w:rPr>
            </w:pPr>
          </w:p>
        </w:tc>
        <w:tc>
          <w:tcPr>
            <w:tcW w:w="0" w:type="auto"/>
            <w:vMerge w:val="restart"/>
            <w:tcBorders>
              <w:top w:val="nil"/>
              <w:left w:val="single" w:sz="4"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Nursing Home</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r>
      <w:tr>
        <w:tblPrEx>
          <w:jc w:val="left"/>
          <w:tblLook w:val="0400" w:firstRow="0" w:lastRow="0" w:firstColumn="0" w:lastColumn="0" w:noHBand="0" w:noVBand="1"/>
          <w:tblLayout w:type="fixed"/>
        </w:tblPrEx>
        <w:trPr>
          <w:cantSplit w:val="false"/>
          <w:trHeight w:val="304"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4"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286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226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358</w:t>
            </w:r>
          </w:p>
        </w:tc>
      </w:tr>
      <w:tr>
        <w:tblPrEx>
          <w:jc w:val="left"/>
          <w:tblLook w:val="0400" w:firstRow="0" w:lastRow="0" w:firstColumn="0" w:lastColumn="0" w:noHBand="0" w:noVBand="1"/>
          <w:tblLayout w:type="fixed"/>
        </w:tblPrEx>
        <w:trPr>
          <w:cantSplit w:val="false"/>
          <w:trHeight w:val="241"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4"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5</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5</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w:t>
            </w:r>
          </w:p>
        </w:tc>
      </w:tr>
      <w:tr>
        <w:tblPrEx>
          <w:jc w:val="left"/>
          <w:tblLook w:val="0400" w:firstRow="0" w:lastRow="0" w:firstColumn="0" w:lastColumn="0" w:noHBand="0" w:noVBand="1"/>
          <w:tblLayout w:type="fixed"/>
        </w:tblPrEx>
        <w:trPr>
          <w:cantSplit w:val="false"/>
          <w:trHeight w:val="322"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4"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6</w:t>
            </w:r>
          </w:p>
        </w:tc>
      </w:tr>
      <w:tr>
        <w:tblPrEx>
          <w:jc w:val="left"/>
          <w:tblLook w:val="0400" w:firstRow="0" w:lastRow="0" w:firstColumn="0" w:lastColumn="0" w:noHBand="0" w:noVBand="1"/>
          <w:tblLayout w:type="fixed"/>
        </w:tblPrEx>
        <w:trPr>
          <w:cantSplit w:val="false"/>
          <w:trHeight w:val="250"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single" w:sz="4"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Sub-Total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301</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241</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368</w:t>
            </w:r>
          </w:p>
        </w:tc>
      </w:tr>
      <w:tr>
        <w:tblPrEx>
          <w:jc w:val="left"/>
          <w:tblLook w:val="0400" w:firstRow="0" w:lastRow="0" w:firstColumn="0" w:lastColumn="0" w:noHBand="0" w:noVBand="1"/>
          <w:tblLayout w:type="fixed"/>
        </w:tblPrEx>
        <w:trPr>
          <w:cantSplit w:val="false"/>
          <w:trHeight w:val="322" w:hRule="atLeast"/>
          <w:tblHeader w:val="false"/>
          <w:jc w:val="left"/>
        </w:trPr>
        <w:tc>
          <w:tcPr>
            <w:tcW w:w="0" w:type="auto"/>
            <w:vMerge w:val="continue"/>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b/>
                <w:color w:val="000000"/>
                <w:sz w:val="20"/>
                <w:szCs w:val="20"/>
              </w:rPr>
            </w:pPr>
          </w:p>
        </w:tc>
        <w:tc>
          <w:tcPr>
            <w:tcW w:w="0" w:type="auto"/>
            <w:tcBorders>
              <w:top w:val="nil"/>
              <w:left w:val="single" w:sz="4"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2,313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2,355</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2,273</w:t>
            </w:r>
          </w:p>
        </w:tc>
      </w:tr>
      <w:tr>
        <w:tblPrEx>
          <w:jc w:val="left"/>
          <w:tblLook w:val="0400" w:firstRow="0" w:lastRow="0" w:firstColumn="0" w:lastColumn="0" w:noHBand="0" w:noVBand="1"/>
          <w:tblLayout w:type="fixed"/>
        </w:tblPrEx>
        <w:trPr>
          <w:cantSplit w:val="false"/>
          <w:trHeight w:val="241" w:hRule="atLeast"/>
          <w:tblHeader w:val="false"/>
          <w:jc w:val="left"/>
        </w:trPr>
        <w:tc>
          <w:tcPr>
            <w:tcW w:w="0" w:type="auto"/>
            <w:vMerge w:val="restart"/>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spacing w:after="0" w:lineRule="auto" w:line="240"/>
              <w:jc w:val="center"/>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Level 4</w:t>
            </w:r>
          </w:p>
        </w:tc>
        <w:tc>
          <w:tcPr>
            <w:tcW w:w="0" w:type="auto"/>
            <w:vMerge w:val="restart"/>
            <w:tcBorders>
              <w:top w:val="nil"/>
              <w:left w:val="single" w:sz="8"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Primary Care Hospitals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356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357</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365</w:t>
            </w:r>
          </w:p>
        </w:tc>
      </w:tr>
      <w:tr>
        <w:tblPrEx>
          <w:jc w:val="left"/>
          <w:tblLook w:val="0400" w:firstRow="0" w:lastRow="0" w:firstColumn="0" w:lastColumn="0" w:noHBand="0" w:noVBand="1"/>
          <w:tblLayout w:type="fixed"/>
        </w:tblPrEx>
        <w:trPr>
          <w:cantSplit w:val="false"/>
          <w:trHeight w:val="313"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303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373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409</w:t>
            </w:r>
          </w:p>
        </w:tc>
      </w:tr>
      <w:tr>
        <w:tblPrEx>
          <w:jc w:val="left"/>
          <w:tblLook w:val="0400" w:firstRow="0" w:lastRow="0" w:firstColumn="0" w:lastColumn="0" w:noHBand="0" w:noVBand="1"/>
          <w:tblLayout w:type="fixed"/>
        </w:tblPrEx>
        <w:trPr>
          <w:cantSplit w:val="false"/>
          <w:trHeight w:val="250"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109</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106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110</w:t>
            </w:r>
          </w:p>
        </w:tc>
      </w:tr>
      <w:tr>
        <w:tblPrEx>
          <w:jc w:val="left"/>
          <w:tblLook w:val="0400" w:firstRow="0" w:lastRow="0" w:firstColumn="0" w:lastColumn="0" w:noHBand="0" w:noVBand="1"/>
          <w:tblLayout w:type="fixed"/>
        </w:tblPrEx>
        <w:trPr>
          <w:cantSplit w:val="false"/>
          <w:trHeight w:val="322" w:hRule="atLeast"/>
          <w:tblHeader w:val="false"/>
          <w:jc w:val="left"/>
        </w:trPr>
        <w:tc>
          <w:tcPr>
            <w:tcW w:w="0" w:type="auto"/>
            <w:vMerge w:val="continue"/>
            <w:tcBorders>
              <w:top w:val="single" w:sz="4" w:space="0" w:color="000000"/>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14</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11</w:t>
            </w:r>
          </w:p>
        </w:tc>
      </w:tr>
      <w:tr>
        <w:tblPrEx>
          <w:tblPrExChange w:id="434" w:author="MUTILE WANYEE" w:date="2024-03-01T10:40:00Z">
            <w:tblPrEx/>
          </w:tblPrExChange>
        </w:tblPrEx>
        <w:trPr>
          <w:cantSplit w:val="false"/>
          <w:trHeight w:val="340" w:hRule="atLeast"/>
          <w:tblHeader w:val="false"/>
          <w:jc w:val="left"/>
          <w:trPrChange w:id="435" w:author="MUTILE WANYEE" w:date="2024-03-01T10:40:00Z">
            <w:trPr>
              <w:gridAfter w:val="1"/>
              <w:cantSplit w:val="false"/>
              <w:trHeight w:val="340" w:hRule="atLeast"/>
              <w:tblHeader w:val="false"/>
            </w:trPr>
          </w:trPrChange>
        </w:trPr>
        <w:tc>
          <w:tcPr>
            <w:tcW w:w="0" w:type="auto"/>
            <w:vMerge w:val="continue"/>
            <w:tcBorders>
              <w:top w:val="single" w:sz="4" w:space="0" w:color="000000"/>
              <w:left w:val="single" w:sz="8" w:space="0" w:color="000000"/>
              <w:bottom w:val="single" w:sz="4" w:space="0" w:color="000000"/>
              <w:right w:val="single" w:sz="8" w:space="0" w:color="000000"/>
            </w:tcBorders>
            <w:shd w:val="clear" w:color="auto" w:fill="auto"/>
            <w:vAlign w:val="center"/>
            <w:tcPrChange w:id="436" w:author="MUTILE WANYEE" w:date="2024-03-01T10:40:00Z">
              <w:tcPr>
                <w:tcW w:w="0" w:type="auto"/>
                <w:tcBorders>
                  <w:top w:val="single" w:sz="4" w:space="0" w:color="000000"/>
                  <w:left w:val="single" w:sz="8" w:space="0" w:color="000000"/>
                  <w:bottom w:val="single" w:sz="8" w:space="0" w:color="000000"/>
                  <w:right w:val="single" w:sz="8" w:space="0" w:color="000000"/>
                </w:tcBorders>
                <w:shd w:val="clear" w:color="auto" w:fill="auto"/>
                <w:vAlign w:val="center"/>
              </w:tcPr>
            </w:tcPrChange>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nil"/>
              <w:bottom w:val="single" w:sz="4" w:space="0" w:color="000000"/>
              <w:right w:val="single" w:sz="8" w:space="0" w:color="000000"/>
            </w:tcBorders>
            <w:shd w:val="clear" w:color="auto" w:fill="auto"/>
            <w:vAlign w:val="center"/>
            <w:tcPrChange w:id="437"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 xml:space="preserve">Total </w:t>
            </w:r>
          </w:p>
        </w:tc>
        <w:tc>
          <w:tcPr>
            <w:tcW w:w="0" w:type="auto"/>
            <w:tcBorders>
              <w:top w:val="nil"/>
              <w:left w:val="nil"/>
              <w:bottom w:val="single" w:sz="4" w:space="0" w:color="000000"/>
              <w:right w:val="single" w:sz="8" w:space="0" w:color="000000"/>
            </w:tcBorders>
            <w:shd w:val="clear" w:color="auto" w:fill="auto"/>
            <w:vAlign w:val="center"/>
            <w:tcPrChange w:id="438"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782</w:t>
            </w:r>
          </w:p>
        </w:tc>
        <w:tc>
          <w:tcPr>
            <w:tcW w:w="0" w:type="auto"/>
            <w:tcBorders>
              <w:top w:val="nil"/>
              <w:left w:val="nil"/>
              <w:bottom w:val="single" w:sz="4" w:space="0" w:color="000000"/>
              <w:right w:val="single" w:sz="8" w:space="0" w:color="000000"/>
            </w:tcBorders>
            <w:shd w:val="clear" w:color="auto" w:fill="auto"/>
            <w:vAlign w:val="center"/>
            <w:tcPrChange w:id="439"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849</w:t>
            </w:r>
          </w:p>
        </w:tc>
        <w:tc>
          <w:tcPr>
            <w:tcW w:w="0" w:type="auto"/>
            <w:tcBorders>
              <w:top w:val="nil"/>
              <w:left w:val="nil"/>
              <w:bottom w:val="single" w:sz="4" w:space="0" w:color="000000"/>
              <w:right w:val="single" w:sz="8" w:space="0" w:color="000000"/>
            </w:tcBorders>
            <w:shd w:val="clear" w:color="auto" w:fill="auto"/>
            <w:vAlign w:val="center"/>
            <w:tcPrChange w:id="440"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895</w:t>
            </w:r>
          </w:p>
        </w:tc>
      </w:tr>
      <w:tr>
        <w:tblPrEx>
          <w:tblPrExChange w:id="441" w:author="MUTILE WANYEE" w:date="2024-03-01T10:40:00Z">
            <w:tblPrEx/>
          </w:tblPrExChange>
        </w:tblPrEx>
        <w:trPr>
          <w:cantSplit w:val="false"/>
          <w:trHeight w:val="331" w:hRule="atLeast"/>
          <w:tblHeader w:val="false"/>
          <w:jc w:val="left"/>
          <w:trPrChange w:id="442" w:author="MUTILE WANYEE" w:date="2024-03-01T10:40:00Z">
            <w:trPr>
              <w:cantSplit w:val="false"/>
              <w:trHeight w:val="331" w:hRule="atLeast"/>
              <w:tblHeader w:val="false"/>
            </w:trPr>
          </w:trPrChange>
        </w:trPr>
        <w:tc>
          <w:tcPr>
            <w:tcW w:w="0" w:type="auto"/>
            <w:vMerge w:val="restart"/>
            <w:tcBorders>
              <w:top w:val="single" w:sz="4" w:space="0" w:color="000000"/>
              <w:left w:val="single" w:sz="8" w:space="0" w:color="000000"/>
              <w:bottom w:val="single" w:sz="8" w:space="0" w:color="000000"/>
              <w:right w:val="single" w:sz="8" w:space="0" w:color="000000"/>
            </w:tcBorders>
            <w:shd w:val="clear" w:color="auto" w:fill="auto"/>
            <w:vAlign w:val="center"/>
            <w:tcPrChange w:id="443" w:author="MUTILE WANYEE" w:date="2024-03-01T10:40:00Z">
              <w:tcPr>
                <w:tcW w:w="0" w:type="auto"/>
                <w:tcBorders>
                  <w:top w:val="nil"/>
                  <w:left w:val="single" w:sz="8" w:space="0" w:color="000000"/>
                  <w:bottom w:val="single" w:sz="8" w:space="0" w:color="000000"/>
                  <w:right w:val="single" w:sz="8" w:space="0" w:color="000000"/>
                </w:tcBorders>
                <w:shd w:val="clear" w:color="auto" w:fill="auto"/>
                <w:vAlign w:val="center"/>
              </w:tcPr>
            </w:tcPrChange>
          </w:tcPr>
          <w:p>
            <w:pPr>
              <w:pStyle w:val="style0"/>
              <w:spacing w:after="0" w:lineRule="auto" w:line="240"/>
              <w:jc w:val="center"/>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Level 5</w:t>
            </w:r>
          </w:p>
        </w:tc>
        <w:tc>
          <w:tcPr>
            <w:tcW w:w="0" w:type="auto"/>
            <w:vMerge w:val="restart"/>
            <w:tcBorders>
              <w:top w:val="single" w:sz="4" w:space="0" w:color="000000"/>
              <w:left w:val="single" w:sz="8" w:space="0" w:color="000000"/>
              <w:bottom w:val="single" w:sz="8" w:space="0" w:color="000000"/>
              <w:right w:val="single" w:sz="8" w:space="0" w:color="000000"/>
            </w:tcBorders>
            <w:shd w:val="clear" w:color="auto" w:fill="auto"/>
            <w:vAlign w:val="center"/>
            <w:tcPrChange w:id="444" w:author="MUTILE WANYEE" w:date="2024-03-01T10:40:00Z">
              <w:tcPr>
                <w:tcW w:w="0" w:type="auto"/>
                <w:tcBorders>
                  <w:top w:val="nil"/>
                  <w:left w:val="single" w:sz="8" w:space="0" w:color="000000"/>
                  <w:bottom w:val="single" w:sz="8" w:space="0" w:color="000000"/>
                  <w:right w:val="single" w:sz="8" w:space="0" w:color="000000"/>
                </w:tcBorders>
                <w:shd w:val="clear" w:color="auto" w:fill="auto"/>
                <w:vAlign w:val="center"/>
              </w:tcPr>
            </w:tcPrChange>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Secondary Care Hospitals </w:t>
            </w:r>
          </w:p>
        </w:tc>
        <w:tc>
          <w:tcPr>
            <w:tcW w:w="0" w:type="auto"/>
            <w:tcBorders>
              <w:top w:val="single" w:sz="4" w:space="0" w:color="000000"/>
              <w:left w:val="nil"/>
              <w:bottom w:val="single" w:sz="8" w:space="0" w:color="000000"/>
              <w:right w:val="single" w:sz="8" w:space="0" w:color="000000"/>
            </w:tcBorders>
            <w:shd w:val="clear" w:color="auto" w:fill="auto"/>
            <w:vAlign w:val="center"/>
            <w:tcPrChange w:id="445"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single" w:sz="4" w:space="0" w:color="000000"/>
              <w:left w:val="nil"/>
              <w:bottom w:val="single" w:sz="8" w:space="0" w:color="000000"/>
              <w:right w:val="single" w:sz="8" w:space="0" w:color="000000"/>
            </w:tcBorders>
            <w:shd w:val="clear" w:color="auto" w:fill="auto"/>
            <w:vAlign w:val="center"/>
            <w:tcPrChange w:id="446"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13</w:t>
            </w:r>
          </w:p>
        </w:tc>
        <w:tc>
          <w:tcPr>
            <w:tcW w:w="0" w:type="auto"/>
            <w:tcBorders>
              <w:top w:val="single" w:sz="4" w:space="0" w:color="000000"/>
              <w:left w:val="nil"/>
              <w:bottom w:val="single" w:sz="8" w:space="0" w:color="000000"/>
              <w:right w:val="single" w:sz="8" w:space="0" w:color="000000"/>
            </w:tcBorders>
            <w:shd w:val="clear" w:color="auto" w:fill="auto"/>
            <w:vAlign w:val="center"/>
            <w:tcPrChange w:id="447"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13</w:t>
            </w:r>
          </w:p>
        </w:tc>
        <w:tc>
          <w:tcPr>
            <w:tcW w:w="0" w:type="auto"/>
            <w:tcBorders>
              <w:top w:val="single" w:sz="4" w:space="0" w:color="000000"/>
              <w:left w:val="nil"/>
              <w:bottom w:val="single" w:sz="8" w:space="0" w:color="000000"/>
              <w:right w:val="single" w:sz="8" w:space="0" w:color="000000"/>
            </w:tcBorders>
            <w:shd w:val="clear" w:color="auto" w:fill="auto"/>
            <w:vAlign w:val="center"/>
            <w:tcPrChange w:id="448" w:author="MUTILE WANYEE" w:date="2024-03-01T10:40:00Z">
              <w:tcPr>
                <w:tcW w:w="0" w:type="auto"/>
                <w:tcBorders>
                  <w:top w:val="nil"/>
                  <w:left w:val="nil"/>
                  <w:bottom w:val="single" w:sz="8" w:space="0" w:color="000000"/>
                  <w:right w:val="single" w:sz="8" w:space="0" w:color="000000"/>
                </w:tcBorders>
                <w:shd w:val="clear" w:color="auto" w:fill="auto"/>
                <w:vAlign w:val="center"/>
              </w:tcPr>
            </w:tcPrChange>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13</w:t>
            </w:r>
          </w:p>
        </w:tc>
      </w:tr>
      <w:tr>
        <w:tblPrEx>
          <w:jc w:val="left"/>
          <w:tblLook w:val="0400" w:firstRow="0" w:lastRow="0" w:firstColumn="0" w:lastColumn="0" w:noHBand="0" w:noVBand="1"/>
          <w:tblLayout w:type="fixed"/>
        </w:tblPrEx>
        <w:trPr>
          <w:cantSplit w:val="false"/>
          <w:trHeight w:val="250"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2</w:t>
            </w:r>
          </w:p>
        </w:tc>
      </w:tr>
      <w:tr>
        <w:tblPrEx>
          <w:jc w:val="left"/>
          <w:tblLook w:val="0400" w:firstRow="0" w:lastRow="0" w:firstColumn="0" w:lastColumn="0" w:noHBand="0" w:noVBand="1"/>
          <w:tblLayout w:type="fixed"/>
        </w:tblPrEx>
        <w:trPr>
          <w:cantSplit w:val="false"/>
          <w:trHeight w:val="232"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3</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5</w:t>
            </w:r>
          </w:p>
        </w:tc>
      </w:tr>
      <w:tr>
        <w:tblPrEx>
          <w:jc w:val="left"/>
          <w:tblLook w:val="0400" w:firstRow="0" w:lastRow="0" w:firstColumn="0" w:lastColumn="0" w:noHBand="0" w:noVBand="1"/>
          <w:tblLayout w:type="fixed"/>
        </w:tblPrEx>
        <w:trPr>
          <w:cantSplit w:val="false"/>
          <w:trHeight w:val="295"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r>
      <w:tr>
        <w:tblPrEx>
          <w:jc w:val="left"/>
          <w:tblLook w:val="0400" w:firstRow="0" w:lastRow="0" w:firstColumn="0" w:lastColumn="0" w:noHBand="0" w:noVBand="1"/>
          <w:tblLayout w:type="fixed"/>
        </w:tblPrEx>
        <w:trPr>
          <w:cantSplit w:val="false"/>
          <w:trHeight w:val="390"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18</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18</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20</w:t>
            </w:r>
          </w:p>
        </w:tc>
      </w:tr>
      <w:tr>
        <w:tblPrEx>
          <w:jc w:val="left"/>
          <w:tblLook w:val="0400" w:firstRow="0" w:lastRow="0" w:firstColumn="0" w:lastColumn="0" w:noHBand="0" w:noVBand="1"/>
          <w:tblLayout w:type="fixed"/>
        </w:tblPrEx>
        <w:trPr>
          <w:cantSplit w:val="false"/>
          <w:trHeight w:val="295" w:hRule="atLeast"/>
          <w:tblHeader w:val="false"/>
          <w:jc w:val="left"/>
        </w:trPr>
        <w:tc>
          <w:tcPr>
            <w:tcW w:w="0" w:type="auto"/>
            <w:vMerge w:val="restart"/>
            <w:tcBorders>
              <w:top w:val="nil"/>
              <w:left w:val="single" w:sz="8" w:space="0" w:color="000000"/>
              <w:bottom w:val="single" w:sz="8" w:space="0" w:color="000000"/>
              <w:right w:val="single" w:sz="8" w:space="0" w:color="000000"/>
            </w:tcBorders>
            <w:shd w:val="clear" w:color="auto" w:fill="auto"/>
            <w:vAlign w:val="center"/>
          </w:tcPr>
          <w:p>
            <w:pPr>
              <w:pStyle w:val="style0"/>
              <w:spacing w:after="0" w:lineRule="auto" w:line="240"/>
              <w:jc w:val="center"/>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Level 6</w:t>
            </w:r>
          </w:p>
        </w:tc>
        <w:tc>
          <w:tcPr>
            <w:tcW w:w="0" w:type="auto"/>
            <w:vMerge w:val="restart"/>
            <w:tcBorders>
              <w:top w:val="nil"/>
              <w:left w:val="single" w:sz="8" w:space="0" w:color="000000"/>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Tertiary Referral Hospitals</w:t>
            </w:r>
            <w:r>
              <w:rPr>
                <w:rFonts w:ascii="Book Antiqua" w:cs="Book Antiqua" w:eastAsia="Book Antiqua" w:hAnsi="Book Antiqua"/>
                <w:color w:val="000000"/>
                <w:sz w:val="20"/>
                <w:szCs w:val="20"/>
                <w:vertAlign w:val="superscript"/>
              </w:rPr>
              <w:t>2</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MOH</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6</w:t>
            </w:r>
          </w:p>
        </w:tc>
      </w:tr>
      <w:tr>
        <w:tblPrEx>
          <w:jc w:val="left"/>
          <w:tblLook w:val="0400" w:firstRow="0" w:lastRow="0" w:firstColumn="0" w:lastColumn="0" w:noHBand="0" w:noVBand="1"/>
          <w:tblLayout w:type="fixed"/>
        </w:tblPrEx>
        <w:trPr>
          <w:cantSplit w:val="false"/>
          <w:trHeight w:val="322"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 xml:space="preserve">Private </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r>
      <w:tr>
        <w:tblPrEx>
          <w:jc w:val="left"/>
          <w:tblLook w:val="0400" w:firstRow="0" w:lastRow="0" w:firstColumn="0" w:lastColumn="0" w:noHBand="0" w:noVBand="1"/>
          <w:tblLayout w:type="fixed"/>
        </w:tblPrEx>
        <w:trPr>
          <w:cantSplit w:val="false"/>
          <w:trHeight w:val="259"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FBO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r>
      <w:tr>
        <w:tblPrEx>
          <w:jc w:val="left"/>
          <w:tblLook w:val="0400" w:firstRow="0" w:lastRow="0" w:firstColumn="0" w:lastColumn="0" w:noHBand="0" w:noVBand="1"/>
          <w:tblLayout w:type="fixed"/>
        </w:tblPrEx>
        <w:trPr>
          <w:cantSplit w:val="false"/>
          <w:trHeight w:val="340"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NGO</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color w:val="000000"/>
                <w:sz w:val="20"/>
                <w:szCs w:val="20"/>
              </w:rPr>
            </w:pPr>
            <w:r>
              <w:rPr>
                <w:rFonts w:ascii="Book Antiqua" w:cs="Book Antiqua" w:eastAsia="Book Antiqua" w:hAnsi="Book Antiqua"/>
                <w:color w:val="000000"/>
                <w:sz w:val="20"/>
                <w:szCs w:val="20"/>
              </w:rPr>
              <w:t>0</w:t>
            </w:r>
          </w:p>
        </w:tc>
      </w:tr>
      <w:tr>
        <w:tblPrEx>
          <w:jc w:val="left"/>
          <w:tblLook w:val="0400" w:firstRow="0" w:lastRow="0" w:firstColumn="0" w:lastColumn="0" w:noHBand="0" w:noVBand="1"/>
          <w:tblLayout w:type="fixed"/>
        </w:tblPrEx>
        <w:trPr>
          <w:cantSplit w:val="false"/>
          <w:trHeight w:val="241" w:hRule="atLeast"/>
          <w:tblHeader w:val="false"/>
          <w:jc w:val="left"/>
        </w:trPr>
        <w:tc>
          <w:tcPr>
            <w:tcW w:w="0" w:type="auto"/>
            <w:vMerge w:val="continue"/>
            <w:tcBorders>
              <w:top w:val="nil"/>
              <w:left w:val="single" w:sz="8" w:space="0" w:color="000000"/>
              <w:bottom w:val="single" w:sz="8" w:space="0" w:color="000000"/>
              <w:right w:val="single" w:sz="8" w:space="0" w:color="000000"/>
            </w:tcBorders>
            <w:shd w:val="clear" w:color="auto" w:fill="auto"/>
            <w:vAlign w:val="center"/>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Book Antiqua" w:cs="Book Antiqua" w:eastAsia="Book Antiqua" w:hAnsi="Book Antiqua"/>
                <w:color w:val="000000"/>
                <w:sz w:val="20"/>
                <w:szCs w:val="20"/>
              </w:rPr>
            </w:pPr>
          </w:p>
        </w:tc>
        <w:tc>
          <w:tcPr>
            <w:tcW w:w="0" w:type="auto"/>
            <w:gridSpan w:val="2"/>
            <w:tcBorders>
              <w:top w:val="nil"/>
              <w:left w:val="nil"/>
              <w:bottom w:val="single" w:sz="8" w:space="0" w:color="000000"/>
              <w:right w:val="single" w:sz="8" w:space="0" w:color="000000"/>
            </w:tcBorders>
            <w:shd w:val="clear" w:color="auto" w:fill="auto"/>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Total</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6</w:t>
            </w:r>
          </w:p>
        </w:tc>
        <w:tc>
          <w:tcPr>
            <w:tcW w:w="0" w:type="auto"/>
            <w:tcBorders>
              <w:top w:val="nil"/>
              <w:left w:val="nil"/>
              <w:bottom w:val="single" w:sz="8" w:space="0" w:color="000000"/>
              <w:right w:val="single" w:sz="8" w:space="0" w:color="000000"/>
            </w:tcBorders>
            <w:shd w:val="clear" w:color="auto" w:fill="auto"/>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6</w:t>
            </w:r>
          </w:p>
        </w:tc>
      </w:tr>
      <w:tr>
        <w:tblPrEx>
          <w:jc w:val="left"/>
          <w:tblLook w:val="0400" w:firstRow="0" w:lastRow="0" w:firstColumn="0" w:lastColumn="0" w:noHBand="0" w:noVBand="1"/>
          <w:tblLayout w:type="fixed"/>
        </w:tblPrEx>
        <w:trPr>
          <w:cantSplit w:val="false"/>
          <w:trHeight w:val="313" w:hRule="atLeast"/>
          <w:tblHeader w:val="false"/>
          <w:jc w:val="left"/>
        </w:trPr>
        <w:tc>
          <w:tcPr>
            <w:tcW w:w="0" w:type="auto"/>
            <w:gridSpan w:val="3"/>
            <w:tcBorders>
              <w:top w:val="nil"/>
              <w:left w:val="single" w:sz="8" w:space="0" w:color="000000"/>
              <w:bottom w:val="single" w:sz="8" w:space="0" w:color="000000"/>
              <w:right w:val="single" w:sz="8" w:space="0" w:color="000000"/>
            </w:tcBorders>
            <w:shd w:val="clear" w:color="auto" w:fill="ddebf7"/>
            <w:vAlign w:val="center"/>
          </w:tcPr>
          <w:p>
            <w:pPr>
              <w:pStyle w:val="style0"/>
              <w:spacing w:after="0" w:lineRule="auto" w:line="240"/>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 xml:space="preserve">Grand total </w:t>
            </w:r>
          </w:p>
        </w:tc>
        <w:tc>
          <w:tcPr>
            <w:tcW w:w="0" w:type="auto"/>
            <w:tcBorders>
              <w:top w:val="nil"/>
              <w:left w:val="nil"/>
              <w:bottom w:val="single" w:sz="8" w:space="0" w:color="000000"/>
              <w:right w:val="single" w:sz="8" w:space="0" w:color="000000"/>
            </w:tcBorders>
            <w:shd w:val="clear" w:color="auto" w:fill="ddebf7"/>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13,790</w:t>
            </w:r>
          </w:p>
        </w:tc>
        <w:tc>
          <w:tcPr>
            <w:tcW w:w="0" w:type="auto"/>
            <w:tcBorders>
              <w:top w:val="nil"/>
              <w:left w:val="nil"/>
              <w:bottom w:val="single" w:sz="8" w:space="0" w:color="000000"/>
              <w:right w:val="single" w:sz="8" w:space="0" w:color="000000"/>
            </w:tcBorders>
            <w:shd w:val="clear" w:color="auto" w:fill="ddebf7"/>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14,600</w:t>
            </w:r>
          </w:p>
        </w:tc>
        <w:tc>
          <w:tcPr>
            <w:tcW w:w="0" w:type="auto"/>
            <w:tcBorders>
              <w:top w:val="nil"/>
              <w:left w:val="nil"/>
              <w:bottom w:val="single" w:sz="8" w:space="0" w:color="000000"/>
              <w:right w:val="single" w:sz="8" w:space="0" w:color="000000"/>
            </w:tcBorders>
            <w:shd w:val="clear" w:color="auto" w:fill="ddebf7"/>
            <w:vAlign w:val="center"/>
          </w:tcPr>
          <w:p>
            <w:pPr>
              <w:pStyle w:val="style0"/>
              <w:spacing w:after="0" w:lineRule="auto" w:line="240"/>
              <w:jc w:val="right"/>
              <w:rPr>
                <w:rFonts w:ascii="Book Antiqua" w:cs="Book Antiqua" w:eastAsia="Book Antiqua" w:hAnsi="Book Antiqua"/>
                <w:b/>
                <w:color w:val="000000"/>
                <w:sz w:val="20"/>
                <w:szCs w:val="20"/>
              </w:rPr>
            </w:pPr>
            <w:r>
              <w:rPr>
                <w:rFonts w:ascii="Book Antiqua" w:cs="Book Antiqua" w:eastAsia="Book Antiqua" w:hAnsi="Book Antiqua"/>
                <w:b/>
                <w:color w:val="000000"/>
                <w:sz w:val="20"/>
                <w:szCs w:val="20"/>
              </w:rPr>
              <w:t>13,826</w:t>
            </w:r>
          </w:p>
        </w:tc>
      </w:tr>
    </w:tbl>
    <w:p>
      <w:pPr>
        <w:pStyle w:val="style0"/>
        <w:jc w:val="both"/>
        <w:rPr>
          <w:del w:id="449" w:author="MUTILE WANYEE" w:date="2024-03-01T10:40:00Z"/>
          <w:rFonts w:ascii="Book Antiqua" w:cs="Book Antiqua" w:eastAsia="Book Antiqua" w:hAnsi="Book Antiqua"/>
          <w:b/>
          <w:i/>
          <w:sz w:val="24"/>
          <w:szCs w:val="24"/>
        </w:rPr>
      </w:pPr>
    </w:p>
    <w:p>
      <w:pPr>
        <w:pStyle w:val="style0"/>
        <w:ind w:left="720" w:firstLine="0"/>
        <w:jc w:val="both"/>
        <w:rPr>
          <w:ins w:id="450" w:author="MUTILE WANYEE" w:date="2024-03-01T10:40:00Z"/>
          <w:rFonts w:ascii="Book Antiqua" w:cs="Book Antiqua" w:eastAsia="Book Antiqua" w:hAnsi="Times New Roman"/>
          <w:sz w:val="16"/>
          <w:szCs w:val="16"/>
          <w:shd w:val="clear" w:color="auto" w:fill="auto"/>
          <w:rPrChange w:id="451" w:author="MUTILE WANYEE" w:date="2024-03-01T10:40:00Z">
            <w:rPr>
              <w:rFonts w:ascii="Book Antiqua" w:cs="Book Antiqua" w:eastAsia="Book Antiqua" w:hAnsi="Book Antiqua"/>
              <w:sz w:val="24"/>
              <w:szCs w:val="24"/>
            </w:rPr>
          </w:rPrChange>
        </w:rPr>
      </w:pPr>
    </w:p>
    <w:p>
      <w:pPr>
        <w:pStyle w:val="style0"/>
        <w:jc w:val="both"/>
        <w:rPr>
          <w:rFonts w:ascii="Book Antiqua" w:cs="Book Antiqua" w:eastAsia="Book Antiqua" w:hAnsi="Times New Roman"/>
          <w:b w:val="false"/>
          <w:i w:val="false"/>
          <w:sz w:val="20"/>
          <w:szCs w:val="24"/>
          <w:shd w:val="clear" w:color="auto" w:fill="auto"/>
          <w:rPrChange w:id="452" w:author="MUTILE WANYEE" w:date="2024-03-01T10:40: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1.2.3 Public Health Programmes</w:t>
      </w:r>
    </w:p>
    <w:p>
      <w:pPr>
        <w:pStyle w:val="style0"/>
        <w:jc w:val="both"/>
        <w:rPr>
          <w:rFonts w:ascii="Book Antiqua" w:cs="Book Antiqua" w:eastAsia="Book Antiqua" w:hAnsi="Book Antiqua"/>
          <w:sz w:val="24"/>
          <w:szCs w:val="24"/>
        </w:rPr>
      </w:pPr>
      <w:r>
        <w:rPr>
          <w:rFonts w:ascii="Book Antiqua" w:cs="Book Antiqua" w:eastAsia="Book Antiqua" w:hAnsi="Book Antiqua"/>
          <w:sz w:val="24"/>
          <w:szCs w:val="24"/>
        </w:rPr>
        <w:t>The MOH is focusing on a number of health priorities in Kenya, and specific health programmes have been developed to address these priorities.</w:t>
      </w:r>
      <w:r>
        <w:rPr/>
        <w:t xml:space="preserve"> </w:t>
      </w:r>
      <w:r>
        <w:rPr>
          <w:rFonts w:ascii="Book Antiqua" w:cs="Book Antiqua" w:eastAsia="Book Antiqua" w:hAnsi="Book Antiqua"/>
          <w:sz w:val="24"/>
          <w:szCs w:val="24"/>
        </w:rPr>
        <w:t>These include the existence and free unfettered operation of the Reproductive Health and Child Health interventions</w:t>
      </w:r>
    </w:p>
    <w:p>
      <w:pPr>
        <w:pStyle w:val="style0"/>
        <w:numPr>
          <w:ilvl w:val="2"/>
          <w:numId w:val="52"/>
        </w:numPr>
        <w:spacing w:after="0"/>
        <w:ind w:left="1440" w:hanging="720"/>
        <w:jc w:val="both"/>
        <w:rPr>
          <w:rFonts w:ascii="Book Antiqua" w:cs="Book Antiqua" w:eastAsia="Book Antiqua" w:hAnsi="Book Antiqua"/>
          <w:b/>
          <w:i/>
          <w:color w:val="000000"/>
          <w:sz w:val="24"/>
          <w:szCs w:val="24"/>
        </w:rPr>
      </w:pPr>
      <w:r>
        <w:rPr>
          <w:rFonts w:ascii="Book Antiqua" w:cs="Book Antiqua" w:eastAsia="Book Antiqua" w:hAnsi="Book Antiqua"/>
          <w:b/>
          <w:i/>
          <w:color w:val="000000"/>
          <w:sz w:val="24"/>
          <w:szCs w:val="24"/>
        </w:rPr>
        <w:t>Reproductive and Child Health</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Safe motherhood, including antenatal, safe delivery, and postnatal care, especially breastfeeding, infant health and women’s health;</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Family planning;</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Prevention and treatment of unsafe abortions and post-abortion care;</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Prevention and treatment of reproductive tract infections, including sexually transmitted diseases and HIV/AIDS;</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Prevention and treatment of infertility;</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Management of cancer, including prevention and management of cervical cancers;</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Discouragement of harmful traditional practices that affect the reproductive health of women, such as female genital mutilation;</w:t>
      </w:r>
    </w:p>
    <w:p>
      <w:pPr>
        <w:pStyle w:val="style0"/>
        <w:numPr>
          <w:ilvl w:val="0"/>
          <w:numId w:val="2"/>
        </w:numPr>
        <w:spacing w:after="0"/>
        <w:ind w:left="1440" w:hanging="360"/>
        <w:jc w:val="both"/>
        <w:rPr>
          <w:color w:val="000000"/>
          <w:sz w:val="24"/>
          <w:szCs w:val="24"/>
        </w:rPr>
      </w:pPr>
      <w:r>
        <w:rPr>
          <w:rFonts w:ascii="Book Antiqua" w:cs="Book Antiqua" w:eastAsia="Book Antiqua" w:hAnsi="Book Antiqua"/>
          <w:color w:val="000000"/>
          <w:sz w:val="24"/>
          <w:szCs w:val="24"/>
        </w:rPr>
        <w:t>Information and counselling on human sexuality, responsible sexual behaviour, responsible parenthood, preconception care, and sexual health;</w:t>
      </w:r>
    </w:p>
    <w:p>
      <w:pPr>
        <w:pStyle w:val="style0"/>
        <w:numPr>
          <w:ilvl w:val="0"/>
          <w:numId w:val="2"/>
        </w:numPr>
        <w:ind w:left="1440" w:hanging="360"/>
        <w:jc w:val="both"/>
        <w:rPr>
          <w:color w:val="000000"/>
          <w:sz w:val="24"/>
          <w:szCs w:val="24"/>
        </w:rPr>
      </w:pPr>
      <w:r>
        <w:rPr>
          <w:rFonts w:ascii="Book Antiqua" w:cs="Book Antiqua" w:eastAsia="Book Antiqua" w:hAnsi="Book Antiqua"/>
          <w:color w:val="000000"/>
          <w:sz w:val="24"/>
          <w:szCs w:val="24"/>
        </w:rPr>
        <w:t>Gender and reproductive rights.</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The reproductive health care system, which was designed for adults, is currently being modified to meet the needs of adolescents as well.</w:t>
      </w:r>
    </w:p>
    <w:p>
      <w:pPr>
        <w:pStyle w:val="style0"/>
        <w:ind w:left="720" w:firstLine="0"/>
        <w:jc w:val="both"/>
        <w:rPr>
          <w:rFonts w:ascii="Book Antiqua" w:cs="Book Antiqua" w:eastAsia="Book Antiqua" w:hAnsi="Times New Roman"/>
          <w:b w:val="false"/>
          <w:i w:val="false"/>
          <w:sz w:val="20"/>
          <w:szCs w:val="24"/>
          <w:shd w:val="clear" w:color="auto" w:fill="auto"/>
          <w:rPrChange w:id="453" w:author="MUTILE WANYEE" w:date="2024-03-06T11:11: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1.2.3.2 Child Health</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Child Health constitutes all child health activities aimed at promoting and maintaining the optimal growth and development of children age 0-18 years. Its specific responsibilities are:</w:t>
      </w:r>
    </w:p>
    <w:p>
      <w:pPr>
        <w:pStyle w:val="style0"/>
        <w:numPr>
          <w:ilvl w:val="0"/>
          <w:numId w:val="3"/>
        </w:numPr>
        <w:spacing w:after="0"/>
        <w:ind w:left="1440" w:hanging="360"/>
        <w:jc w:val="both"/>
        <w:rPr>
          <w:color w:val="000000"/>
          <w:sz w:val="24"/>
          <w:szCs w:val="24"/>
        </w:rPr>
      </w:pPr>
      <w:r>
        <w:rPr>
          <w:rFonts w:ascii="Book Antiqua" w:cs="Book Antiqua" w:eastAsia="Book Antiqua" w:hAnsi="Book Antiqua"/>
          <w:color w:val="000000"/>
          <w:sz w:val="24"/>
          <w:szCs w:val="24"/>
        </w:rPr>
        <w:t>To ensure survival, growth and development of children age 0-5 years;</w:t>
      </w:r>
    </w:p>
    <w:p>
      <w:pPr>
        <w:pStyle w:val="style0"/>
        <w:numPr>
          <w:ilvl w:val="0"/>
          <w:numId w:val="3"/>
        </w:numPr>
        <w:spacing w:after="0"/>
        <w:ind w:left="1440" w:hanging="360"/>
        <w:jc w:val="both"/>
        <w:rPr>
          <w:color w:val="000000"/>
          <w:sz w:val="24"/>
          <w:szCs w:val="24"/>
        </w:rPr>
      </w:pPr>
      <w:r>
        <w:rPr>
          <w:rFonts w:ascii="Book Antiqua" w:cs="Book Antiqua" w:eastAsia="Book Antiqua" w:hAnsi="Book Antiqua"/>
          <w:color w:val="000000"/>
          <w:sz w:val="24"/>
          <w:szCs w:val="24"/>
        </w:rPr>
        <w:t>To promote health in all children, pre-school and school-age, including adolescents (up to 18 years), both in and out of school;</w:t>
      </w:r>
    </w:p>
    <w:p>
      <w:pPr>
        <w:pStyle w:val="style0"/>
        <w:numPr>
          <w:ilvl w:val="0"/>
          <w:numId w:val="3"/>
        </w:numPr>
        <w:spacing w:after="0"/>
        <w:ind w:left="1440" w:hanging="360"/>
        <w:jc w:val="both"/>
        <w:rPr>
          <w:color w:val="000000"/>
          <w:sz w:val="24"/>
          <w:szCs w:val="24"/>
        </w:rPr>
      </w:pPr>
      <w:r>
        <w:rPr>
          <w:rFonts w:ascii="Book Antiqua" w:cs="Book Antiqua" w:eastAsia="Book Antiqua" w:hAnsi="Book Antiqua"/>
          <w:color w:val="000000"/>
          <w:sz w:val="24"/>
          <w:szCs w:val="24"/>
        </w:rPr>
        <w:t>To promote good nutrition to children, expectant and nursing mothers, the sick, and the general population, including elimination of micronutrient deficiencies;</w:t>
      </w:r>
    </w:p>
    <w:p>
      <w:pPr>
        <w:pStyle w:val="style0"/>
        <w:numPr>
          <w:ilvl w:val="0"/>
          <w:numId w:val="3"/>
        </w:numPr>
        <w:ind w:left="1440" w:hanging="360"/>
        <w:jc w:val="both"/>
        <w:rPr>
          <w:color w:val="000000"/>
          <w:sz w:val="24"/>
          <w:szCs w:val="24"/>
        </w:rPr>
      </w:pPr>
      <w:r>
        <w:rPr>
          <w:rFonts w:ascii="Book Antiqua" w:cs="Book Antiqua" w:eastAsia="Book Antiqua" w:hAnsi="Book Antiqua"/>
          <w:color w:val="000000"/>
          <w:sz w:val="24"/>
          <w:szCs w:val="24"/>
        </w:rPr>
        <w:t>Promotion of child’s rights and child protection.</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The following strategies are applied to ensure quality child health:</w:t>
      </w:r>
    </w:p>
    <w:p>
      <w:pPr>
        <w:pStyle w:val="style0"/>
        <w:ind w:left="720" w:firstLine="0"/>
        <w:jc w:val="both"/>
        <w:rPr>
          <w:rFonts w:ascii="Book Antiqua" w:cs="Book Antiqua" w:eastAsia="Book Antiqua" w:hAnsi="Times New Roman"/>
          <w:b w:val="false"/>
          <w:i w:val="false"/>
          <w:sz w:val="20"/>
          <w:szCs w:val="24"/>
          <w:shd w:val="clear" w:color="auto" w:fill="auto"/>
          <w:rPrChange w:id="454" w:author="MUTILE WANYEE" w:date="2024-03-06T11:08: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1.2.3.3 Early childhood:</w:t>
      </w:r>
    </w:p>
    <w:p>
      <w:pPr>
        <w:pStyle w:val="style0"/>
        <w:numPr>
          <w:ilvl w:val="0"/>
          <w:numId w:val="4"/>
        </w:numPr>
        <w:spacing w:after="0"/>
        <w:ind w:left="1440" w:hanging="360"/>
        <w:jc w:val="both"/>
        <w:rPr>
          <w:color w:val="000000"/>
          <w:sz w:val="24"/>
          <w:szCs w:val="24"/>
        </w:rPr>
      </w:pPr>
      <w:r>
        <w:rPr>
          <w:rFonts w:ascii="Book Antiqua" w:cs="Book Antiqua" w:eastAsia="Book Antiqua" w:hAnsi="Book Antiqua"/>
          <w:color w:val="000000"/>
          <w:sz w:val="24"/>
          <w:szCs w:val="24"/>
        </w:rPr>
        <w:t>Integrated Management of Childhood Illnesses (IMCI) 0-5 years</w:t>
      </w:r>
    </w:p>
    <w:p>
      <w:pPr>
        <w:pStyle w:val="style0"/>
        <w:numPr>
          <w:ilvl w:val="0"/>
          <w:numId w:val="4"/>
        </w:numPr>
        <w:ind w:left="1440" w:hanging="360"/>
        <w:jc w:val="both"/>
        <w:rPr>
          <w:color w:val="000000"/>
          <w:sz w:val="24"/>
          <w:szCs w:val="24"/>
        </w:rPr>
      </w:pPr>
      <w:r>
        <w:rPr>
          <w:rFonts w:ascii="Book Antiqua" w:cs="Book Antiqua" w:eastAsia="Book Antiqua" w:hAnsi="Book Antiqua"/>
          <w:color w:val="000000"/>
          <w:sz w:val="24"/>
          <w:szCs w:val="24"/>
        </w:rPr>
        <w:t>Comprehensive school health programme 6-18 years</w:t>
      </w:r>
    </w:p>
    <w:p>
      <w:pPr>
        <w:pStyle w:val="style0"/>
        <w:ind w:left="720" w:firstLine="0"/>
        <w:jc w:val="both"/>
        <w:rPr>
          <w:rFonts w:ascii="Book Antiqua" w:cs="Book Antiqua" w:eastAsia="Book Antiqua" w:hAnsi="Times New Roman"/>
          <w:b w:val="false"/>
          <w:i w:val="false"/>
          <w:sz w:val="20"/>
          <w:szCs w:val="24"/>
          <w:shd w:val="clear" w:color="auto" w:fill="auto"/>
          <w:rPrChange w:id="455" w:author="MUTILE WANYEE" w:date="2024-03-06T11:08: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1.2.3.4. Neonatal health care:</w:t>
      </w:r>
    </w:p>
    <w:p>
      <w:pPr>
        <w:pStyle w:val="style0"/>
        <w:numPr>
          <w:ilvl w:val="0"/>
          <w:numId w:val="5"/>
        </w:numPr>
        <w:spacing w:after="0"/>
        <w:ind w:left="1440" w:hanging="360"/>
        <w:jc w:val="both"/>
        <w:rPr>
          <w:color w:val="000000"/>
          <w:sz w:val="24"/>
          <w:szCs w:val="24"/>
        </w:rPr>
      </w:pPr>
      <w:r>
        <w:rPr>
          <w:rFonts w:ascii="Book Antiqua" w:cs="Book Antiqua" w:eastAsia="Book Antiqua" w:hAnsi="Book Antiqua"/>
          <w:color w:val="000000"/>
          <w:sz w:val="24"/>
          <w:szCs w:val="24"/>
        </w:rPr>
        <w:t>Nutrition programme;</w:t>
      </w:r>
    </w:p>
    <w:p>
      <w:pPr>
        <w:pStyle w:val="style0"/>
        <w:numPr>
          <w:ilvl w:val="0"/>
          <w:numId w:val="5"/>
        </w:numPr>
        <w:spacing w:after="0"/>
        <w:ind w:left="1440" w:hanging="360"/>
        <w:jc w:val="both"/>
        <w:rPr>
          <w:color w:val="000000"/>
          <w:sz w:val="24"/>
          <w:szCs w:val="24"/>
        </w:rPr>
      </w:pPr>
      <w:r>
        <w:rPr>
          <w:rFonts w:ascii="Book Antiqua" w:cs="Book Antiqua" w:eastAsia="Book Antiqua" w:hAnsi="Book Antiqua"/>
          <w:color w:val="000000"/>
          <w:sz w:val="24"/>
          <w:szCs w:val="24"/>
        </w:rPr>
        <w:t>Promotion of exclusive breastfeeding for six months and timely intervention of complementary feeding;</w:t>
      </w:r>
    </w:p>
    <w:p>
      <w:pPr>
        <w:pStyle w:val="style0"/>
        <w:numPr>
          <w:ilvl w:val="0"/>
          <w:numId w:val="5"/>
        </w:numPr>
        <w:spacing w:after="0"/>
        <w:ind w:left="1440" w:hanging="360"/>
        <w:jc w:val="both"/>
        <w:rPr>
          <w:color w:val="000000"/>
          <w:sz w:val="24"/>
          <w:szCs w:val="24"/>
        </w:rPr>
      </w:pPr>
      <w:r>
        <w:rPr>
          <w:rFonts w:ascii="Book Antiqua" w:cs="Book Antiqua" w:eastAsia="Book Antiqua" w:hAnsi="Book Antiqua"/>
          <w:color w:val="000000"/>
          <w:sz w:val="24"/>
          <w:szCs w:val="24"/>
        </w:rPr>
        <w:t>Immunization;</w:t>
      </w:r>
    </w:p>
    <w:p>
      <w:pPr>
        <w:pStyle w:val="style0"/>
        <w:numPr>
          <w:ilvl w:val="0"/>
          <w:numId w:val="5"/>
        </w:numPr>
        <w:spacing w:after="0"/>
        <w:ind w:left="1440" w:hanging="360"/>
        <w:jc w:val="both"/>
        <w:rPr>
          <w:color w:val="000000"/>
          <w:sz w:val="24"/>
          <w:szCs w:val="24"/>
        </w:rPr>
      </w:pPr>
      <w:r>
        <w:rPr>
          <w:rFonts w:ascii="Book Antiqua" w:cs="Book Antiqua" w:eastAsia="Book Antiqua" w:hAnsi="Book Antiqua"/>
          <w:color w:val="000000"/>
          <w:sz w:val="24"/>
          <w:szCs w:val="24"/>
        </w:rPr>
        <w:t>Growth promotion and nutrition rehabilitation;</w:t>
      </w:r>
    </w:p>
    <w:p>
      <w:pPr>
        <w:pStyle w:val="style0"/>
        <w:numPr>
          <w:ilvl w:val="0"/>
          <w:numId w:val="5"/>
        </w:numPr>
        <w:spacing w:after="0"/>
        <w:ind w:left="1440" w:hanging="360"/>
        <w:jc w:val="both"/>
        <w:rPr>
          <w:color w:val="000000"/>
          <w:sz w:val="24"/>
          <w:szCs w:val="24"/>
        </w:rPr>
      </w:pPr>
      <w:r>
        <w:rPr>
          <w:rFonts w:ascii="Book Antiqua" w:cs="Book Antiqua" w:eastAsia="Book Antiqua" w:hAnsi="Book Antiqua"/>
          <w:color w:val="000000"/>
          <w:sz w:val="24"/>
          <w:szCs w:val="24"/>
        </w:rPr>
        <w:t>Curative care for minor ailments and injuries;</w:t>
      </w:r>
    </w:p>
    <w:p>
      <w:pPr>
        <w:pStyle w:val="style0"/>
        <w:numPr>
          <w:ilvl w:val="0"/>
          <w:numId w:val="5"/>
        </w:numPr>
        <w:spacing w:after="0"/>
        <w:ind w:left="1440" w:hanging="360"/>
        <w:jc w:val="both"/>
        <w:rPr>
          <w:color w:val="000000"/>
          <w:sz w:val="24"/>
          <w:szCs w:val="24"/>
        </w:rPr>
      </w:pPr>
      <w:r>
        <w:rPr>
          <w:rFonts w:ascii="Book Antiqua" w:cs="Book Antiqua" w:eastAsia="Book Antiqua" w:hAnsi="Book Antiqua"/>
          <w:color w:val="000000"/>
          <w:sz w:val="24"/>
          <w:szCs w:val="24"/>
        </w:rPr>
        <w:t>Promotion of family/household practices that have greatest impact on child health;</w:t>
      </w:r>
    </w:p>
    <w:p>
      <w:pPr>
        <w:pStyle w:val="style0"/>
        <w:numPr>
          <w:ilvl w:val="0"/>
          <w:numId w:val="5"/>
        </w:numPr>
        <w:ind w:left="1440" w:hanging="360"/>
        <w:jc w:val="both"/>
        <w:rPr>
          <w:color w:val="000000"/>
          <w:sz w:val="24"/>
          <w:szCs w:val="24"/>
        </w:rPr>
      </w:pPr>
      <w:r>
        <w:rPr>
          <w:rFonts w:ascii="Book Antiqua" w:cs="Book Antiqua" w:eastAsia="Book Antiqua" w:hAnsi="Book Antiqua"/>
          <w:color w:val="000000"/>
          <w:sz w:val="24"/>
          <w:szCs w:val="24"/>
        </w:rPr>
        <w:t>Child rights promotion.</w:t>
      </w:r>
    </w:p>
    <w:p>
      <w:pPr>
        <w:pStyle w:val="style0"/>
        <w:ind w:left="720" w:firstLine="0"/>
        <w:jc w:val="both"/>
        <w:rPr>
          <w:rFonts w:ascii="Book Antiqua" w:cs="Book Antiqua" w:eastAsia="Book Antiqua" w:hAnsi="Times New Roman"/>
          <w:b w:val="false"/>
          <w:i w:val="false"/>
          <w:sz w:val="20"/>
          <w:szCs w:val="24"/>
          <w:shd w:val="clear" w:color="auto" w:fill="auto"/>
          <w:rPrChange w:id="456" w:author="MUTILE WANYEE" w:date="2024-03-06T11:11: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1.2.3.5 School health services:</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Screening and examination of school children and food vendors;</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Immunization and micronutrient supplementation;</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Health education on current public health issues;</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Management of minor ailments and injuries;</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Introduction of life skills and moral values including reproductive health;</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Maintenance of a hygienic school environment;</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School deworming;</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Referrals.</w:t>
      </w:r>
    </w:p>
    <w:p>
      <w:pPr>
        <w:pStyle w:val="style0"/>
        <w:numPr>
          <w:ilvl w:val="0"/>
          <w:numId w:val="6"/>
        </w:numPr>
        <w:spacing w:after="0"/>
        <w:ind w:left="1440" w:hanging="360"/>
        <w:jc w:val="both"/>
        <w:rPr>
          <w:color w:val="000000"/>
          <w:sz w:val="24"/>
          <w:szCs w:val="24"/>
        </w:rPr>
      </w:pPr>
      <w:r>
        <w:rPr>
          <w:rFonts w:ascii="Book Antiqua" w:cs="Book Antiqua" w:eastAsia="Book Antiqua" w:hAnsi="Book Antiqua"/>
          <w:color w:val="000000"/>
          <w:sz w:val="24"/>
          <w:szCs w:val="24"/>
        </w:rPr>
        <w:t>Adolescent health:</w:t>
      </w:r>
    </w:p>
    <w:p>
      <w:pPr>
        <w:pStyle w:val="style0"/>
        <w:numPr>
          <w:ilvl w:val="0"/>
          <w:numId w:val="6"/>
        </w:numPr>
        <w:spacing w:after="0"/>
        <w:ind w:left="1440" w:hanging="360"/>
        <w:jc w:val="both"/>
        <w:rPr>
          <w:del w:id="457" w:author="MUTILE WANYEE" w:date="2024-03-01T10:42:00Z"/>
          <w:color w:val="auto"/>
          <w:sz w:val="20"/>
          <w:szCs w:val="24"/>
          <w:rPrChange w:id="458" w:author="MUTILE WANYEE" w:date="2024-03-06T11:11:00Z">
            <w:rPr>
              <w:color w:val="000000"/>
              <w:sz w:val="24"/>
              <w:szCs w:val="24"/>
            </w:rPr>
          </w:rPrChange>
        </w:rPr>
      </w:pPr>
      <w:del w:id="459" w:author="MUTILE WANYEE" w:date="2024-03-01T10:42:00Z">
        <w:r w:rsidDel="4DF60FC6">
          <w:rPr>
            <w:rFonts w:ascii="Book Antiqua" w:cs="Book Antiqua" w:eastAsia="Book Antiqua" w:hAnsi="Book Antiqua"/>
            <w:color w:val="000000"/>
            <w:sz w:val="24"/>
            <w:szCs w:val="24"/>
          </w:rPr>
          <w:delText>Referrals identification and management of common health problems affecting adolescents;</w:delText>
        </w:r>
      </w:del>
    </w:p>
    <w:p>
      <w:pPr>
        <w:pStyle w:val="style0"/>
        <w:numPr>
          <w:ilvl w:val="0"/>
          <w:numId w:val="6"/>
        </w:numPr>
        <w:spacing w:after="0"/>
        <w:ind w:left="1440" w:hanging="360"/>
        <w:jc w:val="both"/>
        <w:rPr>
          <w:del w:id="460" w:author="MUTILE WANYEE" w:date="2024-03-01T10:42:00Z"/>
          <w:color w:val="auto"/>
          <w:sz w:val="20"/>
          <w:szCs w:val="24"/>
          <w:rPrChange w:id="461" w:author="MUTILE WANYEE" w:date="2024-03-06T11:11:00Z">
            <w:rPr>
              <w:color w:val="000000"/>
              <w:sz w:val="24"/>
              <w:szCs w:val="24"/>
            </w:rPr>
          </w:rPrChange>
        </w:rPr>
      </w:pPr>
      <w:del w:id="462" w:author="MUTILE WANYEE" w:date="2024-03-01T10:42:00Z">
        <w:r w:rsidDel="4B86ACFA">
          <w:rPr>
            <w:rFonts w:ascii="Book Antiqua" w:cs="Book Antiqua" w:eastAsia="Book Antiqua" w:hAnsi="Book Antiqua"/>
            <w:color w:val="000000"/>
            <w:sz w:val="24"/>
            <w:szCs w:val="24"/>
          </w:rPr>
          <w:delText>Provision of services focused on adolescents, including counselling, information, education and communication (IEC), and reproductive health issues in general;</w:delText>
        </w:r>
      </w:del>
    </w:p>
    <w:p>
      <w:pPr>
        <w:pStyle w:val="style0"/>
        <w:numPr>
          <w:ilvl w:val="0"/>
          <w:numId w:val="6"/>
        </w:numPr>
        <w:ind w:left="1440" w:hanging="360"/>
        <w:jc w:val="both"/>
        <w:rPr>
          <w:del w:id="463" w:author="MUTILE WANYEE" w:date="2024-03-01T10:42:00Z"/>
          <w:color w:val="auto"/>
          <w:sz w:val="20"/>
          <w:szCs w:val="24"/>
          <w:rPrChange w:id="464" w:author="MUTILE WANYEE" w:date="2024-03-06T11:11:00Z">
            <w:rPr>
              <w:color w:val="000000"/>
              <w:sz w:val="24"/>
              <w:szCs w:val="24"/>
            </w:rPr>
          </w:rPrChange>
        </w:rPr>
      </w:pPr>
      <w:del w:id="465" w:author="MUTILE WANYEE" w:date="2024-03-01T10:42:00Z">
        <w:r w:rsidDel="0C390E3F">
          <w:rPr>
            <w:rFonts w:ascii="Book Antiqua" w:cs="Book Antiqua" w:eastAsia="Book Antiqua" w:hAnsi="Book Antiqua"/>
            <w:color w:val="000000"/>
            <w:sz w:val="24"/>
            <w:szCs w:val="24"/>
          </w:rPr>
          <w:delText>Referrals.</w:delText>
        </w:r>
      </w:del>
    </w:p>
    <w:p>
      <w:pPr>
        <w:pStyle w:val="style0"/>
        <w:ind w:left="720" w:firstLine="0"/>
        <w:jc w:val="both"/>
        <w:rPr>
          <w:rFonts w:ascii="Book Antiqua" w:cs="Book Antiqua" w:eastAsia="Book Antiqua" w:hAnsi="Times New Roman"/>
          <w:b w:val="false"/>
          <w:i w:val="false"/>
          <w:sz w:val="20"/>
          <w:szCs w:val="24"/>
          <w:shd w:val="clear" w:color="auto" w:fill="auto"/>
          <w:rPrChange w:id="466" w:author="MUTILE WANYEE" w:date="2024-03-06T11:11:00Z">
            <w:rPr>
              <w:rFonts w:ascii="Book Antiqua" w:cs="Book Antiqua" w:eastAsia="Book Antiqua" w:hAnsi="Book Antiqua"/>
              <w:b/>
              <w:i/>
              <w:sz w:val="24"/>
              <w:szCs w:val="24"/>
            </w:rPr>
          </w:rPrChange>
        </w:rPr>
      </w:pPr>
      <w:r>
        <w:rPr>
          <w:rFonts w:ascii="Book Antiqua" w:cs="Book Antiqua" w:eastAsia="Book Antiqua" w:hAnsi="Book Antiqua"/>
          <w:b/>
          <w:i/>
          <w:sz w:val="24"/>
          <w:szCs w:val="24"/>
        </w:rPr>
        <w:t>1.2.3.6 Private Maternity and Nursing Homes</w:t>
      </w:r>
    </w:p>
    <w:p>
      <w:pPr>
        <w:pStyle w:val="style0"/>
        <w:ind w:left="720" w:firstLine="0"/>
        <w:jc w:val="both"/>
        <w:rPr>
          <w:rFonts w:ascii="Book Antiqua" w:cs="Book Antiqua" w:eastAsia="Book Antiqua" w:hAnsi="Book Antiqua"/>
          <w:sz w:val="24"/>
          <w:szCs w:val="24"/>
        </w:rPr>
      </w:pPr>
      <w:r>
        <w:rPr>
          <w:rFonts w:ascii="Book Antiqua" w:cs="Book Antiqua" w:eastAsia="Book Antiqua" w:hAnsi="Book Antiqua"/>
          <w:sz w:val="24"/>
          <w:szCs w:val="24"/>
        </w:rPr>
        <w:t>Private maternity homes fall under the governance of the Kenya Registered Midwives Association (KRMA). Some maternity and nursing homes are run by other health care professionals, such as doctors and clinical officers. Working in close collaboration with the Reproductive Health and Child Health Divisions of the Ministry of Health, they offer reproductive and family planning services. In addition, some child welfare activities are carried out on their premises by health staff of public health facilities.</w:t>
      </w:r>
    </w:p>
    <w:p>
      <w:pPr>
        <w:pStyle w:val="style0"/>
        <w:ind w:left="720" w:firstLine="0"/>
        <w:jc w:val="both"/>
        <w:rPr>
          <w:rFonts w:ascii="Book Antiqua" w:cs="Book Antiqua" w:eastAsia="Book Antiqua" w:hAnsi="Book Antiqua"/>
          <w:b/>
          <w:i/>
          <w:sz w:val="24"/>
          <w:szCs w:val="24"/>
        </w:rPr>
      </w:pPr>
      <w:r>
        <w:rPr>
          <w:rFonts w:ascii="Book Antiqua" w:cs="Book Antiqua" w:eastAsia="Book Antiqua" w:hAnsi="Book Antiqua"/>
          <w:b/>
          <w:i/>
          <w:sz w:val="24"/>
          <w:szCs w:val="24"/>
        </w:rPr>
        <w:t>1.2.3.7 Private Clinics</w:t>
      </w:r>
    </w:p>
    <w:p>
      <w:pPr>
        <w:pStyle w:val="style0"/>
        <w:ind w:left="720" w:firstLine="0"/>
        <w:jc w:val="both"/>
        <w:rPr>
          <w:del w:id="467" w:author="MUTILE WANYEE" w:date="2024-02-22T16:38:00Z"/>
          <w:rFonts w:ascii="Book Antiqua" w:cs="Book Antiqua" w:eastAsia="Book Antiqua" w:hAnsi="Book Antiqua"/>
          <w:sz w:val="24"/>
          <w:szCs w:val="24"/>
        </w:rPr>
      </w:pPr>
      <w:r>
        <w:rPr>
          <w:rFonts w:ascii="Book Antiqua" w:cs="Book Antiqua" w:eastAsia="Book Antiqua" w:hAnsi="Book Antiqua"/>
          <w:sz w:val="24"/>
          <w:szCs w:val="24"/>
        </w:rPr>
        <w:t>These provide mostly curative services and are operated by FBOs, NGOs or privately by nurses/midwives, clinical officers and doctors.</w:t>
      </w:r>
      <w:ins w:id="468" w:author="MUTILE WANYEE" w:date="2024-02-22T16:38:00Z">
        <w:r w:rsidR="AD41DBF6">
          <w:rPr>
            <w:rFonts w:ascii="Book Antiqua" w:cs="Book Antiqua" w:eastAsia="Book Antiqua" w:hAnsi="Book Antiqua"/>
            <w:sz w:val="24"/>
            <w:szCs w:val="24"/>
          </w:rPr>
          <w:t xml:space="preserve"> </w:t>
        </w:r>
      </w:ins>
    </w:p>
    <w:p>
      <w:pPr>
        <w:pStyle w:val="style0"/>
        <w:spacing w:after="0"/>
        <w:ind w:left="720" w:firstLine="0"/>
        <w:jc w:val="both"/>
        <w:rPr>
          <w:rFonts w:ascii="Book Antiqua" w:cs="Book Antiqua" w:eastAsia="Book Antiqua" w:hAnsi="Times New Roman"/>
          <w:sz w:val="20"/>
          <w:szCs w:val="24"/>
          <w:shd w:val="clear" w:color="auto" w:fill="auto"/>
          <w:rPrChange w:id="469" w:author="MUTILE WANYEE" w:date="2024-02-22T16:38:00Z">
            <w:rPr>
              <w:rFonts w:ascii="Book Antiqua" w:cs="Book Antiqua" w:eastAsia="Book Antiqua" w:hAnsi="Book Antiqua"/>
              <w:sz w:val="24"/>
              <w:szCs w:val="24"/>
            </w:rPr>
          </w:rPrChange>
        </w:rPr>
      </w:pPr>
      <w:r>
        <w:rPr>
          <w:rFonts w:ascii="Book Antiqua" w:cs="Book Antiqua" w:eastAsia="Book Antiqua" w:hAnsi="Book Antiqua"/>
          <w:sz w:val="24"/>
          <w:szCs w:val="24"/>
        </w:rPr>
        <w:t>All facilities are expected to be inspected and then accredited after which they are licensed.</w:t>
      </w:r>
    </w:p>
    <w:p>
      <w:pPr>
        <w:pStyle w:val="style0"/>
        <w:spacing w:after="0" w:lineRule="auto" w:line="276"/>
        <w:ind w:left="720" w:firstLine="0"/>
        <w:jc w:val="both"/>
        <w:rPr>
          <w:rFonts w:ascii="Book Antiqua" w:cs="Book Antiqua" w:eastAsia="Book Antiqua" w:hAnsi="Book Antiqua"/>
          <w:b/>
          <w:sz w:val="16"/>
          <w:szCs w:val="16"/>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center"/>
        <w:rPr>
          <w:del w:id="470" w:author="MUTILE WANYEE" w:date="2024-02-22T16:38:00Z"/>
          <w:rFonts w:ascii="Book Antiqua" w:cs="Book Antiqua" w:eastAsia="Book Antiqua" w:hAnsi="Book Antiqua"/>
          <w:b/>
          <w:sz w:val="28"/>
          <w:szCs w:val="28"/>
        </w:rPr>
      </w:pPr>
    </w:p>
    <w:p>
      <w:pPr>
        <w:pStyle w:val="style0"/>
        <w:spacing w:after="0" w:lineRule="auto" w:line="276"/>
        <w:jc w:val="center"/>
        <w:rPr>
          <w:ins w:id="471" w:author="MUTILE WANYEE" w:date="2024-02-22T16:38:00Z"/>
          <w:rFonts w:ascii="Book Antiqua" w:cs="Book Antiqua" w:eastAsia="Book Antiqua" w:hAnsi="Book Antiqua"/>
          <w:b/>
          <w:sz w:val="28"/>
          <w:szCs w:val="28"/>
        </w:rPr>
      </w:pPr>
    </w:p>
    <w:p>
      <w:pPr>
        <w:pStyle w:val="style0"/>
        <w:spacing w:after="0" w:lineRule="auto" w:line="276"/>
        <w:jc w:val="center"/>
        <w:rPr>
          <w:ins w:id="472" w:author="MUTILE WANYEE" w:date="2024-02-22T16:38:00Z"/>
          <w:rFonts w:ascii="Book Antiqua" w:cs="Book Antiqua" w:eastAsia="Book Antiqua" w:hAnsi="Book Antiqua"/>
          <w:b/>
          <w:sz w:val="28"/>
          <w:szCs w:val="28"/>
        </w:rPr>
      </w:pPr>
    </w:p>
    <w:p>
      <w:pPr>
        <w:pStyle w:val="style0"/>
        <w:spacing w:after="0" w:lineRule="auto" w:line="276"/>
        <w:jc w:val="center"/>
        <w:rPr>
          <w:ins w:id="473" w:author="MUTILE WANYEE" w:date="2024-02-22T16:38:00Z"/>
          <w:rFonts w:ascii="Book Antiqua" w:cs="Book Antiqua" w:eastAsia="Book Antiqua" w:hAnsi="Book Antiqua"/>
          <w:b/>
          <w:sz w:val="28"/>
          <w:szCs w:val="28"/>
        </w:rPr>
      </w:pPr>
    </w:p>
    <w:p>
      <w:pPr>
        <w:pStyle w:val="style0"/>
        <w:spacing w:after="0" w:lineRule="auto" w:line="276"/>
        <w:jc w:val="center"/>
        <w:rPr>
          <w:ins w:id="474" w:author="MUTILE WANYEE" w:date="2024-02-22T16:38:00Z"/>
          <w:rFonts w:ascii="Book Antiqua" w:cs="Book Antiqua" w:eastAsia="Book Antiqua" w:hAnsi="Book Antiqua"/>
          <w:b/>
          <w:sz w:val="28"/>
          <w:szCs w:val="28"/>
        </w:rPr>
      </w:pPr>
    </w:p>
    <w:p>
      <w:pPr>
        <w:pStyle w:val="style0"/>
        <w:spacing w:after="0" w:lineRule="auto" w:line="276"/>
        <w:jc w:val="center"/>
        <w:rPr>
          <w:ins w:id="475" w:author="MUTILE WANYEE" w:date="2024-02-22T16:38:00Z"/>
          <w:rFonts w:ascii="Book Antiqua" w:cs="Book Antiqua" w:eastAsia="Book Antiqua" w:hAnsi="Book Antiqua"/>
          <w:b/>
          <w:sz w:val="28"/>
          <w:szCs w:val="28"/>
        </w:rPr>
      </w:pPr>
    </w:p>
    <w:p>
      <w:pPr>
        <w:pStyle w:val="style0"/>
        <w:spacing w:after="0" w:lineRule="auto" w:line="276"/>
        <w:jc w:val="center"/>
        <w:rPr>
          <w:ins w:id="476" w:author="MUTILE WANYEE" w:date="2024-02-22T16:38:00Z"/>
          <w:rFonts w:ascii="Book Antiqua" w:cs="Book Antiqua" w:eastAsia="Book Antiqua" w:hAnsi="Book Antiqua"/>
          <w:b/>
          <w:sz w:val="28"/>
          <w:szCs w:val="28"/>
        </w:rPr>
      </w:pPr>
    </w:p>
    <w:p>
      <w:pPr>
        <w:pStyle w:val="style0"/>
        <w:spacing w:after="0" w:lineRule="auto" w:line="276"/>
        <w:jc w:val="center"/>
        <w:rPr>
          <w:ins w:id="477" w:author="MUTILE WANYEE" w:date="2024-02-22T16:38:00Z"/>
          <w:rFonts w:ascii="Book Antiqua" w:cs="Book Antiqua" w:eastAsia="Book Antiqua" w:hAnsi="Book Antiqua"/>
          <w:b/>
          <w:sz w:val="28"/>
          <w:szCs w:val="28"/>
        </w:rPr>
      </w:pPr>
    </w:p>
    <w:p>
      <w:pPr>
        <w:pStyle w:val="style0"/>
        <w:spacing w:after="0" w:lineRule="auto" w:line="276"/>
        <w:jc w:val="center"/>
        <w:rPr>
          <w:ins w:id="478" w:author="MUTILE WANYEE" w:date="2024-02-22T16:38:00Z"/>
          <w:rFonts w:ascii="Book Antiqua" w:cs="Book Antiqua" w:eastAsia="Book Antiqua" w:hAnsi="Times New Roman"/>
          <w:b w:val="false"/>
          <w:sz w:val="28"/>
          <w:szCs w:val="28"/>
          <w:shd w:val="clear" w:color="auto" w:fill="auto"/>
          <w:rPrChange w:id="479" w:author="MUTILE WANYEE" w:date="2024-03-01T10:43:00Z">
            <w:rPr>
              <w:rFonts w:ascii="Book Antiqua" w:cs="Book Antiqua" w:eastAsia="Book Antiqua" w:hAnsi="Book Antiqua"/>
              <w:b/>
              <w:sz w:val="24"/>
              <w:szCs w:val="24"/>
            </w:rPr>
          </w:rPrChange>
        </w:rPr>
        <w:pPrChange w:id="480" w:author="MUTILE WANYEE" w:date="2024-03-01T10:43:00Z">
          <w:pPr>
            <w:pStyle w:val="style0"/>
            <w:spacing w:after="0" w:lineRule="auto" w:line="276"/>
            <w:jc w:val="both"/>
          </w:pPr>
        </w:pPrChange>
      </w:pPr>
    </w:p>
    <w:p>
      <w:pPr>
        <w:pStyle w:val="style0"/>
        <w:spacing w:after="0" w:lineRule="auto" w:line="276"/>
        <w:jc w:val="center"/>
        <w:rPr>
          <w:del w:id="481" w:author="MUTILE WANYEE" w:date="2024-02-22T16:38:00Z"/>
          <w:rFonts w:ascii="Book Antiqua" w:cs="Book Antiqua" w:eastAsia="Book Antiqua" w:hAnsi="Book Antiqua"/>
          <w:b/>
          <w:sz w:val="28"/>
          <w:szCs w:val="28"/>
        </w:rPr>
      </w:pPr>
    </w:p>
    <w:p>
      <w:pPr>
        <w:pStyle w:val="style0"/>
        <w:spacing w:after="0" w:lineRule="auto" w:line="276"/>
        <w:jc w:val="center"/>
        <w:rPr>
          <w:ins w:id="482" w:author="MUTILE WANYEE" w:date="2024-02-22T16:38:00Z"/>
          <w:rFonts w:ascii="Book Antiqua" w:cs="Book Antiqua" w:eastAsia="Book Antiqua" w:hAnsi="Book Antiqua"/>
          <w:b/>
          <w:sz w:val="28"/>
          <w:szCs w:val="28"/>
        </w:rPr>
      </w:pPr>
    </w:p>
    <w:p>
      <w:pPr>
        <w:pStyle w:val="style0"/>
        <w:spacing w:after="0" w:lineRule="auto" w:line="276"/>
        <w:jc w:val="center"/>
        <w:rPr>
          <w:ins w:id="483" w:author="MUTILE WANYEE" w:date="2024-02-22T16:38:00Z"/>
          <w:rFonts w:ascii="Book Antiqua" w:cs="Book Antiqua" w:eastAsia="Book Antiqua" w:hAnsi="Book Antiqua"/>
          <w:b/>
          <w:sz w:val="28"/>
          <w:szCs w:val="28"/>
        </w:rPr>
      </w:pPr>
    </w:p>
    <w:p>
      <w:pPr>
        <w:pStyle w:val="style0"/>
        <w:spacing w:after="0" w:lineRule="auto" w:line="276"/>
        <w:jc w:val="center"/>
        <w:rPr>
          <w:ins w:id="484" w:author="MUTILE WANYEE" w:date="2024-02-22T16:38:00Z"/>
          <w:rFonts w:ascii="Book Antiqua" w:cs="Book Antiqua" w:eastAsia="Book Antiqua" w:hAnsi="Book Antiqua"/>
          <w:b/>
          <w:sz w:val="28"/>
          <w:szCs w:val="28"/>
        </w:rPr>
      </w:pPr>
    </w:p>
    <w:p>
      <w:pPr>
        <w:pStyle w:val="style0"/>
        <w:spacing w:after="0" w:lineRule="auto" w:line="276"/>
        <w:jc w:val="center"/>
        <w:rPr>
          <w:del w:id="485" w:author="MUTILE WANYEE" w:date="2024-02-22T16:38:00Z"/>
          <w:rFonts w:ascii="Book Antiqua" w:cs="Book Antiqua" w:eastAsia="Book Antiqua" w:hAnsi="Book Antiqua"/>
          <w:b/>
          <w:sz w:val="28"/>
          <w:szCs w:val="28"/>
        </w:rPr>
      </w:pPr>
    </w:p>
    <w:p>
      <w:pPr>
        <w:pStyle w:val="style0"/>
        <w:spacing w:after="0" w:lineRule="auto" w:line="276"/>
        <w:jc w:val="center"/>
        <w:rPr>
          <w:ins w:id="486" w:author="MUTILE WANYEE" w:date="2024-02-22T16:38:00Z"/>
          <w:rFonts w:ascii="Book Antiqua" w:cs="Book Antiqua" w:eastAsia="Book Antiqua" w:hAnsi="Times New Roman"/>
          <w:b w:val="false"/>
          <w:sz w:val="28"/>
          <w:szCs w:val="28"/>
          <w:shd w:val="clear" w:color="auto" w:fill="auto"/>
          <w:rPrChange w:id="487" w:author="MUTILE WANYEE" w:date="2024-03-01T10:43:00Z">
            <w:rPr>
              <w:rFonts w:ascii="Book Antiqua" w:cs="Book Antiqua" w:eastAsia="Book Antiqua" w:hAnsi="Book Antiqua"/>
              <w:b/>
              <w:sz w:val="24"/>
              <w:szCs w:val="24"/>
            </w:rPr>
          </w:rPrChange>
        </w:rPr>
        <w:pPrChange w:id="488" w:author="MUTILE WANYEE" w:date="2024-03-01T10:43:00Z">
          <w:pPr>
            <w:pStyle w:val="style0"/>
            <w:spacing w:after="0" w:lineRule="auto" w:line="276"/>
            <w:jc w:val="both"/>
          </w:pPr>
        </w:pPrChange>
      </w:pPr>
    </w:p>
    <w:p>
      <w:pPr>
        <w:pStyle w:val="style0"/>
        <w:spacing w:after="0" w:lineRule="auto" w:line="276"/>
        <w:jc w:val="center"/>
        <w:rPr>
          <w:ins w:id="489" w:author="MUTILE WANYEE" w:date="2024-03-01T10:43:00Z"/>
          <w:rFonts w:ascii="Book Antiqua" w:cs="Book Antiqua" w:eastAsia="Book Antiqua" w:hAnsi="Book Antiqua"/>
          <w:b/>
          <w:sz w:val="28"/>
          <w:szCs w:val="28"/>
          <w:rPrChange w:id="490" w:author="MUTILE WANYEE" w:date="2024-03-01T10:43:00Z">
            <w:rPr>
              <w:rFonts w:ascii="Book Antiqua" w:cs="Book Antiqua" w:eastAsia="Book Antiqua" w:hAnsi="Book Antiqua"/>
              <w:b/>
              <w:sz w:val="24"/>
              <w:szCs w:val="24"/>
            </w:rPr>
          </w:rPrChange>
        </w:rPr>
      </w:pPr>
      <w:r w:rsidRPr="59ACFBF8">
        <w:rPr>
          <w:rFonts w:ascii="Book Antiqua" w:cs="Book Antiqua" w:eastAsia="Book Antiqua" w:hAnsi="Book Antiqua"/>
          <w:b/>
          <w:sz w:val="28"/>
          <w:szCs w:val="28"/>
          <w:rPrChange w:id="491" w:author="MUTILE WANYEE" w:date="2024-03-01T10:43:00Z">
            <w:rPr>
              <w:rFonts w:ascii="Book Antiqua" w:cs="Book Antiqua" w:eastAsia="Book Antiqua" w:hAnsi="Book Antiqua"/>
              <w:b/>
              <w:sz w:val="24"/>
              <w:szCs w:val="24"/>
            </w:rPr>
          </w:rPrChange>
        </w:rPr>
        <w:t>Chapter 2 :</w:t>
      </w:r>
    </w:p>
    <w:p>
      <w:pPr>
        <w:pStyle w:val="style0"/>
        <w:spacing w:after="0" w:lineRule="auto" w:line="276"/>
        <w:jc w:val="center"/>
        <w:rPr>
          <w:ins w:id="492" w:author="MUTILE WANYEE" w:date="2024-03-01T10:43:00Z"/>
          <w:rFonts w:ascii="Book Antiqua" w:cs="Book Antiqua" w:eastAsia="Book Antiqua" w:hAnsi="Times New Roman"/>
          <w:b w:val="false"/>
          <w:sz w:val="16"/>
          <w:szCs w:val="16"/>
          <w:shd w:val="clear" w:color="auto" w:fill="auto"/>
          <w:rPrChange w:id="493" w:author="MUTILE WANYEE" w:date="2024-03-01T10:43:00Z">
            <w:rPr>
              <w:rFonts w:ascii="Book Antiqua" w:cs="Book Antiqua" w:eastAsia="Book Antiqua" w:hAnsi="Book Antiqua"/>
              <w:b/>
              <w:sz w:val="24"/>
              <w:szCs w:val="24"/>
            </w:rPr>
          </w:rPrChange>
        </w:rPr>
        <w:pPrChange w:id="494" w:author="MUTILE WANYEE" w:date="2024-03-01T10:43:00Z">
          <w:pPr>
            <w:pStyle w:val="style0"/>
            <w:spacing w:after="0" w:lineRule="auto" w:line="276"/>
            <w:jc w:val="both"/>
          </w:pPr>
        </w:pPrChange>
      </w:pPr>
    </w:p>
    <w:p>
      <w:pPr>
        <w:pStyle w:val="style0"/>
        <w:spacing w:after="0" w:lineRule="auto" w:line="276"/>
        <w:jc w:val="center"/>
        <w:rPr>
          <w:rFonts w:ascii="Book Antiqua" w:cs="Book Antiqua" w:eastAsia="Book Antiqua" w:hAnsi="Times New Roman"/>
          <w:b w:val="false"/>
          <w:sz w:val="28"/>
          <w:szCs w:val="28"/>
          <w:shd w:val="clear" w:color="auto" w:fill="auto"/>
          <w:rPrChange w:id="495" w:author="MUTILE WANYEE" w:date="2024-03-01T10:43:00Z">
            <w:rPr>
              <w:rFonts w:ascii="Book Antiqua" w:cs="Book Antiqua" w:eastAsia="Book Antiqua" w:hAnsi="Book Antiqua"/>
              <w:b/>
              <w:sz w:val="24"/>
              <w:szCs w:val="24"/>
            </w:rPr>
          </w:rPrChange>
        </w:rPr>
        <w:pPrChange w:id="496" w:author="MUTILE WANYEE" w:date="2024-03-01T10:43:00Z">
          <w:pPr>
            <w:pStyle w:val="style0"/>
            <w:spacing w:after="0" w:lineRule="auto" w:line="276"/>
            <w:jc w:val="both"/>
          </w:pPr>
        </w:pPrChange>
      </w:pPr>
      <w:r w:rsidRPr="8D927D8F">
        <w:rPr>
          <w:rFonts w:ascii="Book Antiqua" w:cs="Book Antiqua" w:eastAsia="Book Antiqua" w:hAnsi="Book Antiqua"/>
          <w:b/>
          <w:sz w:val="28"/>
          <w:szCs w:val="28"/>
          <w:rPrChange w:id="497" w:author="MUTILE WANYEE" w:date="2024-03-01T10:43:00Z">
            <w:rPr>
              <w:rFonts w:ascii="Book Antiqua" w:cs="Book Antiqua" w:eastAsia="Book Antiqua" w:hAnsi="Book Antiqua"/>
              <w:b/>
              <w:sz w:val="24"/>
              <w:szCs w:val="24"/>
            </w:rPr>
          </w:rPrChange>
        </w:rPr>
        <w:t>HEALTH WORKFORCE</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b/>
          <w:i/>
          <w:sz w:val="24"/>
          <w:szCs w:val="24"/>
        </w:rPr>
      </w:pPr>
      <w:r>
        <w:rPr>
          <w:rFonts w:ascii="Book Antiqua" w:cs="Book Antiqua" w:eastAsia="Book Antiqua" w:hAnsi="Book Antiqua"/>
          <w:b/>
          <w:i/>
          <w:sz w:val="24"/>
          <w:szCs w:val="24"/>
        </w:rPr>
        <w:t>2.1 Introduction</w:t>
      </w:r>
    </w:p>
    <w:p>
      <w:pPr>
        <w:pStyle w:val="style0"/>
        <w:spacing w:after="0" w:lineRule="auto" w:line="276"/>
        <w:jc w:val="both"/>
        <w:rPr>
          <w:rFonts w:ascii="Book Antiqua" w:cs="Book Antiqua" w:eastAsia="Book Antiqua" w:hAnsi="Book Antiqua"/>
          <w:b/>
          <w:i/>
          <w:sz w:val="16"/>
          <w:szCs w:val="16"/>
        </w:rPr>
      </w:pPr>
    </w:p>
    <w:p>
      <w:pPr>
        <w:pStyle w:val="style0"/>
        <w:spacing w:after="0" w:lineRule="auto" w:line="276"/>
        <w:jc w:val="both"/>
        <w:rPr>
          <w:rFonts w:ascii="Book Antiqua" w:cs="Book Antiqua" w:eastAsia="Book Antiqua" w:hAnsi="Book Antiqua"/>
          <w:b/>
          <w:i/>
          <w:sz w:val="24"/>
          <w:szCs w:val="24"/>
        </w:rPr>
      </w:pPr>
      <w:r>
        <w:rPr>
          <w:rFonts w:ascii="Book Antiqua" w:cs="Book Antiqua" w:eastAsia="Book Antiqua" w:hAnsi="Book Antiqua"/>
          <w:b/>
          <w:i/>
          <w:sz w:val="24"/>
          <w:szCs w:val="24"/>
        </w:rPr>
        <w:t>2.1.1 What is the Health Workforce?</w:t>
      </w:r>
    </w:p>
    <w:p>
      <w:pPr>
        <w:pStyle w:val="style0"/>
        <w:spacing w:after="0" w:lineRule="auto" w:line="276"/>
        <w:jc w:val="both"/>
        <w:rPr>
          <w:rFonts w:ascii="Book Antiqua" w:cs="Book Antiqua" w:eastAsia="Book Antiqua" w:hAnsi="Book Antiqua"/>
          <w:b/>
          <w:i/>
          <w:sz w:val="16"/>
          <w:szCs w:val="16"/>
        </w:rPr>
      </w:pPr>
    </w:p>
    <w:p>
      <w:pPr>
        <w:pStyle w:val="style0"/>
        <w:spacing w:after="0" w:lineRule="auto" w:line="276"/>
        <w:jc w:val="both"/>
        <w:rPr>
          <w:rFonts w:ascii="Book Antiqua" w:cs="Book Antiqua" w:eastAsia="Book Antiqua" w:hAnsi="Book Antiqua"/>
          <w:sz w:val="24"/>
          <w:szCs w:val="24"/>
        </w:rPr>
      </w:pPr>
      <w:r>
        <w:rPr>
          <w:rFonts w:ascii="Book Antiqua" w:cs="Book Antiqua" w:eastAsia="Book Antiqua" w:hAnsi="Book Antiqua"/>
          <w:sz w:val="24"/>
          <w:szCs w:val="24"/>
        </w:rPr>
        <w:t>The health workforce refers to all people engaged in actions whose primary intent is to enhance health in the various professions of health care, it is inclusive of all the people who deliver or assist in the delivery of health services</w:t>
      </w:r>
      <w:ins w:id="498" w:author="MUTILE WANYEE" w:date="2024-02-08T09:45:00Z">
        <w:r w:rsidR="B48B8EDD">
          <w:rPr>
            <w:rFonts w:ascii="Book Antiqua" w:cs="Book Antiqua" w:eastAsia="Book Antiqua" w:hAnsi="Book Antiqua"/>
            <w:sz w:val="24"/>
            <w:szCs w:val="24"/>
          </w:rPr>
          <w:t>.</w:t>
        </w:r>
      </w:ins>
      <w:del w:id="499" w:author="MUTILE WANYEE" w:date="2024-02-08T09:45:00Z">
        <w:r w:rsidDel="710F0F7A">
          <w:rPr>
            <w:rFonts w:ascii="Book Antiqua" w:cs="Book Antiqua" w:eastAsia="Book Antiqua" w:hAnsi="Book Antiqua"/>
            <w:sz w:val="24"/>
            <w:szCs w:val="24"/>
          </w:rPr>
          <w:delText>, or help operate health care facilities.</w:delText>
        </w:r>
      </w:del>
      <w:r>
        <w:rPr>
          <w:rFonts w:ascii="Book Antiqua" w:cs="Book Antiqua" w:eastAsia="Book Antiqua" w:hAnsi="Book Antiqua"/>
          <w:sz w:val="24"/>
          <w:szCs w:val="24"/>
        </w:rPr>
        <w:t xml:space="preserve"> These include the professionals </w:t>
      </w:r>
      <w:ins w:id="500" w:author="MUTILE WANYEE" w:date="2024-03-01T10:53:00Z">
        <w:r w:rsidR="08AD4C33">
          <w:rPr>
            <w:rFonts w:ascii="Book Antiqua" w:cs="Book Antiqua" w:eastAsia="Book Antiqua" w:hAnsi="Book Antiqua"/>
            <w:sz w:val="24"/>
            <w:szCs w:val="24"/>
          </w:rPr>
          <w:t xml:space="preserve">inside and </w:t>
        </w:r>
      </w:ins>
      <w:del w:id="501" w:author="MUTILE WANYEE" w:date="2024-03-01T10:53:00Z">
        <w:r w:rsidDel="DC6F36D2">
          <w:rPr>
            <w:rFonts w:ascii="Book Antiqua" w:cs="Book Antiqua" w:eastAsia="Book Antiqua" w:hAnsi="Book Antiqua"/>
            <w:sz w:val="24"/>
            <w:szCs w:val="24"/>
          </w:rPr>
          <w:delText xml:space="preserve">working inside the health care sector, such as nurses working in hospitals, as well as </w:delText>
        </w:r>
      </w:del>
      <w:r>
        <w:rPr>
          <w:rFonts w:ascii="Book Antiqua" w:cs="Book Antiqua" w:eastAsia="Book Antiqua" w:hAnsi="Book Antiqua"/>
          <w:sz w:val="24"/>
          <w:szCs w:val="24"/>
        </w:rPr>
        <w:t>outside the health care se</w:t>
      </w:r>
      <w:ins w:id="502" w:author="MUTILE WANYEE" w:date="2024-03-01T10:54:00Z">
        <w:r w:rsidR="D4217D49">
          <w:rPr>
            <w:rFonts w:ascii="Book Antiqua" w:cs="Book Antiqua" w:eastAsia="Book Antiqua" w:hAnsi="Book Antiqua"/>
            <w:sz w:val="24"/>
            <w:szCs w:val="24"/>
          </w:rPr>
          <w:t>tting</w:t>
        </w:r>
      </w:ins>
      <w:del w:id="503" w:author="MUTILE WANYEE" w:date="2024-03-01T10:54:00Z">
        <w:r w:rsidDel="B7BB7888">
          <w:rPr>
            <w:rFonts w:ascii="Book Antiqua" w:cs="Book Antiqua" w:eastAsia="Book Antiqua" w:hAnsi="Book Antiqua"/>
            <w:sz w:val="24"/>
            <w:szCs w:val="24"/>
          </w:rPr>
          <w:delText>ctor,</w:delText>
        </w:r>
      </w:del>
      <w:r>
        <w:rPr>
          <w:rFonts w:ascii="Book Antiqua" w:cs="Book Antiqua" w:eastAsia="Book Antiqua" w:hAnsi="Book Antiqua"/>
          <w:sz w:val="24"/>
          <w:szCs w:val="24"/>
        </w:rPr>
        <w:t xml:space="preserve"> such as nurses working in schools</w:t>
      </w:r>
      <w:ins w:id="504" w:author="MUTILE WANYEE" w:date="2024-03-01T10:54:00Z">
        <w:r w:rsidR="D969816A">
          <w:rPr>
            <w:rFonts w:ascii="Book Antiqua" w:cs="Book Antiqua" w:eastAsia="Book Antiqua" w:hAnsi="Book Antiqua"/>
            <w:sz w:val="24"/>
            <w:szCs w:val="24"/>
          </w:rPr>
          <w:t>,</w:t>
        </w:r>
      </w:ins>
      <w:r>
        <w:rPr>
          <w:rFonts w:ascii="Book Antiqua" w:cs="Book Antiqua" w:eastAsia="Book Antiqua" w:hAnsi="Book Antiqua"/>
          <w:sz w:val="24"/>
          <w:szCs w:val="24"/>
        </w:rPr>
        <w:t xml:space="preserve"> </w:t>
      </w:r>
      <w:del w:id="505" w:author="MUTILE WANYEE" w:date="2024-03-01T10:54:00Z">
        <w:r w:rsidDel="9084C339">
          <w:rPr>
            <w:rFonts w:ascii="Book Antiqua" w:cs="Book Antiqua" w:eastAsia="Book Antiqua" w:hAnsi="Book Antiqua"/>
            <w:sz w:val="24"/>
            <w:szCs w:val="24"/>
          </w:rPr>
          <w:delText xml:space="preserve">or for </w:delText>
        </w:r>
      </w:del>
      <w:r>
        <w:rPr>
          <w:rFonts w:ascii="Book Antiqua" w:cs="Book Antiqua" w:eastAsia="Book Antiqua" w:hAnsi="Book Antiqua"/>
          <w:sz w:val="24"/>
          <w:szCs w:val="24"/>
        </w:rPr>
        <w:t>insurance companies</w:t>
      </w:r>
      <w:ins w:id="506" w:author="MUTILE WANYEE" w:date="2024-03-01T10:48:00Z">
        <w:r w:rsidR="C0B49816">
          <w:rPr>
            <w:rFonts w:ascii="Book Antiqua" w:cs="Book Antiqua" w:eastAsia="Book Antiqua" w:hAnsi="Book Antiqua"/>
            <w:sz w:val="24"/>
            <w:szCs w:val="24"/>
          </w:rPr>
          <w:t xml:space="preserve"> as well as others such as </w:t>
        </w:r>
      </w:ins>
      <w:del w:id="507" w:author="MUTILE WANYEE" w:date="2024-03-01T10:48:00Z">
        <w:r w:rsidDel="3231859B">
          <w:rPr>
            <w:rFonts w:ascii="Book Antiqua" w:cs="Book Antiqua" w:eastAsia="Book Antiqua" w:hAnsi="Book Antiqua"/>
            <w:sz w:val="24"/>
            <w:szCs w:val="24"/>
          </w:rPr>
          <w:delText xml:space="preserve">. In addition, other workers in health care, such as </w:delText>
        </w:r>
      </w:del>
      <w:ins w:id="508" w:author="MUTILE WANYEE" w:date="2024-03-01T11:11:00Z">
        <w:r w:rsidR="10A86B69">
          <w:rPr>
            <w:rFonts w:ascii="Book Antiqua" w:cs="Book Antiqua" w:eastAsia="Book Antiqua" w:hAnsi="Book Antiqua"/>
            <w:sz w:val="24"/>
            <w:szCs w:val="24"/>
          </w:rPr>
          <w:t xml:space="preserve">supply chain managers, </w:t>
        </w:r>
      </w:ins>
      <w:r>
        <w:rPr>
          <w:rFonts w:ascii="Book Antiqua" w:cs="Book Antiqua" w:eastAsia="Book Antiqua" w:hAnsi="Book Antiqua"/>
          <w:sz w:val="24"/>
          <w:szCs w:val="24"/>
        </w:rPr>
        <w:t xml:space="preserve">administrative </w:t>
      </w:r>
      <w:del w:id="509" w:author="MUTILE WANYEE" w:date="2024-03-01T11:36:00Z">
        <w:r w:rsidDel="9E1829B1">
          <w:rPr>
            <w:rFonts w:ascii="Book Antiqua" w:cs="Book Antiqua" w:eastAsia="Book Antiqua" w:hAnsi="Book Antiqua"/>
            <w:sz w:val="24"/>
            <w:szCs w:val="24"/>
          </w:rPr>
          <w:delText xml:space="preserve">assistants </w:delText>
        </w:r>
      </w:del>
      <w:ins w:id="510" w:author="MUTILE WANYEE" w:date="2024-03-01T11:36:00Z">
        <w:r w:rsidR="B1761A23">
          <w:rPr>
            <w:rFonts w:ascii="Book Antiqua" w:cs="Book Antiqua" w:eastAsia="Book Antiqua" w:hAnsi="Book Antiqua"/>
            <w:sz w:val="24"/>
            <w:szCs w:val="24"/>
          </w:rPr>
          <w:t xml:space="preserve">officers, human resources for health officers </w:t>
        </w:r>
      </w:ins>
      <w:r>
        <w:rPr>
          <w:rFonts w:ascii="Book Antiqua" w:cs="Book Antiqua" w:eastAsia="Book Antiqua" w:hAnsi="Book Antiqua"/>
          <w:sz w:val="24"/>
          <w:szCs w:val="24"/>
        </w:rPr>
        <w:t>working in a hospital</w:t>
      </w:r>
      <w:ins w:id="511" w:author="MUTILE WANYEE" w:date="2024-03-01T11:37:00Z">
        <w:r w:rsidR="7427C076">
          <w:rPr>
            <w:rFonts w:ascii="Book Antiqua" w:cs="Book Antiqua" w:eastAsia="Book Antiqua" w:hAnsi="Book Antiqua"/>
            <w:sz w:val="24"/>
            <w:szCs w:val="24"/>
          </w:rPr>
          <w:t>.</w:t>
        </w:r>
      </w:ins>
      <w:r>
        <w:rPr>
          <w:rFonts w:ascii="Book Antiqua" w:cs="Book Antiqua" w:eastAsia="Book Antiqua" w:hAnsi="Book Antiqua"/>
          <w:sz w:val="24"/>
          <w:szCs w:val="24"/>
        </w:rPr>
        <w:t xml:space="preserve"> </w:t>
      </w:r>
      <w:del w:id="512" w:author="MUTILE WANYEE" w:date="2024-03-01T11:37:00Z">
        <w:r w:rsidDel="C22B67C3">
          <w:rPr>
            <w:rFonts w:ascii="Book Antiqua" w:cs="Book Antiqua" w:eastAsia="Book Antiqua" w:hAnsi="Book Antiqua"/>
            <w:sz w:val="24"/>
            <w:szCs w:val="24"/>
          </w:rPr>
          <w:delText>are also considered part of the health workforce. Hence, the health workforce goes well beyond doctors and nurses and includes those that produce, deliver, and manage services.</w:delText>
        </w:r>
      </w:del>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sz w:val="24"/>
          <w:szCs w:val="24"/>
        </w:rPr>
      </w:pPr>
      <w:r>
        <w:rPr>
          <w:rFonts w:ascii="Book Antiqua" w:cs="Book Antiqua" w:eastAsia="Book Antiqua" w:hAnsi="Book Antiqua"/>
          <w:sz w:val="24"/>
          <w:szCs w:val="24"/>
        </w:rPr>
        <w:t>High quality and accessible health services cannot be delivered without sufficient numbers of well-skilled, well-distributed and well-managed health workers. Human Resource for health (HRH) is one of the core building blocks of a health system in any country. Global evidence points to a direct correlation between the size and skills mix of a country’s health workforce and its health outcomes.</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b/>
          <w:i/>
          <w:sz w:val="24"/>
          <w:szCs w:val="24"/>
        </w:rPr>
      </w:pPr>
      <w:r>
        <w:rPr>
          <w:rFonts w:ascii="Book Antiqua" w:cs="Book Antiqua" w:eastAsia="Book Antiqua" w:hAnsi="Book Antiqua"/>
          <w:b/>
          <w:i/>
          <w:sz w:val="24"/>
          <w:szCs w:val="24"/>
        </w:rPr>
        <w:t>2.1.2 S</w:t>
      </w:r>
      <w:r>
        <w:rPr/>
        <w:t>i</w:t>
      </w:r>
      <w:r>
        <w:rPr>
          <w:rFonts w:ascii="Book Antiqua" w:cs="Book Antiqua" w:eastAsia="Book Antiqua" w:hAnsi="Book Antiqua"/>
          <w:b/>
          <w:i/>
          <w:sz w:val="24"/>
          <w:szCs w:val="24"/>
        </w:rPr>
        <w:t>tuational analysis on health workforce</w:t>
      </w:r>
    </w:p>
    <w:p>
      <w:pPr>
        <w:pStyle w:val="style0"/>
        <w:spacing w:after="0" w:lineRule="auto" w:line="276"/>
        <w:jc w:val="both"/>
        <w:rPr>
          <w:del w:id="513" w:author="MUTILE WANYEE" w:date="2024-03-06T11:33:00Z"/>
          <w:rFonts w:ascii="Book Antiqua" w:cs="Book Antiqua" w:eastAsia="Book Antiqua" w:hAnsi="Book Antiqua"/>
          <w:sz w:val="16"/>
          <w:szCs w:val="16"/>
        </w:rPr>
      </w:pPr>
    </w:p>
    <w:p>
      <w:pPr>
        <w:pStyle w:val="style0"/>
        <w:spacing w:after="200" w:lineRule="auto" w:line="276"/>
        <w:jc w:val="both"/>
        <w:rPr>
          <w:del w:id="514" w:author="MUTILE WANYEE" w:date="2024-02-08T09:47:00Z"/>
          <w:rFonts w:ascii="Book Antiqua" w:cs="Book Antiqua" w:eastAsia="Book Antiqua" w:hAnsi="Book Antiqua"/>
          <w:sz w:val="24"/>
          <w:szCs w:val="24"/>
        </w:rPr>
      </w:pPr>
      <w:r>
        <w:rPr>
          <w:rFonts w:ascii="Book Antiqua" w:cs="Book Antiqua" w:eastAsia="Book Antiqua" w:hAnsi="Book Antiqua"/>
          <w:sz w:val="24"/>
          <w:szCs w:val="24"/>
        </w:rPr>
        <w:t>Kenya is among the 57 HRH crisis countries characterized by biting shortages of health workers, unequal distribution and lack of critical skills needed to deliver a minimum package of health care. Health workforce challenges have persisted over the years but with the devolved health system other challenges not anticipated emerged and this created a more complex situation</w:t>
      </w:r>
      <w:ins w:id="515" w:author="MUTILE WANYEE" w:date="2024-02-08T09:47:00Z">
        <w:r w:rsidR="240E287E">
          <w:rPr>
            <w:rFonts w:ascii="Book Antiqua" w:cs="Book Antiqua" w:eastAsia="Book Antiqua" w:hAnsi="Book Antiqua"/>
            <w:sz w:val="24"/>
            <w:szCs w:val="24"/>
          </w:rPr>
          <w:t xml:space="preserve">. </w:t>
        </w:r>
      </w:ins>
      <w:r>
        <w:rPr>
          <w:rFonts w:ascii="Book Antiqua" w:cs="Book Antiqua" w:eastAsia="Book Antiqua" w:hAnsi="Book Antiqua"/>
          <w:sz w:val="24"/>
          <w:szCs w:val="24"/>
        </w:rPr>
        <w:t xml:space="preserve"> </w:t>
      </w:r>
      <w:del w:id="516" w:author="MUTILE WANYEE" w:date="2024-02-08T09:47:00Z">
        <w:r w:rsidDel="8FE9670B">
          <w:rPr>
            <w:rFonts w:ascii="Book Antiqua" w:cs="Book Antiqua" w:eastAsia="Book Antiqua" w:hAnsi="Book Antiqua"/>
            <w:sz w:val="24"/>
            <w:szCs w:val="24"/>
          </w:rPr>
          <w:delText xml:space="preserve">and these included: </w:delText>
        </w:r>
      </w:del>
    </w:p>
    <w:p>
      <w:pPr>
        <w:pStyle w:val="style0"/>
        <w:spacing w:after="200" w:lineRule="auto" w:line="276"/>
        <w:jc w:val="both"/>
        <w:rPr>
          <w:ins w:id="517" w:author="MUTILE WANYEE" w:date="2024-02-08T09:47:00Z"/>
          <w:rFonts w:ascii="Book Antiqua" w:cs="Book Antiqua" w:eastAsia="Book Antiqua" w:hAnsi="Book Antiqua"/>
          <w:color w:val="000000"/>
          <w:sz w:val="24"/>
          <w:szCs w:val="24"/>
        </w:rPr>
      </w:pPr>
    </w:p>
    <w:p>
      <w:pPr>
        <w:pStyle w:val="style0"/>
        <w:widowControl/>
        <w:numPr>
          <w:ilvl w:val="0"/>
          <w:numId w:val="46"/>
        </w:numPr>
        <w:spacing w:after="0" w:lineRule="auto" w:line="276"/>
        <w:ind w:left="1080" w:hanging="360"/>
        <w:jc w:val="both"/>
        <w:rPr>
          <w:color w:val="000000"/>
          <w:sz w:val="24"/>
          <w:szCs w:val="24"/>
          <w:shd w:val="clear" w:color="auto" w:fill="auto"/>
          <w:rPrChange w:id="518" w:author="MUTILE WANYEE" w:date="2024-03-01T12:23:00Z">
            <w:rPr/>
          </w:rPrChange>
        </w:rPr>
        <w:pPrChange w:id="519" w:author="MUTILE WANYEE" w:date="2024-03-01T12:23:00Z">
          <w:pPr>
            <w:pStyle w:val="style0"/>
            <w:numPr>
              <w:ilvl w:val="0"/>
              <w:numId w:val="7"/>
            </w:numPr>
            <w:spacing w:after="0" w:lineRule="auto" w:line="276"/>
            <w:ind w:left="720" w:hanging="360"/>
            <w:jc w:val="both"/>
          </w:pPr>
        </w:pPrChange>
      </w:pPr>
      <w:r w:rsidRPr="2E954DAF">
        <w:rPr>
          <w:rFonts w:ascii="Book Antiqua" w:cs="Book Antiqua" w:eastAsia="Book Antiqua" w:hAnsi="Book Antiqua"/>
          <w:color w:val="000000"/>
          <w:sz w:val="24"/>
          <w:szCs w:val="24"/>
          <w:rPrChange w:id="520" w:author="MUTILE WANYEE" w:date="2024-03-01T12:23:00Z">
            <w:rPr/>
          </w:rPrChange>
        </w:rPr>
        <w:t xml:space="preserve">Inherent policy gaps to guide health workforce management leading to inefficiencies; </w:t>
      </w:r>
    </w:p>
    <w:p>
      <w:pPr>
        <w:pStyle w:val="style0"/>
        <w:widowControl/>
        <w:numPr>
          <w:ilvl w:val="0"/>
          <w:numId w:val="46"/>
        </w:numPr>
        <w:spacing w:after="0" w:lineRule="auto" w:line="276"/>
        <w:ind w:left="1080" w:hanging="360"/>
        <w:jc w:val="both"/>
        <w:rPr>
          <w:color w:val="000000"/>
          <w:sz w:val="24"/>
          <w:szCs w:val="24"/>
          <w:shd w:val="clear" w:color="auto" w:fill="auto"/>
          <w:rPrChange w:id="521" w:author="MUTILE WANYEE" w:date="2024-03-01T12:23:00Z">
            <w:rPr/>
          </w:rPrChange>
        </w:rPr>
        <w:pPrChange w:id="522" w:author="MUTILE WANYEE" w:date="2024-03-01T12:23:00Z">
          <w:pPr>
            <w:pStyle w:val="style0"/>
            <w:numPr>
              <w:ilvl w:val="0"/>
              <w:numId w:val="7"/>
            </w:numPr>
            <w:spacing w:after="0" w:lineRule="auto" w:line="276"/>
            <w:ind w:left="720" w:hanging="360"/>
            <w:jc w:val="both"/>
          </w:pPr>
        </w:pPrChange>
      </w:pPr>
      <w:r w:rsidRPr="A2054C56">
        <w:rPr>
          <w:rFonts w:ascii="Book Antiqua" w:cs="Book Antiqua" w:eastAsia="Book Antiqua" w:hAnsi="Book Antiqua"/>
          <w:color w:val="000000"/>
          <w:sz w:val="24"/>
          <w:szCs w:val="24"/>
          <w:rPrChange w:id="523" w:author="MUTILE WANYEE" w:date="2024-03-01T12:23:00Z">
            <w:rPr/>
          </w:rPrChange>
        </w:rPr>
        <w:t xml:space="preserve">Weak coordination mechanisms </w:t>
      </w:r>
      <w:del w:id="524" w:author="MUTILE WANYEE" w:date="2024-03-01T11:44:00Z">
        <w:r w:rsidDel="CF959471" w:rsidRPr="04505D05">
          <w:rPr>
            <w:rFonts w:ascii="Book Antiqua" w:cs="Book Antiqua" w:eastAsia="Book Antiqua" w:hAnsi="Book Antiqua"/>
            <w:color w:val="000000"/>
            <w:sz w:val="24"/>
            <w:szCs w:val="24"/>
            <w:rPrChange w:id="525" w:author="MUTILE WANYEE" w:date="2024-03-01T12:23:00Z">
              <w:rPr/>
            </w:rPrChange>
          </w:rPr>
          <w:delText xml:space="preserve">among </w:delText>
        </w:r>
      </w:del>
      <w:ins w:id="526" w:author="MUTILE WANYEE" w:date="2024-03-01T11:44:00Z">
        <w:r w:rsidR="240A62F7" w:rsidRPr="7F87AC5F">
          <w:rPr>
            <w:rFonts w:ascii="Book Antiqua" w:cs="Book Antiqua" w:eastAsia="Book Antiqua" w:hAnsi="Book Antiqua"/>
            <w:color w:val="000000"/>
            <w:sz w:val="24"/>
            <w:szCs w:val="24"/>
            <w:rPrChange w:id="527" w:author="MUTILE WANYEE" w:date="2024-03-01T12:23:00Z">
              <w:rPr/>
            </w:rPrChange>
          </w:rPr>
          <w:t xml:space="preserve">between the </w:t>
        </w:r>
      </w:ins>
      <w:r w:rsidRPr="DDE9AD55">
        <w:rPr>
          <w:rFonts w:ascii="Book Antiqua" w:cs="Book Antiqua" w:eastAsia="Book Antiqua" w:hAnsi="Book Antiqua"/>
          <w:color w:val="000000"/>
          <w:sz w:val="24"/>
          <w:szCs w:val="24"/>
          <w:rPrChange w:id="528" w:author="MUTILE WANYEE" w:date="2024-03-01T12:23:00Z">
            <w:rPr/>
          </w:rPrChange>
        </w:rPr>
        <w:t xml:space="preserve">county </w:t>
      </w:r>
      <w:ins w:id="529" w:author="MUTILE WANYEE" w:date="2024-03-01T11:46:00Z">
        <w:r w:rsidR="211A8BD3" w:rsidRPr="3C2E3484">
          <w:rPr>
            <w:rFonts w:ascii="Book Antiqua" w:cs="Book Antiqua" w:eastAsia="Book Antiqua" w:hAnsi="Book Antiqua"/>
            <w:color w:val="000000"/>
            <w:sz w:val="24"/>
            <w:szCs w:val="24"/>
            <w:rPrChange w:id="530" w:author="MUTILE WANYEE" w:date="2024-03-01T12:23:00Z">
              <w:rPr/>
            </w:rPrChange>
          </w:rPr>
          <w:t xml:space="preserve">and </w:t>
        </w:r>
      </w:ins>
      <w:del w:id="531" w:author="MUTILE WANYEE" w:date="2024-03-01T11:46:00Z">
        <w:r w:rsidDel="DE49C112" w:rsidRPr="1EF60C3F">
          <w:rPr>
            <w:rFonts w:ascii="Book Antiqua" w:cs="Book Antiqua" w:eastAsia="Book Antiqua" w:hAnsi="Book Antiqua"/>
            <w:color w:val="000000"/>
            <w:sz w:val="24"/>
            <w:szCs w:val="24"/>
            <w:rPrChange w:id="532" w:author="MUTILE WANYEE" w:date="2024-03-01T12:23:00Z">
              <w:rPr/>
            </w:rPrChange>
          </w:rPr>
          <w:delText xml:space="preserve">governments and the </w:delText>
        </w:r>
      </w:del>
      <w:r w:rsidRPr="66329927">
        <w:rPr>
          <w:rFonts w:ascii="Book Antiqua" w:cs="Book Antiqua" w:eastAsia="Book Antiqua" w:hAnsi="Book Antiqua"/>
          <w:color w:val="000000"/>
          <w:sz w:val="24"/>
          <w:szCs w:val="24"/>
          <w:rPrChange w:id="533" w:author="MUTILE WANYEE" w:date="2024-03-01T12:23:00Z">
            <w:rPr/>
          </w:rPrChange>
        </w:rPr>
        <w:t>national level</w:t>
      </w:r>
      <w:ins w:id="534" w:author="MUTILE WANYEE" w:date="2024-03-01T11:46:00Z">
        <w:r w:rsidR="130342ED" w:rsidRPr="F0F5265D">
          <w:rPr>
            <w:rFonts w:ascii="Book Antiqua" w:cs="Book Antiqua" w:eastAsia="Book Antiqua" w:hAnsi="Book Antiqua"/>
            <w:color w:val="000000"/>
            <w:sz w:val="24"/>
            <w:szCs w:val="24"/>
            <w:rPrChange w:id="535" w:author="MUTILE WANYEE" w:date="2024-03-01T12:23:00Z">
              <w:rPr/>
            </w:rPrChange>
          </w:rPr>
          <w:t>s</w:t>
        </w:r>
      </w:ins>
      <w:r w:rsidRPr="5ABBF050">
        <w:rPr>
          <w:rFonts w:ascii="Book Antiqua" w:cs="Book Antiqua" w:eastAsia="Book Antiqua" w:hAnsi="Book Antiqua"/>
          <w:color w:val="000000"/>
          <w:sz w:val="24"/>
          <w:szCs w:val="24"/>
          <w:rPrChange w:id="536" w:author="MUTILE WANYEE" w:date="2024-03-01T12:23:00Z">
            <w:rPr/>
          </w:rPrChange>
        </w:rPr>
        <w:t xml:space="preserve"> of the government</w:t>
      </w:r>
    </w:p>
    <w:p>
      <w:pPr>
        <w:pStyle w:val="style0"/>
        <w:widowControl/>
        <w:numPr>
          <w:ilvl w:val="0"/>
          <w:numId w:val="46"/>
        </w:numPr>
        <w:spacing w:after="0" w:lineRule="auto" w:line="276"/>
        <w:ind w:left="1080" w:hanging="360"/>
        <w:jc w:val="both"/>
        <w:rPr>
          <w:color w:val="000000"/>
          <w:sz w:val="24"/>
          <w:szCs w:val="24"/>
          <w:shd w:val="clear" w:color="auto" w:fill="auto"/>
          <w:rPrChange w:id="537" w:author="MUTILE WANYEE" w:date="2024-03-01T12:23:00Z">
            <w:rPr/>
          </w:rPrChange>
        </w:rPr>
        <w:pPrChange w:id="538" w:author="MUTILE WANYEE" w:date="2024-03-01T12:23:00Z">
          <w:pPr>
            <w:pStyle w:val="style0"/>
            <w:numPr>
              <w:ilvl w:val="0"/>
              <w:numId w:val="7"/>
            </w:numPr>
            <w:spacing w:after="0" w:lineRule="auto" w:line="276"/>
            <w:ind w:left="720" w:hanging="360"/>
            <w:jc w:val="both"/>
          </w:pPr>
        </w:pPrChange>
      </w:pPr>
      <w:r w:rsidRPr="890DF33E">
        <w:rPr>
          <w:rFonts w:ascii="Book Antiqua" w:cs="Book Antiqua" w:eastAsia="Book Antiqua" w:hAnsi="Book Antiqua"/>
          <w:color w:val="000000"/>
          <w:sz w:val="24"/>
          <w:szCs w:val="24"/>
          <w:rPrChange w:id="539" w:author="MUTILE WANYEE" w:date="2024-03-01T12:23:00Z">
            <w:rPr/>
          </w:rPrChange>
        </w:rPr>
        <w:t xml:space="preserve">Chronic under-investment in </w:t>
      </w:r>
      <w:ins w:id="540" w:author="MUTILE WANYEE" w:date="2024-03-01T11:47:00Z">
        <w:r w:rsidR="114E980F" w:rsidRPr="7E964F6B">
          <w:rPr>
            <w:rFonts w:ascii="Book Antiqua" w:cs="Book Antiqua" w:eastAsia="Book Antiqua" w:hAnsi="Book Antiqua"/>
            <w:color w:val="000000"/>
            <w:sz w:val="24"/>
            <w:szCs w:val="24"/>
            <w:rPrChange w:id="541" w:author="MUTILE WANYEE" w:date="2024-03-01T12:23:00Z">
              <w:rPr/>
            </w:rPrChange>
          </w:rPr>
          <w:t>the e</w:t>
        </w:r>
      </w:ins>
      <w:del w:id="542" w:author="MUTILE WANYEE" w:date="2024-03-01T11:47:00Z">
        <w:r w:rsidDel="A06B4515" w:rsidRPr="8CD07286">
          <w:rPr>
            <w:rFonts w:ascii="Book Antiqua" w:cs="Book Antiqua" w:eastAsia="Book Antiqua" w:hAnsi="Book Antiqua"/>
            <w:color w:val="000000"/>
            <w:sz w:val="24"/>
            <w:szCs w:val="24"/>
            <w:rPrChange w:id="543" w:author="MUTILE WANYEE" w:date="2024-03-01T12:23:00Z">
              <w:rPr/>
            </w:rPrChange>
          </w:rPr>
          <w:delText>e</w:delText>
        </w:r>
      </w:del>
      <w:r w:rsidRPr="2AEB04E5">
        <w:rPr>
          <w:rFonts w:ascii="Book Antiqua" w:cs="Book Antiqua" w:eastAsia="Book Antiqua" w:hAnsi="Book Antiqua"/>
          <w:color w:val="000000"/>
          <w:sz w:val="24"/>
          <w:szCs w:val="24"/>
          <w:rPrChange w:id="544" w:author="MUTILE WANYEE" w:date="2024-03-01T12:23:00Z">
            <w:rPr/>
          </w:rPrChange>
        </w:rPr>
        <w:t>ducation and training of health workers and the mismatch between education and employment strategies</w:t>
      </w:r>
    </w:p>
    <w:p>
      <w:pPr>
        <w:pStyle w:val="style0"/>
        <w:widowControl/>
        <w:numPr>
          <w:ilvl w:val="0"/>
          <w:numId w:val="46"/>
        </w:numPr>
        <w:spacing w:after="0" w:lineRule="auto" w:line="276"/>
        <w:ind w:left="1080" w:hanging="360"/>
        <w:jc w:val="both"/>
        <w:rPr>
          <w:color w:val="000000"/>
          <w:sz w:val="24"/>
          <w:szCs w:val="24"/>
          <w:shd w:val="clear" w:color="auto" w:fill="auto"/>
          <w:rPrChange w:id="545" w:author="MUTILE WANYEE" w:date="2024-03-01T12:23:00Z">
            <w:rPr/>
          </w:rPrChange>
        </w:rPr>
        <w:pPrChange w:id="546" w:author="MUTILE WANYEE" w:date="2024-03-01T12:23:00Z">
          <w:pPr>
            <w:pStyle w:val="style0"/>
            <w:numPr>
              <w:ilvl w:val="0"/>
              <w:numId w:val="7"/>
            </w:numPr>
            <w:spacing w:after="0" w:lineRule="auto" w:line="276"/>
            <w:ind w:left="720" w:hanging="360"/>
            <w:jc w:val="both"/>
          </w:pPr>
        </w:pPrChange>
      </w:pPr>
      <w:r w:rsidRPr="F02B23DF">
        <w:rPr>
          <w:rFonts w:ascii="Book Antiqua" w:cs="Book Antiqua" w:eastAsia="Book Antiqua" w:hAnsi="Book Antiqua"/>
          <w:color w:val="000000"/>
          <w:sz w:val="24"/>
          <w:szCs w:val="24"/>
          <w:rPrChange w:id="547" w:author="MUTILE WANYEE" w:date="2024-03-01T12:23:00Z">
            <w:rPr/>
          </w:rPrChange>
        </w:rPr>
        <w:t xml:space="preserve">Inadequate human resource management and leadership capacity at the county level; </w:t>
      </w:r>
    </w:p>
    <w:p>
      <w:pPr>
        <w:pStyle w:val="style0"/>
        <w:widowControl/>
        <w:numPr>
          <w:ilvl w:val="0"/>
          <w:numId w:val="46"/>
        </w:numPr>
        <w:spacing w:after="0" w:lineRule="auto" w:line="276"/>
        <w:ind w:left="1080" w:hanging="360"/>
        <w:jc w:val="both"/>
        <w:rPr>
          <w:color w:val="000000"/>
          <w:sz w:val="24"/>
          <w:szCs w:val="24"/>
          <w:shd w:val="clear" w:color="auto" w:fill="auto"/>
          <w:rPrChange w:id="548" w:author="MUTILE WANYEE" w:date="2024-03-01T12:23:00Z">
            <w:rPr/>
          </w:rPrChange>
        </w:rPr>
        <w:pPrChange w:id="549" w:author="MUTILE WANYEE" w:date="2024-03-01T12:23:00Z">
          <w:pPr>
            <w:pStyle w:val="style0"/>
            <w:numPr>
              <w:ilvl w:val="0"/>
              <w:numId w:val="7"/>
            </w:numPr>
            <w:spacing w:after="0" w:lineRule="auto" w:line="276"/>
            <w:ind w:left="720" w:hanging="360"/>
            <w:jc w:val="both"/>
          </w:pPr>
        </w:pPrChange>
      </w:pPr>
      <w:r w:rsidRPr="7F788E8D">
        <w:rPr>
          <w:rFonts w:ascii="Book Antiqua" w:cs="Book Antiqua" w:eastAsia="Book Antiqua" w:hAnsi="Book Antiqua"/>
          <w:color w:val="000000"/>
          <w:sz w:val="24"/>
          <w:szCs w:val="24"/>
          <w:rPrChange w:id="550" w:author="MUTILE WANYEE" w:date="2024-03-01T12:23:00Z">
            <w:rPr/>
          </w:rPrChange>
        </w:rPr>
        <w:t>Inadequate and inequitable distribution of health workers co</w:t>
      </w:r>
      <w:del w:id="551" w:author="MUTILE WANYEE" w:date="2024-03-01T11:57:00Z">
        <w:r w:rsidDel="0C694911" w:rsidRPr="157B614D">
          <w:rPr>
            <w:rFonts w:ascii="Book Antiqua" w:cs="Book Antiqua" w:eastAsia="Book Antiqua" w:hAnsi="Book Antiqua"/>
            <w:color w:val="000000"/>
            <w:sz w:val="24"/>
            <w:szCs w:val="24"/>
            <w:rPrChange w:id="552" w:author="MUTILE WANYEE" w:date="2024-03-01T12:23:00Z">
              <w:rPr/>
            </w:rPrChange>
          </w:rPr>
          <w:delText>mplicat</w:delText>
        </w:r>
      </w:del>
      <w:ins w:id="553" w:author="MUTILE WANYEE" w:date="2024-03-01T11:57:00Z">
        <w:r w:rsidR="DEF21557" w:rsidRPr="BBE43B77">
          <w:rPr>
            <w:rFonts w:ascii="Book Antiqua" w:cs="Book Antiqua" w:eastAsia="Book Antiqua" w:hAnsi="Book Antiqua"/>
            <w:color w:val="000000"/>
            <w:sz w:val="24"/>
            <w:szCs w:val="24"/>
            <w:rPrChange w:id="554" w:author="MUTILE WANYEE" w:date="2024-03-01T12:23:00Z">
              <w:rPr/>
            </w:rPrChange>
          </w:rPr>
          <w:t>upl</w:t>
        </w:r>
      </w:ins>
      <w:r w:rsidRPr="A0A28380">
        <w:rPr>
          <w:rFonts w:ascii="Book Antiqua" w:cs="Book Antiqua" w:eastAsia="Book Antiqua" w:hAnsi="Book Antiqua"/>
          <w:color w:val="000000"/>
          <w:sz w:val="24"/>
          <w:szCs w:val="24"/>
          <w:rPrChange w:id="555" w:author="MUTILE WANYEE" w:date="2024-03-01T12:23:00Z">
            <w:rPr/>
          </w:rPrChange>
        </w:rPr>
        <w:t xml:space="preserve">ed </w:t>
      </w:r>
      <w:del w:id="556" w:author="MUTILE WANYEE" w:date="2024-03-01T11:57:00Z">
        <w:r w:rsidDel="4B5CA6A0" w:rsidRPr="876608E7">
          <w:rPr>
            <w:rFonts w:ascii="Book Antiqua" w:cs="Book Antiqua" w:eastAsia="Book Antiqua" w:hAnsi="Book Antiqua"/>
            <w:color w:val="000000"/>
            <w:sz w:val="24"/>
            <w:szCs w:val="24"/>
            <w:rPrChange w:id="557" w:author="MUTILE WANYEE" w:date="2024-03-01T12:23:00Z">
              <w:rPr/>
            </w:rPrChange>
          </w:rPr>
          <w:delText>by</w:delText>
        </w:r>
      </w:del>
      <w:ins w:id="558" w:author="MUTILE WANYEE" w:date="2024-03-01T11:57:00Z">
        <w:r w:rsidR="6D26ACCA" w:rsidRPr="B34845F8">
          <w:rPr>
            <w:rFonts w:ascii="Book Antiqua" w:cs="Book Antiqua" w:eastAsia="Book Antiqua" w:hAnsi="Book Antiqua"/>
            <w:color w:val="000000"/>
            <w:sz w:val="24"/>
            <w:szCs w:val="24"/>
            <w:rPrChange w:id="559" w:author="MUTILE WANYEE" w:date="2024-03-01T12:23:00Z">
              <w:rPr/>
            </w:rPrChange>
          </w:rPr>
          <w:t>with</w:t>
        </w:r>
      </w:ins>
      <w:r w:rsidRPr="C8FC8E35">
        <w:rPr>
          <w:rFonts w:ascii="Book Antiqua" w:cs="Book Antiqua" w:eastAsia="Book Antiqua" w:hAnsi="Book Antiqua"/>
          <w:color w:val="000000"/>
          <w:sz w:val="24"/>
          <w:szCs w:val="24"/>
          <w:rPrChange w:id="560" w:author="MUTILE WANYEE" w:date="2024-03-01T12:23:00Z">
            <w:rPr/>
          </w:rPrChange>
        </w:rPr>
        <w:t xml:space="preserve"> lengthy procedures in inter-county transfers </w:t>
      </w:r>
    </w:p>
    <w:p>
      <w:pPr>
        <w:pStyle w:val="style0"/>
        <w:widowControl/>
        <w:numPr>
          <w:ilvl w:val="0"/>
          <w:numId w:val="46"/>
        </w:numPr>
        <w:spacing w:after="0" w:lineRule="auto" w:line="276"/>
        <w:ind w:left="1080" w:hanging="360"/>
        <w:jc w:val="both"/>
        <w:rPr>
          <w:color w:val="000000"/>
          <w:sz w:val="24"/>
          <w:szCs w:val="24"/>
          <w:shd w:val="clear" w:color="auto" w:fill="auto"/>
          <w:rPrChange w:id="561" w:author="MUTILE WANYEE" w:date="2024-03-01T12:23:00Z">
            <w:rPr/>
          </w:rPrChange>
        </w:rPr>
        <w:pPrChange w:id="562" w:author="MUTILE WANYEE" w:date="2024-03-01T12:23:00Z">
          <w:pPr>
            <w:pStyle w:val="style0"/>
            <w:numPr>
              <w:ilvl w:val="0"/>
              <w:numId w:val="7"/>
            </w:numPr>
            <w:spacing w:after="0" w:lineRule="auto" w:line="276"/>
            <w:ind w:left="720" w:hanging="360"/>
            <w:jc w:val="both"/>
          </w:pPr>
        </w:pPrChange>
      </w:pPr>
      <w:r w:rsidRPr="B3721EAD">
        <w:rPr>
          <w:rFonts w:ascii="Book Antiqua" w:cs="Book Antiqua" w:eastAsia="Book Antiqua" w:hAnsi="Book Antiqua"/>
          <w:color w:val="000000"/>
          <w:sz w:val="24"/>
          <w:szCs w:val="24"/>
          <w:rPrChange w:id="563" w:author="MUTILE WANYEE" w:date="2024-03-01T12:23:00Z">
            <w:rPr/>
          </w:rPrChange>
        </w:rPr>
        <w:t>Resultant skewed distribution of skilled health workers with some counties facing significant low health worker-to-population density;</w:t>
      </w:r>
    </w:p>
    <w:p>
      <w:pPr>
        <w:pStyle w:val="style0"/>
        <w:widowControl/>
        <w:numPr>
          <w:ilvl w:val="0"/>
          <w:numId w:val="46"/>
        </w:numPr>
        <w:spacing w:after="0" w:lineRule="auto" w:line="276"/>
        <w:ind w:left="1080" w:hanging="360"/>
        <w:jc w:val="both"/>
        <w:rPr>
          <w:color w:val="000000"/>
          <w:sz w:val="24"/>
          <w:szCs w:val="24"/>
          <w:shd w:val="clear" w:color="auto" w:fill="auto"/>
          <w:rPrChange w:id="564" w:author="MUTILE WANYEE" w:date="2024-03-01T12:23:00Z">
            <w:rPr/>
          </w:rPrChange>
        </w:rPr>
        <w:pPrChange w:id="565" w:author="MUTILE WANYEE" w:date="2024-03-01T12:23:00Z">
          <w:pPr>
            <w:pStyle w:val="style0"/>
            <w:numPr>
              <w:ilvl w:val="0"/>
              <w:numId w:val="7"/>
            </w:numPr>
            <w:spacing w:after="0" w:lineRule="auto" w:line="276"/>
            <w:ind w:left="720" w:hanging="360"/>
            <w:jc w:val="both"/>
          </w:pPr>
        </w:pPrChange>
      </w:pPr>
      <w:r w:rsidRPr="44D3CC12">
        <w:rPr>
          <w:rPrChange w:id="566" w:author="MUTILE WANYEE" w:date="2024-03-01T12:23:00Z">
            <w:rPr/>
          </w:rPrChange>
        </w:rPr>
        <w:t xml:space="preserve">Low absorption of skilled health professionals into active workforce; </w:t>
      </w:r>
    </w:p>
    <w:p>
      <w:pPr>
        <w:pStyle w:val="style0"/>
        <w:widowControl/>
        <w:numPr>
          <w:ilvl w:val="0"/>
          <w:numId w:val="46"/>
        </w:numPr>
        <w:spacing w:after="0" w:lineRule="auto" w:line="276"/>
        <w:ind w:left="1080" w:hanging="360"/>
        <w:jc w:val="both"/>
        <w:rPr>
          <w:color w:val="000000"/>
          <w:sz w:val="24"/>
          <w:szCs w:val="24"/>
          <w:shd w:val="clear" w:color="auto" w:fill="auto"/>
          <w:rPrChange w:id="567" w:author="MUTILE WANYEE" w:date="2024-03-01T12:23:00Z">
            <w:rPr/>
          </w:rPrChange>
        </w:rPr>
        <w:pPrChange w:id="568" w:author="MUTILE WANYEE" w:date="2024-03-01T12:23:00Z">
          <w:pPr>
            <w:pStyle w:val="style0"/>
            <w:numPr>
              <w:ilvl w:val="0"/>
              <w:numId w:val="7"/>
            </w:numPr>
            <w:spacing w:after="0" w:lineRule="auto" w:line="276"/>
            <w:ind w:left="720" w:hanging="360"/>
            <w:jc w:val="both"/>
          </w:pPr>
        </w:pPrChange>
      </w:pPr>
      <w:r w:rsidRPr="6EDD8157">
        <w:rPr>
          <w:rPrChange w:id="569" w:author="MUTILE WANYEE" w:date="2024-03-01T12:23:00Z">
            <w:rPr/>
          </w:rPrChange>
        </w:rPr>
        <w:t xml:space="preserve">Inadequate number of </w:t>
      </w:r>
      <w:del w:id="570" w:author="MUTILE WANYEE" w:date="2024-03-01T12:05:00Z">
        <w:r w:rsidDel="E2C40C15" w:rsidRPr="A26ADA77">
          <w:rPr>
            <w:rPrChange w:id="571" w:author="MUTILE WANYEE" w:date="2024-03-01T12:23:00Z">
              <w:rPr/>
            </w:rPrChange>
          </w:rPr>
          <w:delText xml:space="preserve">trained </w:delText>
        </w:r>
      </w:del>
      <w:ins w:id="572" w:author="MUTILE WANYEE" w:date="2024-03-01T12:05:00Z">
        <w:r w:rsidR="9722F50B" w:rsidRPr="689ECCFB">
          <w:rPr>
            <w:rPrChange w:id="573" w:author="MUTILE WANYEE" w:date="2024-03-01T12:23:00Z">
              <w:rPr/>
            </w:rPrChange>
          </w:rPr>
          <w:t xml:space="preserve">medical </w:t>
        </w:r>
      </w:ins>
      <w:r w:rsidRPr="ADDE3E03">
        <w:rPr>
          <w:rPrChange w:id="574" w:author="MUTILE WANYEE" w:date="2024-03-01T12:23:00Z">
            <w:rPr/>
          </w:rPrChange>
        </w:rPr>
        <w:t>specialists</w:t>
      </w:r>
    </w:p>
    <w:p>
      <w:pPr>
        <w:pStyle w:val="style0"/>
        <w:numPr>
          <w:ilvl w:val="0"/>
          <w:numId w:val="0"/>
        </w:numPr>
        <w:spacing w:after="0" w:lineRule="auto" w:line="276"/>
        <w:ind w:left="360" w:firstLine="0"/>
        <w:jc w:val="both"/>
        <w:rPr>
          <w:del w:id="575" w:author="MUTILE WANYEE" w:date="2024-03-01T12:05:00Z"/>
          <w:color w:val="auto"/>
          <w:sz w:val="20"/>
          <w:szCs w:val="24"/>
          <w:rPrChange w:id="576" w:author="MUTILE WANYEE" w:date="2024-03-01T11:46:00Z">
            <w:rPr>
              <w:color w:val="000000"/>
              <w:sz w:val="24"/>
              <w:szCs w:val="24"/>
            </w:rPr>
          </w:rPrChange>
        </w:rPr>
        <w:pPrChange w:id="577" w:author="MUTILE WANYEE" w:date="2024-03-01T11:46:00Z">
          <w:pPr>
            <w:pStyle w:val="style0"/>
            <w:numPr>
              <w:ilvl w:val="0"/>
              <w:numId w:val="7"/>
            </w:numPr>
            <w:spacing w:after="0" w:lineRule="auto" w:line="276"/>
            <w:ind w:left="720" w:hanging="360"/>
            <w:jc w:val="both"/>
          </w:pPr>
        </w:pPrChange>
      </w:pPr>
      <w:del w:id="578" w:author="MUTILE WANYEE" w:date="2024-03-01T12:05:00Z">
        <w:r w:rsidDel="1BF13595" w:rsidRPr="9E1980F3">
          <w:rPr>
            <w:rFonts w:ascii="Book Antiqua" w:cs="Book Antiqua" w:eastAsia="Book Antiqua" w:hAnsi="Book Antiqua"/>
            <w:color w:val="000000"/>
            <w:sz w:val="24"/>
            <w:szCs w:val="24"/>
            <w:rPrChange w:id="579" w:author="MUTILE WANYEE" w:date="2024-03-01T12:23:00Z">
              <w:rPr>
                <w:rFonts w:ascii="Book Antiqua" w:cs="Book Antiqua" w:eastAsia="Book Antiqua" w:hAnsi="Book Antiqua"/>
                <w:color w:val="000000"/>
                <w:sz w:val="24"/>
                <w:szCs w:val="24"/>
              </w:rPr>
            </w:rPrChange>
          </w:rPr>
          <w:delText xml:space="preserve">Inadequate allocation for meeting health workforce requirements. </w:delText>
        </w:r>
      </w:del>
    </w:p>
    <w:p>
      <w:pPr>
        <w:pStyle w:val="style0"/>
        <w:widowControl/>
        <w:numPr>
          <w:ilvl w:val="0"/>
          <w:numId w:val="46"/>
        </w:numPr>
        <w:spacing w:after="0" w:lineRule="auto" w:line="276"/>
        <w:ind w:left="1080" w:hanging="360"/>
        <w:jc w:val="both"/>
        <w:rPr>
          <w:color w:val="000000"/>
          <w:sz w:val="24"/>
          <w:szCs w:val="24"/>
          <w:shd w:val="clear" w:color="auto" w:fill="auto"/>
          <w:rPrChange w:id="580" w:author="MUTILE WANYEE" w:date="2024-03-01T12:23:00Z">
            <w:rPr/>
          </w:rPrChange>
        </w:rPr>
        <w:pPrChange w:id="581" w:author="MUTILE WANYEE" w:date="2024-03-01T12:23:00Z">
          <w:pPr>
            <w:pStyle w:val="style0"/>
            <w:numPr>
              <w:ilvl w:val="0"/>
              <w:numId w:val="7"/>
            </w:numPr>
            <w:spacing w:after="0" w:lineRule="auto" w:line="276"/>
            <w:ind w:left="720" w:hanging="360"/>
            <w:jc w:val="both"/>
          </w:pPr>
        </w:pPrChange>
      </w:pPr>
      <w:r w:rsidRPr="43FC500A">
        <w:rPr>
          <w:rPrChange w:id="582" w:author="MUTILE WANYEE" w:date="2024-03-01T12:23:00Z">
            <w:rPr/>
          </w:rPrChange>
        </w:rPr>
        <w:t xml:space="preserve">Increasing international migration of health workers </w:t>
      </w:r>
      <w:del w:id="583" w:author="MUTILE WANYEE" w:date="2024-03-01T12:05:00Z">
        <w:r w:rsidDel="556D51A9" w:rsidRPr="E7C97FF3">
          <w:rPr>
            <w:rPrChange w:id="584" w:author="MUTILE WANYEE" w:date="2024-03-01T12:23:00Z">
              <w:rPr/>
            </w:rPrChange>
          </w:rPr>
          <w:delText xml:space="preserve">exacerbating shortfalls of the experienced health workforce </w:delText>
        </w:r>
      </w:del>
    </w:p>
    <w:p>
      <w:pPr>
        <w:pStyle w:val="style0"/>
        <w:widowControl/>
        <w:numPr>
          <w:ilvl w:val="0"/>
          <w:numId w:val="46"/>
        </w:numPr>
        <w:spacing w:after="200" w:lineRule="auto" w:line="276"/>
        <w:ind w:left="1080" w:hanging="360"/>
        <w:jc w:val="both"/>
        <w:rPr>
          <w:color w:val="000000"/>
          <w:sz w:val="24"/>
          <w:szCs w:val="24"/>
          <w:shd w:val="clear" w:color="auto" w:fill="auto"/>
          <w:rPrChange w:id="585" w:author="MUTILE WANYEE" w:date="2024-03-01T12:23:00Z">
            <w:rPr/>
          </w:rPrChange>
        </w:rPr>
        <w:pPrChange w:id="586" w:author="MUTILE WANYEE" w:date="2024-03-01T12:23:00Z">
          <w:pPr>
            <w:pStyle w:val="style0"/>
            <w:numPr>
              <w:ilvl w:val="0"/>
              <w:numId w:val="7"/>
            </w:numPr>
            <w:spacing w:after="200" w:lineRule="auto" w:line="276"/>
            <w:ind w:left="720" w:hanging="360"/>
            <w:jc w:val="both"/>
          </w:pPr>
        </w:pPrChange>
      </w:pPr>
      <w:r w:rsidRPr="AE14DDBB">
        <w:rPr>
          <w:rPrChange w:id="587" w:author="MUTILE WANYEE" w:date="2024-03-01T12:23:00Z">
            <w:rPr/>
          </w:rPrChange>
        </w:rPr>
        <w:t xml:space="preserve">Weak health workforce information systems </w:t>
      </w:r>
      <w:del w:id="588" w:author="MUTILE WANYEE" w:date="2024-03-01T12:24:00Z">
        <w:r w:rsidDel="04FFBB74" w:rsidRPr="98EBC168">
          <w:rPr>
            <w:rPrChange w:id="589" w:author="MUTILE WANYEE" w:date="2024-03-01T12:23:00Z">
              <w:rPr/>
            </w:rPrChange>
          </w:rPr>
          <w:delText xml:space="preserve">to provide the necessary information </w:delText>
        </w:r>
      </w:del>
      <w:r w:rsidRPr="D94871ED">
        <w:rPr>
          <w:rPrChange w:id="590" w:author="MUTILE WANYEE" w:date="2024-03-01T12:23:00Z">
            <w:rPr/>
          </w:rPrChange>
        </w:rPr>
        <w:t>for decision making</w:t>
      </w:r>
      <w:ins w:id="591" w:author="MUTILE WANYEE" w:date="2024-03-01T12:24:00Z">
        <w:r w:rsidR="A09248A4" w:rsidRPr="FE7E2626">
          <w:rPr>
            <w:rFonts w:ascii="Book Antiqua" w:cs="Book Antiqua" w:eastAsia="Book Antiqua" w:hAnsi="Book Antiqua"/>
            <w:color w:val="000000"/>
            <w:sz w:val="24"/>
            <w:szCs w:val="24"/>
            <w:rPrChange w:id="592" w:author="MUTILE WANYEE" w:date="2024-03-01T12:23:00Z">
              <w:rPr>
                <w:rFonts w:ascii="Book Antiqua" w:cs="Book Antiqua" w:eastAsia="Book Antiqua" w:hAnsi="Book Antiqua"/>
                <w:color w:val="000000"/>
                <w:sz w:val="24"/>
                <w:szCs w:val="24"/>
              </w:rPr>
            </w:rPrChange>
          </w:rPr>
          <w:t xml:space="preserve"> and policy strategies</w:t>
        </w:r>
      </w:ins>
      <w:del w:id="593" w:author="MUTILE WANYEE" w:date="2024-03-01T12:24:00Z">
        <w:r w:rsidDel="2DEFB490" w:rsidRPr="2EE16D66">
          <w:rPr>
            <w:rPrChange w:id="594" w:author="MUTILE WANYEE" w:date="2024-03-01T12:23:00Z">
              <w:rPr/>
            </w:rPrChange>
          </w:rPr>
          <w:delText>.</w:delText>
        </w:r>
      </w:del>
    </w:p>
    <w:p>
      <w:pPr>
        <w:pStyle w:val="style0"/>
        <w:spacing w:after="0" w:lineRule="auto" w:line="276"/>
        <w:jc w:val="both"/>
        <w:rPr>
          <w:rFonts w:ascii="Book Antiqua" w:cs="Book Antiqua" w:eastAsia="Book Antiqua" w:hAnsi="Book Antiqua"/>
          <w:sz w:val="24"/>
          <w:szCs w:val="24"/>
        </w:rPr>
      </w:pPr>
      <w:del w:id="595" w:author="MUTILE WANYEE" w:date="2024-03-01T12:25:00Z">
        <w:r w:rsidDel="FD42EA6B" w:rsidRPr="FB2F6BC6">
          <w:rPr>
            <w:rFonts w:ascii="Book Antiqua" w:cs="Book Antiqua" w:eastAsia="Book Antiqua" w:hAnsi="Book Antiqua"/>
            <w:sz w:val="24"/>
            <w:szCs w:val="24"/>
            <w:rPrChange w:id="596" w:author="MUTILE WANYEE" w:date="2024-03-01T12:23:00Z">
              <w:rPr>
                <w:rFonts w:ascii="Book Antiqua" w:cs="Book Antiqua" w:eastAsia="Book Antiqua" w:hAnsi="Book Antiqua"/>
                <w:sz w:val="24"/>
                <w:szCs w:val="24"/>
              </w:rPr>
            </w:rPrChange>
          </w:rPr>
          <w:delText xml:space="preserve">Hence </w:delText>
        </w:r>
      </w:del>
      <w:ins w:id="597" w:author="MUTILE WANYEE" w:date="2024-03-01T12:25:00Z">
        <w:r w:rsidR="220FE359" w:rsidRPr="963BAC42">
          <w:rPr>
            <w:rFonts w:ascii="Book Antiqua" w:cs="Book Antiqua" w:eastAsia="Book Antiqua" w:hAnsi="Book Antiqua"/>
            <w:sz w:val="24"/>
            <w:szCs w:val="24"/>
            <w:rPrChange w:id="598" w:author="MUTILE WANYEE" w:date="2024-03-01T12:23:00Z">
              <w:rPr>
                <w:rFonts w:ascii="Book Antiqua" w:cs="Book Antiqua" w:eastAsia="Book Antiqua" w:hAnsi="Book Antiqua"/>
                <w:sz w:val="24"/>
                <w:szCs w:val="24"/>
              </w:rPr>
            </w:rPrChange>
          </w:rPr>
          <w:t xml:space="preserve">Clearly, </w:t>
        </w:r>
      </w:ins>
      <w:r w:rsidRPr="5FBC27E0">
        <w:rPr>
          <w:rFonts w:ascii="Book Antiqua" w:cs="Book Antiqua" w:eastAsia="Book Antiqua" w:hAnsi="Book Antiqua"/>
          <w:sz w:val="24"/>
          <w:szCs w:val="24"/>
          <w:rPrChange w:id="599" w:author="MUTILE WANYEE" w:date="2024-03-01T12:23:00Z">
            <w:rPr>
              <w:rFonts w:ascii="Book Antiqua" w:cs="Book Antiqua" w:eastAsia="Book Antiqua" w:hAnsi="Book Antiqua"/>
              <w:sz w:val="24"/>
              <w:szCs w:val="24"/>
            </w:rPr>
          </w:rPrChange>
        </w:rPr>
        <w:t xml:space="preserve">the need to re-engineer the current workforce in terms of skill mix, deployment, competencies, and responsive HRH leadership and management </w:t>
      </w:r>
      <w:ins w:id="600" w:author="MUTILE WANYEE" w:date="2024-03-01T12:25:00Z">
        <w:r w:rsidR="30262C85" w:rsidRPr="8DCC5441">
          <w:rPr>
            <w:rFonts w:ascii="Book Antiqua" w:cs="Book Antiqua" w:eastAsia="Book Antiqua" w:hAnsi="Book Antiqua"/>
            <w:sz w:val="24"/>
            <w:szCs w:val="24"/>
            <w:rPrChange w:id="601" w:author="MUTILE WANYEE" w:date="2024-03-01T12:23:00Z">
              <w:rPr>
                <w:rFonts w:ascii="Book Antiqua" w:cs="Book Antiqua" w:eastAsia="Book Antiqua" w:hAnsi="Book Antiqua"/>
                <w:sz w:val="24"/>
                <w:szCs w:val="24"/>
              </w:rPr>
            </w:rPrChange>
          </w:rPr>
          <w:t xml:space="preserve">is justified </w:t>
        </w:r>
      </w:ins>
      <w:del w:id="602" w:author="MUTILE WANYEE" w:date="2024-03-01T12:25:00Z">
        <w:r w:rsidDel="40885686" w:rsidRPr="93E70B25">
          <w:rPr>
            <w:rFonts w:ascii="Book Antiqua" w:cs="Book Antiqua" w:eastAsia="Book Antiqua" w:hAnsi="Book Antiqua"/>
            <w:sz w:val="24"/>
            <w:szCs w:val="24"/>
            <w:rPrChange w:id="603" w:author="MUTILE WANYEE" w:date="2024-03-01T12:23:00Z">
              <w:rPr>
                <w:rFonts w:ascii="Book Antiqua" w:cs="Book Antiqua" w:eastAsia="Book Antiqua" w:hAnsi="Book Antiqua"/>
                <w:sz w:val="24"/>
                <w:szCs w:val="24"/>
              </w:rPr>
            </w:rPrChange>
          </w:rPr>
          <w:delText xml:space="preserve">was adopted to </w:delText>
        </w:r>
      </w:del>
      <w:ins w:id="604" w:author="MUTILE WANYEE" w:date="2024-03-01T12:26:00Z">
        <w:r w:rsidR="CA13853F" w:rsidRPr="0B80FE2F">
          <w:rPr>
            <w:rFonts w:ascii="Book Antiqua" w:cs="Book Antiqua" w:eastAsia="Book Antiqua" w:hAnsi="Book Antiqua"/>
            <w:sz w:val="24"/>
            <w:szCs w:val="24"/>
            <w:rPrChange w:id="605" w:author="MUTILE WANYEE" w:date="2024-03-01T12:23:00Z">
              <w:rPr>
                <w:rFonts w:ascii="Book Antiqua" w:cs="Book Antiqua" w:eastAsia="Book Antiqua" w:hAnsi="Book Antiqua"/>
                <w:sz w:val="24"/>
                <w:szCs w:val="24"/>
              </w:rPr>
            </w:rPrChange>
          </w:rPr>
          <w:t xml:space="preserve">for </w:t>
        </w:r>
      </w:ins>
      <w:r w:rsidRPr="491066F5">
        <w:rPr>
          <w:rFonts w:ascii="Book Antiqua" w:cs="Book Antiqua" w:eastAsia="Book Antiqua" w:hAnsi="Book Antiqua"/>
          <w:sz w:val="24"/>
          <w:szCs w:val="24"/>
          <w:rPrChange w:id="606" w:author="MUTILE WANYEE" w:date="2024-03-01T12:23:00Z">
            <w:rPr>
              <w:rFonts w:ascii="Book Antiqua" w:cs="Book Antiqua" w:eastAsia="Book Antiqua" w:hAnsi="Book Antiqua"/>
              <w:sz w:val="24"/>
              <w:szCs w:val="24"/>
            </w:rPr>
          </w:rPrChange>
        </w:rPr>
        <w:t>increase</w:t>
      </w:r>
      <w:ins w:id="607" w:author="MUTILE WANYEE" w:date="2024-03-01T12:26:00Z">
        <w:r w:rsidR="1D1E606F" w:rsidRPr="FFA166F2">
          <w:rPr>
            <w:rFonts w:ascii="Book Antiqua" w:cs="Book Antiqua" w:eastAsia="Book Antiqua" w:hAnsi="Book Antiqua"/>
            <w:sz w:val="24"/>
            <w:szCs w:val="24"/>
            <w:rPrChange w:id="608" w:author="MUTILE WANYEE" w:date="2024-03-01T12:23:00Z">
              <w:rPr>
                <w:rFonts w:ascii="Book Antiqua" w:cs="Book Antiqua" w:eastAsia="Book Antiqua" w:hAnsi="Book Antiqua"/>
                <w:sz w:val="24"/>
                <w:szCs w:val="24"/>
              </w:rPr>
            </w:rPrChange>
          </w:rPr>
          <w:t>d</w:t>
        </w:r>
      </w:ins>
      <w:r w:rsidRPr="E95F3CD7">
        <w:rPr>
          <w:rFonts w:ascii="Book Antiqua" w:cs="Book Antiqua" w:eastAsia="Book Antiqua" w:hAnsi="Book Antiqua"/>
          <w:sz w:val="24"/>
          <w:szCs w:val="24"/>
          <w:rPrChange w:id="609" w:author="MUTILE WANYEE" w:date="2024-03-01T12:23:00Z">
            <w:rPr>
              <w:rFonts w:ascii="Book Antiqua" w:cs="Book Antiqua" w:eastAsia="Book Antiqua" w:hAnsi="Book Antiqua"/>
              <w:sz w:val="24"/>
              <w:szCs w:val="24"/>
            </w:rPr>
          </w:rPrChange>
        </w:rPr>
        <w:t xml:space="preserve"> and enhance</w:t>
      </w:r>
      <w:ins w:id="610" w:author="MUTILE WANYEE" w:date="2024-03-01T12:26:00Z">
        <w:r w:rsidR="1F2D11A2" w:rsidRPr="698B5B0E">
          <w:rPr>
            <w:rFonts w:ascii="Book Antiqua" w:cs="Book Antiqua" w:eastAsia="Book Antiqua" w:hAnsi="Book Antiqua"/>
            <w:sz w:val="24"/>
            <w:szCs w:val="24"/>
            <w:rPrChange w:id="611" w:author="MUTILE WANYEE" w:date="2024-03-01T12:23:00Z">
              <w:rPr>
                <w:rFonts w:ascii="Book Antiqua" w:cs="Book Antiqua" w:eastAsia="Book Antiqua" w:hAnsi="Book Antiqua"/>
                <w:sz w:val="24"/>
                <w:szCs w:val="24"/>
              </w:rPr>
            </w:rPrChange>
          </w:rPr>
          <w:t>d</w:t>
        </w:r>
      </w:ins>
      <w:r w:rsidRPr="C3D6716D">
        <w:rPr>
          <w:rFonts w:ascii="Book Antiqua" w:cs="Book Antiqua" w:eastAsia="Book Antiqua" w:hAnsi="Book Antiqua"/>
          <w:sz w:val="24"/>
          <w:szCs w:val="24"/>
          <w:rPrChange w:id="612" w:author="MUTILE WANYEE" w:date="2024-03-01T12:23:00Z">
            <w:rPr>
              <w:rFonts w:ascii="Book Antiqua" w:cs="Book Antiqua" w:eastAsia="Book Antiqua" w:hAnsi="Book Antiqua"/>
              <w:sz w:val="24"/>
              <w:szCs w:val="24"/>
            </w:rPr>
          </w:rPrChange>
        </w:rPr>
        <w:t xml:space="preserve"> efficiency to maximize return on investment. </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b/>
          <w:i/>
          <w:sz w:val="24"/>
          <w:szCs w:val="24"/>
        </w:rPr>
      </w:pPr>
      <w:r w:rsidRPr="8A5FA762">
        <w:rPr>
          <w:rFonts w:ascii="Book Antiqua" w:cs="Book Antiqua" w:eastAsia="Book Antiqua" w:hAnsi="Book Antiqua"/>
          <w:sz w:val="24"/>
          <w:szCs w:val="24"/>
          <w:rPrChange w:id="613" w:author="MUTILE WANYEE" w:date="2024-03-01T12:23:00Z">
            <w:rPr>
              <w:rFonts w:ascii="Book Antiqua" w:cs="Book Antiqua" w:eastAsia="Book Antiqua" w:hAnsi="Book Antiqua"/>
              <w:sz w:val="24"/>
              <w:szCs w:val="24"/>
            </w:rPr>
          </w:rPrChange>
        </w:rPr>
        <w:t>One of the mechanisms</w:t>
      </w:r>
      <w:ins w:id="614" w:author="MUTILE WANYEE" w:date="2024-03-01T12:29:00Z">
        <w:r w:rsidR="2B477FC6" w:rsidRPr="D53906AA">
          <w:rPr>
            <w:rFonts w:ascii="Book Antiqua" w:cs="Book Antiqua" w:eastAsia="Book Antiqua" w:hAnsi="Book Antiqua"/>
            <w:sz w:val="24"/>
            <w:szCs w:val="24"/>
            <w:rPrChange w:id="615" w:author="MUTILE WANYEE" w:date="2024-03-01T12:23:00Z">
              <w:rPr>
                <w:rFonts w:ascii="Book Antiqua" w:cs="Book Antiqua" w:eastAsia="Book Antiqua" w:hAnsi="Book Antiqua"/>
                <w:sz w:val="24"/>
                <w:szCs w:val="24"/>
              </w:rPr>
            </w:rPrChange>
          </w:rPr>
          <w:t xml:space="preserve"> </w:t>
        </w:r>
      </w:ins>
      <w:del w:id="616" w:author="MUTILE WANYEE" w:date="2024-03-01T12:29:00Z">
        <w:r w:rsidDel="EFD04547" w:rsidRPr="B5282D4D">
          <w:rPr>
            <w:rFonts w:ascii="Book Antiqua" w:cs="Book Antiqua" w:eastAsia="Book Antiqua" w:hAnsi="Book Antiqua"/>
            <w:sz w:val="24"/>
            <w:szCs w:val="24"/>
            <w:rPrChange w:id="617" w:author="MUTILE WANYEE" w:date="2024-03-01T12:23:00Z">
              <w:rPr>
                <w:rFonts w:ascii="Book Antiqua" w:cs="Book Antiqua" w:eastAsia="Book Antiqua" w:hAnsi="Book Antiqua"/>
                <w:sz w:val="24"/>
                <w:szCs w:val="24"/>
              </w:rPr>
            </w:rPrChange>
          </w:rPr>
          <w:delText xml:space="preserve"> that were put in place </w:delText>
        </w:r>
      </w:del>
      <w:ins w:id="618" w:author="MUTILE WANYEE" w:date="2024-03-01T12:29:00Z">
        <w:r w:rsidR="7EF7F4D3" w:rsidRPr="291708CE">
          <w:rPr>
            <w:rFonts w:ascii="Book Antiqua" w:cs="Book Antiqua" w:eastAsia="Book Antiqua" w:hAnsi="Book Antiqua"/>
            <w:sz w:val="24"/>
            <w:szCs w:val="24"/>
            <w:rPrChange w:id="619" w:author="MUTILE WANYEE" w:date="2024-03-01T12:23:00Z">
              <w:rPr>
                <w:rFonts w:ascii="Book Antiqua" w:cs="Book Antiqua" w:eastAsia="Book Antiqua" w:hAnsi="Book Antiqua"/>
                <w:sz w:val="24"/>
                <w:szCs w:val="24"/>
              </w:rPr>
            </w:rPrChange>
          </w:rPr>
          <w:t>implemented has been</w:t>
        </w:r>
      </w:ins>
      <w:del w:id="620" w:author="MUTILE WANYEE" w:date="2024-03-01T12:29:00Z">
        <w:r w:rsidDel="AE7C8112" w:rsidRPr="293C9D90">
          <w:rPr>
            <w:rFonts w:ascii="Book Antiqua" w:cs="Book Antiqua" w:eastAsia="Book Antiqua" w:hAnsi="Book Antiqua"/>
            <w:sz w:val="24"/>
            <w:szCs w:val="24"/>
            <w:rPrChange w:id="621" w:author="MUTILE WANYEE" w:date="2024-03-01T12:23:00Z">
              <w:rPr>
                <w:rFonts w:ascii="Book Antiqua" w:cs="Book Antiqua" w:eastAsia="Book Antiqua" w:hAnsi="Book Antiqua"/>
                <w:sz w:val="24"/>
                <w:szCs w:val="24"/>
              </w:rPr>
            </w:rPrChange>
          </w:rPr>
          <w:delText>was</w:delText>
        </w:r>
      </w:del>
      <w:r w:rsidRPr="C149B0C8">
        <w:rPr>
          <w:rFonts w:ascii="Book Antiqua" w:cs="Book Antiqua" w:eastAsia="Book Antiqua" w:hAnsi="Book Antiqua"/>
          <w:sz w:val="24"/>
          <w:szCs w:val="24"/>
          <w:rPrChange w:id="622" w:author="MUTILE WANYEE" w:date="2024-03-01T12:23:00Z">
            <w:rPr>
              <w:rFonts w:ascii="Book Antiqua" w:cs="Book Antiqua" w:eastAsia="Book Antiqua" w:hAnsi="Book Antiqua"/>
              <w:sz w:val="24"/>
              <w:szCs w:val="24"/>
            </w:rPr>
          </w:rPrChange>
        </w:rPr>
        <w:t xml:space="preserve"> the establishment of the Kenya Health Human Resources Advisory Council </w:t>
      </w:r>
      <w:del w:id="623" w:author="MUTILE WANYEE" w:date="2024-03-01T12:30:00Z">
        <w:r w:rsidDel="AEA876AA" w:rsidRPr="FAC7DDD1">
          <w:rPr>
            <w:rFonts w:ascii="Book Antiqua" w:cs="Book Antiqua" w:eastAsia="Book Antiqua" w:hAnsi="Book Antiqua"/>
            <w:sz w:val="24"/>
            <w:szCs w:val="24"/>
            <w:rPrChange w:id="624" w:author="MUTILE WANYEE" w:date="2024-03-01T12:23:00Z">
              <w:rPr>
                <w:rFonts w:ascii="Book Antiqua" w:cs="Book Antiqua" w:eastAsia="Book Antiqua" w:hAnsi="Book Antiqua"/>
                <w:sz w:val="24"/>
                <w:szCs w:val="24"/>
              </w:rPr>
            </w:rPrChange>
          </w:rPr>
          <w:delText xml:space="preserve">to provide </w:delText>
        </w:r>
      </w:del>
      <w:r w:rsidRPr="7F8DFC03">
        <w:rPr>
          <w:rFonts w:ascii="Book Antiqua" w:cs="Book Antiqua" w:eastAsia="Book Antiqua" w:hAnsi="Book Antiqua"/>
          <w:sz w:val="24"/>
          <w:szCs w:val="24"/>
          <w:rPrChange w:id="625" w:author="MUTILE WANYEE" w:date="2024-03-01T12:23:00Z">
            <w:rPr>
              <w:rFonts w:ascii="Book Antiqua" w:cs="Book Antiqua" w:eastAsia="Book Antiqua" w:hAnsi="Book Antiqua"/>
              <w:sz w:val="24"/>
              <w:szCs w:val="24"/>
            </w:rPr>
          </w:rPrChange>
        </w:rPr>
        <w:t xml:space="preserve">a non-partisan enabling policy environment for the review </w:t>
      </w:r>
      <w:ins w:id="626" w:author="MUTILE WANYEE" w:date="2024-03-01T12:30:00Z">
        <w:r w:rsidR="02AA23C7" w:rsidRPr="39A3C314">
          <w:rPr>
            <w:rFonts w:ascii="Book Antiqua" w:cs="Book Antiqua" w:eastAsia="Book Antiqua" w:hAnsi="Book Antiqua"/>
            <w:sz w:val="24"/>
            <w:szCs w:val="24"/>
            <w:rPrChange w:id="627" w:author="MUTILE WANYEE" w:date="2024-03-01T12:23:00Z">
              <w:rPr>
                <w:rFonts w:ascii="Book Antiqua" w:cs="Book Antiqua" w:eastAsia="Book Antiqua" w:hAnsi="Book Antiqua"/>
                <w:sz w:val="24"/>
                <w:szCs w:val="24"/>
              </w:rPr>
            </w:rPrChange>
          </w:rPr>
          <w:t xml:space="preserve">of </w:t>
        </w:r>
      </w:ins>
      <w:r w:rsidRPr="4C3E1EA6">
        <w:rPr>
          <w:rFonts w:ascii="Book Antiqua" w:cs="Book Antiqua" w:eastAsia="Book Antiqua" w:hAnsi="Book Antiqua"/>
          <w:sz w:val="24"/>
          <w:szCs w:val="24"/>
          <w:rPrChange w:id="628" w:author="MUTILE WANYEE" w:date="2024-03-01T12:23:00Z">
            <w:rPr>
              <w:rFonts w:ascii="Book Antiqua" w:cs="Book Antiqua" w:eastAsia="Book Antiqua" w:hAnsi="Book Antiqua"/>
              <w:sz w:val="24"/>
              <w:szCs w:val="24"/>
            </w:rPr>
          </w:rPrChange>
        </w:rPr>
        <w:t>policy and establish</w:t>
      </w:r>
      <w:ins w:id="629" w:author="MUTILE WANYEE" w:date="2024-03-01T12:30:00Z">
        <w:r w:rsidR="6DDF48FD" w:rsidRPr="3D5F46E4">
          <w:rPr>
            <w:rFonts w:ascii="Book Antiqua" w:cs="Book Antiqua" w:eastAsia="Book Antiqua" w:hAnsi="Book Antiqua"/>
            <w:sz w:val="24"/>
            <w:szCs w:val="24"/>
            <w:rPrChange w:id="630" w:author="MUTILE WANYEE" w:date="2024-03-01T12:23:00Z">
              <w:rPr>
                <w:rFonts w:ascii="Book Antiqua" w:cs="Book Antiqua" w:eastAsia="Book Antiqua" w:hAnsi="Book Antiqua"/>
                <w:sz w:val="24"/>
                <w:szCs w:val="24"/>
              </w:rPr>
            </w:rPrChange>
          </w:rPr>
          <w:t>ment of</w:t>
        </w:r>
      </w:ins>
      <w:r w:rsidRPr="E99508D0">
        <w:rPr>
          <w:rFonts w:ascii="Book Antiqua" w:cs="Book Antiqua" w:eastAsia="Book Antiqua" w:hAnsi="Book Antiqua"/>
          <w:sz w:val="24"/>
          <w:szCs w:val="24"/>
          <w:rPrChange w:id="631" w:author="MUTILE WANYEE" w:date="2024-03-01T12:23:00Z">
            <w:rPr>
              <w:rFonts w:ascii="Book Antiqua" w:cs="Book Antiqua" w:eastAsia="Book Antiqua" w:hAnsi="Book Antiqua"/>
              <w:sz w:val="24"/>
              <w:szCs w:val="24"/>
            </w:rPr>
          </w:rPrChange>
        </w:rPr>
        <w:t xml:space="preserve"> uniform norms and standards for and better workforce management systems and practice. Th</w:t>
      </w:r>
      <w:del w:id="632" w:author="MUTILE WANYEE" w:date="2024-03-01T12:31:00Z">
        <w:r w:rsidDel="468CC7CF" w:rsidRPr="32BC9F3E">
          <w:rPr>
            <w:rFonts w:ascii="Book Antiqua" w:cs="Book Antiqua" w:eastAsia="Book Antiqua" w:hAnsi="Book Antiqua"/>
            <w:sz w:val="24"/>
            <w:szCs w:val="24"/>
            <w:rPrChange w:id="633" w:author="MUTILE WANYEE" w:date="2024-03-01T12:23:00Z">
              <w:rPr>
                <w:rFonts w:ascii="Book Antiqua" w:cs="Book Antiqua" w:eastAsia="Book Antiqua" w:hAnsi="Book Antiqua"/>
                <w:sz w:val="24"/>
                <w:szCs w:val="24"/>
              </w:rPr>
            </w:rPrChange>
          </w:rPr>
          <w:delText>is</w:delText>
        </w:r>
      </w:del>
      <w:ins w:id="634" w:author="MUTILE WANYEE" w:date="2024-03-01T12:31:00Z">
        <w:r w:rsidR="98CA2E3F" w:rsidRPr="9EE43510">
          <w:rPr>
            <w:rFonts w:ascii="Book Antiqua" w:cs="Book Antiqua" w:eastAsia="Book Antiqua" w:hAnsi="Book Antiqua"/>
            <w:sz w:val="24"/>
            <w:szCs w:val="24"/>
            <w:rPrChange w:id="635" w:author="MUTILE WANYEE" w:date="2024-03-01T12:23:00Z">
              <w:rPr>
                <w:rFonts w:ascii="Book Antiqua" w:cs="Book Antiqua" w:eastAsia="Book Antiqua" w:hAnsi="Book Antiqua"/>
                <w:sz w:val="24"/>
                <w:szCs w:val="24"/>
              </w:rPr>
            </w:rPrChange>
          </w:rPr>
          <w:t>e</w:t>
        </w:r>
      </w:ins>
      <w:r w:rsidRPr="C105D0D3">
        <w:rPr>
          <w:rFonts w:ascii="Book Antiqua" w:cs="Book Antiqua" w:eastAsia="Book Antiqua" w:hAnsi="Book Antiqua"/>
          <w:sz w:val="24"/>
          <w:szCs w:val="24"/>
          <w:rPrChange w:id="636" w:author="MUTILE WANYEE" w:date="2024-03-01T12:23:00Z">
            <w:rPr>
              <w:rFonts w:ascii="Book Antiqua" w:cs="Book Antiqua" w:eastAsia="Book Antiqua" w:hAnsi="Book Antiqua"/>
              <w:sz w:val="24"/>
              <w:szCs w:val="24"/>
            </w:rPr>
          </w:rPrChange>
        </w:rPr>
        <w:t xml:space="preserve"> function </w:t>
      </w:r>
      <w:del w:id="637" w:author="MUTILE WANYEE" w:date="2024-03-01T12:31:00Z">
        <w:r w:rsidDel="942BCC0E" w:rsidRPr="FC782854">
          <w:rPr>
            <w:rFonts w:ascii="Book Antiqua" w:cs="Book Antiqua" w:eastAsia="Book Antiqua" w:hAnsi="Book Antiqua"/>
            <w:sz w:val="24"/>
            <w:szCs w:val="24"/>
            <w:rPrChange w:id="638" w:author="MUTILE WANYEE" w:date="2024-03-01T12:23:00Z">
              <w:rPr>
                <w:rFonts w:ascii="Book Antiqua" w:cs="Book Antiqua" w:eastAsia="Book Antiqua" w:hAnsi="Book Antiqua"/>
                <w:sz w:val="24"/>
                <w:szCs w:val="24"/>
              </w:rPr>
            </w:rPrChange>
          </w:rPr>
          <w:delText>is expected to be co</w:delText>
        </w:r>
      </w:del>
      <w:ins w:id="639" w:author="MUTILE WANYEE" w:date="2024-03-01T12:31:00Z">
        <w:r w:rsidR="B4B4D63D" w:rsidRPr="935EC5F7">
          <w:rPr>
            <w:rFonts w:ascii="Book Antiqua" w:cs="Book Antiqua" w:eastAsia="Book Antiqua" w:hAnsi="Book Antiqua"/>
            <w:sz w:val="24"/>
            <w:szCs w:val="24"/>
            <w:rPrChange w:id="640" w:author="MUTILE WANYEE" w:date="2024-03-01T12:23:00Z">
              <w:rPr>
                <w:rFonts w:ascii="Book Antiqua" w:cs="Book Antiqua" w:eastAsia="Book Antiqua" w:hAnsi="Book Antiqua"/>
                <w:sz w:val="24"/>
                <w:szCs w:val="24"/>
              </w:rPr>
            </w:rPrChange>
          </w:rPr>
          <w:t>is being co</w:t>
        </w:r>
      </w:ins>
      <w:r w:rsidRPr="340BC5A5">
        <w:rPr>
          <w:rFonts w:ascii="Book Antiqua" w:cs="Book Antiqua" w:eastAsia="Book Antiqua" w:hAnsi="Book Antiqua"/>
          <w:sz w:val="24"/>
          <w:szCs w:val="24"/>
          <w:rPrChange w:id="641" w:author="MUTILE WANYEE" w:date="2024-03-01T12:23:00Z">
            <w:rPr>
              <w:rFonts w:ascii="Book Antiqua" w:cs="Book Antiqua" w:eastAsia="Book Antiqua" w:hAnsi="Book Antiqua"/>
              <w:sz w:val="24"/>
              <w:szCs w:val="24"/>
            </w:rPr>
          </w:rPrChange>
        </w:rPr>
        <w:t xml:space="preserve">nducted through a multi-agency stakeholders forum </w:t>
      </w:r>
      <w:ins w:id="642" w:author="MUTILE WANYEE" w:date="2024-03-01T12:31:00Z">
        <w:r w:rsidR="9D55FE91" w:rsidRPr="0C2D92F7">
          <w:rPr>
            <w:rFonts w:ascii="Book Antiqua" w:cs="Book Antiqua" w:eastAsia="Book Antiqua" w:hAnsi="Book Antiqua"/>
            <w:sz w:val="24"/>
            <w:szCs w:val="24"/>
            <w:rPrChange w:id="643" w:author="MUTILE WANYEE" w:date="2024-03-01T12:23:00Z">
              <w:rPr>
                <w:rFonts w:ascii="Book Antiqua" w:cs="Book Antiqua" w:eastAsia="Book Antiqua" w:hAnsi="Book Antiqua"/>
                <w:sz w:val="24"/>
                <w:szCs w:val="24"/>
              </w:rPr>
            </w:rPrChange>
          </w:rPr>
          <w:t xml:space="preserve">that has </w:t>
        </w:r>
      </w:ins>
      <w:del w:id="644" w:author="MUTILE WANYEE" w:date="2024-03-01T12:31:00Z">
        <w:r w:rsidDel="C7BC0CF7" w:rsidRPr="6C8AA3CD">
          <w:rPr>
            <w:rFonts w:ascii="Book Antiqua" w:cs="Book Antiqua" w:eastAsia="Book Antiqua" w:hAnsi="Book Antiqua"/>
            <w:sz w:val="24"/>
            <w:szCs w:val="24"/>
            <w:rPrChange w:id="645" w:author="MUTILE WANYEE" w:date="2024-03-01T12:23:00Z">
              <w:rPr>
                <w:rFonts w:ascii="Book Antiqua" w:cs="Book Antiqua" w:eastAsia="Book Antiqua" w:hAnsi="Book Antiqua"/>
                <w:sz w:val="24"/>
                <w:szCs w:val="24"/>
              </w:rPr>
            </w:rPrChange>
          </w:rPr>
          <w:delText xml:space="preserve">to </w:delText>
        </w:r>
      </w:del>
      <w:r w:rsidRPr="487E2B28">
        <w:rPr>
          <w:rFonts w:ascii="Book Antiqua" w:cs="Book Antiqua" w:eastAsia="Book Antiqua" w:hAnsi="Book Antiqua"/>
          <w:sz w:val="24"/>
          <w:szCs w:val="24"/>
          <w:rPrChange w:id="646" w:author="MUTILE WANYEE" w:date="2024-03-01T12:23:00Z">
            <w:rPr>
              <w:rFonts w:ascii="Book Antiqua" w:cs="Book Antiqua" w:eastAsia="Book Antiqua" w:hAnsi="Book Antiqua"/>
              <w:sz w:val="24"/>
              <w:szCs w:val="24"/>
            </w:rPr>
          </w:rPrChange>
        </w:rPr>
        <w:t>promote</w:t>
      </w:r>
      <w:ins w:id="647" w:author="MUTILE WANYEE" w:date="2024-03-01T12:32:00Z">
        <w:r w:rsidR="A2118D5A" w:rsidRPr="96DF40F2">
          <w:rPr>
            <w:rFonts w:ascii="Book Antiqua" w:cs="Book Antiqua" w:eastAsia="Book Antiqua" w:hAnsi="Book Antiqua"/>
            <w:sz w:val="24"/>
            <w:szCs w:val="24"/>
            <w:rPrChange w:id="648" w:author="MUTILE WANYEE" w:date="2024-03-01T12:23:00Z">
              <w:rPr>
                <w:rFonts w:ascii="Book Antiqua" w:cs="Book Antiqua" w:eastAsia="Book Antiqua" w:hAnsi="Book Antiqua"/>
                <w:sz w:val="24"/>
                <w:szCs w:val="24"/>
              </w:rPr>
            </w:rPrChange>
          </w:rPr>
          <w:t>d</w:t>
        </w:r>
      </w:ins>
      <w:del w:id="649" w:author="MUTILE WANYEE" w:date="2024-03-01T12:32:00Z">
        <w:r w:rsidDel="B36FFEC5" w:rsidRPr="AD541826">
          <w:rPr>
            <w:rFonts w:ascii="Book Antiqua" w:cs="Book Antiqua" w:eastAsia="Book Antiqua" w:hAnsi="Book Antiqua"/>
            <w:sz w:val="24"/>
            <w:szCs w:val="24"/>
            <w:rPrChange w:id="650" w:author="MUTILE WANYEE" w:date="2024-03-01T12:23:00Z">
              <w:rPr>
                <w:rFonts w:ascii="Book Antiqua" w:cs="Book Antiqua" w:eastAsia="Book Antiqua" w:hAnsi="Book Antiqua"/>
                <w:sz w:val="24"/>
                <w:szCs w:val="24"/>
              </w:rPr>
            </w:rPrChange>
          </w:rPr>
          <w:delText xml:space="preserve"> the</w:delText>
        </w:r>
      </w:del>
      <w:r w:rsidRPr="15763683">
        <w:rPr>
          <w:rFonts w:ascii="Book Antiqua" w:cs="Book Antiqua" w:eastAsia="Book Antiqua" w:hAnsi="Book Antiqua"/>
          <w:sz w:val="24"/>
          <w:szCs w:val="24"/>
          <w:rPrChange w:id="651" w:author="MUTILE WANYEE" w:date="2024-03-01T12:23:00Z">
            <w:rPr>
              <w:rFonts w:ascii="Book Antiqua" w:cs="Book Antiqua" w:eastAsia="Book Antiqua" w:hAnsi="Book Antiqua"/>
              <w:sz w:val="24"/>
              <w:szCs w:val="24"/>
            </w:rPr>
          </w:rPrChange>
        </w:rPr>
        <w:t xml:space="preserve"> dialogue between national and county governments and all the other stakeholders such as the private sector and the faith-based organizations </w:t>
      </w:r>
      <w:ins w:id="652" w:author="MUTILE WANYEE" w:date="2024-02-08T09:49:00Z">
        <w:r w:rsidR="954AD9A5" w:rsidRPr="1673D868">
          <w:rPr>
            <w:rFonts w:ascii="Book Antiqua" w:cs="Book Antiqua" w:eastAsia="Book Antiqua" w:hAnsi="Book Antiqua"/>
            <w:sz w:val="24"/>
            <w:szCs w:val="24"/>
            <w:rPrChange w:id="653" w:author="MUTILE WANYEE" w:date="2024-03-01T12:23:00Z">
              <w:rPr>
                <w:rFonts w:ascii="Book Antiqua" w:cs="Book Antiqua" w:eastAsia="Book Antiqua" w:hAnsi="Book Antiqua"/>
                <w:sz w:val="24"/>
                <w:szCs w:val="24"/>
              </w:rPr>
            </w:rPrChange>
          </w:rPr>
          <w:t>c</w:t>
        </w:r>
      </w:ins>
      <w:del w:id="654" w:author="MUTILE WANYEE" w:date="2024-02-08T09:49:00Z">
        <w:r w:rsidDel="892BBBC4" w:rsidRPr="CA045652">
          <w:rPr>
            <w:rFonts w:ascii="Book Antiqua" w:cs="Book Antiqua" w:eastAsia="Book Antiqua" w:hAnsi="Book Antiqua"/>
            <w:sz w:val="24"/>
            <w:szCs w:val="24"/>
            <w:rPrChange w:id="655" w:author="MUTILE WANYEE" w:date="2024-03-01T12:23:00Z">
              <w:rPr>
                <w:rFonts w:ascii="Book Antiqua" w:cs="Book Antiqua" w:eastAsia="Book Antiqua" w:hAnsi="Book Antiqua"/>
                <w:sz w:val="24"/>
                <w:szCs w:val="24"/>
              </w:rPr>
            </w:rPrChange>
          </w:rPr>
          <w:delText>C</w:delText>
        </w:r>
      </w:del>
      <w:r w:rsidRPr="D69C91DC">
        <w:rPr>
          <w:rFonts w:ascii="Book Antiqua" w:cs="Book Antiqua" w:eastAsia="Book Antiqua" w:hAnsi="Book Antiqua"/>
          <w:sz w:val="24"/>
          <w:szCs w:val="24"/>
          <w:rPrChange w:id="656" w:author="MUTILE WANYEE" w:date="2024-03-01T12:23:00Z">
            <w:rPr>
              <w:rFonts w:ascii="Book Antiqua" w:cs="Book Antiqua" w:eastAsia="Book Antiqua" w:hAnsi="Book Antiqua"/>
              <w:sz w:val="24"/>
              <w:szCs w:val="24"/>
            </w:rPr>
          </w:rPrChange>
        </w:rPr>
        <w:t>onsortium.</w:t>
      </w:r>
      <w:ins w:id="657" w:author="MUTILE WANYEE" w:date="2024-02-08T09:49:00Z">
        <w:r w:rsidR="8BB8738E" w:rsidRPr="AADE25FD">
          <w:rPr>
            <w:rFonts w:ascii="Book Antiqua" w:cs="Book Antiqua" w:eastAsia="Book Antiqua" w:hAnsi="Book Antiqua"/>
            <w:sz w:val="24"/>
            <w:szCs w:val="24"/>
            <w:rPrChange w:id="658" w:author="MUTILE WANYEE" w:date="2024-03-01T12:23:00Z">
              <w:rPr>
                <w:rFonts w:ascii="Book Antiqua" w:cs="Book Antiqua" w:eastAsia="Book Antiqua" w:hAnsi="Book Antiqua"/>
                <w:sz w:val="24"/>
                <w:szCs w:val="24"/>
              </w:rPr>
            </w:rPrChange>
          </w:rPr>
          <w:t xml:space="preserve"> The Council aims </w:t>
        </w:r>
      </w:ins>
      <w:r w:rsidRPr="C1DB4B70">
        <w:rPr>
          <w:rFonts w:ascii="Book Antiqua" w:cs="Book Antiqua" w:eastAsia="Book Antiqua" w:hAnsi="Book Antiqua"/>
          <w:sz w:val="24"/>
          <w:szCs w:val="24"/>
          <w:rPrChange w:id="659" w:author="MUTILE WANYEE" w:date="2024-03-01T12:23:00Z">
            <w:rPr>
              <w:rFonts w:ascii="Book Antiqua" w:cs="Book Antiqua" w:eastAsia="Book Antiqua" w:hAnsi="Book Antiqua"/>
              <w:sz w:val="24"/>
              <w:szCs w:val="24"/>
            </w:rPr>
          </w:rPrChange>
        </w:rPr>
        <w:t>to propel and harmonize health workforce interventions for improved health outcomes.</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del w:id="660" w:author="MUTILE WANYEE" w:date="2024-03-01T13:12:00Z"/>
          <w:rFonts w:ascii="Book Antiqua" w:cs="Book Antiqua" w:eastAsia="Book Antiqua" w:hAnsi="Book Antiqua"/>
          <w:sz w:val="24"/>
          <w:szCs w:val="24"/>
          <w:rPrChange w:id="661" w:author="MUTILE WANYEE" w:date="2024-03-01T12:23:00Z">
            <w:rPr>
              <w:rFonts w:ascii="Book Antiqua" w:cs="Book Antiqua" w:eastAsia="Book Antiqua" w:hAnsi="Book Antiqua"/>
              <w:sz w:val="24"/>
              <w:szCs w:val="24"/>
            </w:rPr>
          </w:rPrChange>
        </w:rPr>
      </w:pPr>
      <w:del w:id="662" w:author="MUTILE WANYEE" w:date="2024-03-01T13:12:00Z">
        <w:r w:rsidDel="71A0D360" w:rsidRPr="4719C793">
          <w:rPr>
            <w:rFonts w:ascii="Book Antiqua" w:cs="Book Antiqua" w:eastAsia="Book Antiqua" w:hAnsi="Book Antiqua"/>
            <w:sz w:val="24"/>
            <w:szCs w:val="24"/>
            <w:rPrChange w:id="663" w:author="MUTILE WANYEE" w:date="2024-03-01T12:23:00Z">
              <w:rPr>
                <w:rFonts w:ascii="Book Antiqua" w:cs="Book Antiqua" w:eastAsia="Book Antiqua" w:hAnsi="Book Antiqua"/>
                <w:sz w:val="24"/>
                <w:szCs w:val="24"/>
              </w:rPr>
            </w:rPrChange>
          </w:rPr>
          <w:delText xml:space="preserve">Overall, Kenya has only 1 doctor, 12 nurses and midwives per 10,000 people which is complicated further by regional disparities in the distribution of the existing health workers, where hard- to-reach areas get disadvantaged with less staff. WHO recommends at least 23 doctors, nurses and midwives per 10,000 people. </w:delText>
        </w:r>
      </w:del>
    </w:p>
    <w:p>
      <w:pPr>
        <w:pStyle w:val="style0"/>
        <w:spacing w:after="0" w:lineRule="auto" w:line="276"/>
        <w:jc w:val="both"/>
        <w:rPr>
          <w:del w:id="664" w:author="MUTILE WANYEE" w:date="2024-03-01T13:12:00Z"/>
          <w:rFonts w:ascii="Book Antiqua" w:cs="Book Antiqua" w:eastAsia="Book Antiqua" w:hAnsi="Book Antiqua"/>
          <w:sz w:val="16"/>
          <w:szCs w:val="16"/>
          <w:rPrChange w:id="665" w:author="MUTILE WANYEE" w:date="2024-03-01T12:23:00Z">
            <w:rPr>
              <w:rFonts w:ascii="Book Antiqua" w:cs="Book Antiqua" w:eastAsia="Book Antiqua" w:hAnsi="Book Antiqua"/>
              <w:sz w:val="16"/>
              <w:szCs w:val="16"/>
            </w:rPr>
          </w:rPrChange>
        </w:rPr>
      </w:pPr>
    </w:p>
    <w:p>
      <w:pPr>
        <w:pStyle w:val="style0"/>
        <w:spacing w:after="0" w:lineRule="auto" w:line="276"/>
        <w:jc w:val="both"/>
        <w:rPr>
          <w:rFonts w:ascii="Book Antiqua" w:cs="Book Antiqua" w:eastAsia="Book Antiqua" w:hAnsi="Book Antiqua"/>
          <w:b/>
          <w:i/>
        </w:rPr>
      </w:pPr>
      <w:r w:rsidRPr="E37F8C00">
        <w:rPr>
          <w:rFonts w:ascii="Book Antiqua" w:cs="Book Antiqua" w:eastAsia="Book Antiqua" w:hAnsi="Book Antiqua"/>
          <w:b/>
          <w:i/>
          <w:sz w:val="24"/>
          <w:szCs w:val="24"/>
          <w:rPrChange w:id="666" w:author="MUTILE WANYEE" w:date="2024-03-01T12:23:00Z">
            <w:rPr>
              <w:rFonts w:ascii="Book Antiqua" w:cs="Book Antiqua" w:eastAsia="Book Antiqua" w:hAnsi="Book Antiqua"/>
              <w:b/>
              <w:i/>
              <w:sz w:val="24"/>
              <w:szCs w:val="24"/>
            </w:rPr>
          </w:rPrChange>
        </w:rPr>
        <w:t>Investment priorities/ Interventions</w:t>
      </w:r>
    </w:p>
    <w:p>
      <w:pPr>
        <w:pStyle w:val="style0"/>
        <w:spacing w:after="0" w:lineRule="auto" w:line="276"/>
        <w:jc w:val="both"/>
        <w:rPr>
          <w:del w:id="667" w:author="MUTILE WANYEE" w:date="2024-03-06T11:33:00Z"/>
          <w:rFonts w:ascii="Book Antiqua" w:cs="Book Antiqua" w:eastAsia="Book Antiqua" w:hAnsi="Book Antiqua"/>
          <w:sz w:val="16"/>
          <w:szCs w:val="16"/>
          <w:rPrChange w:id="668" w:author="MUTILE WANYEE" w:date="2024-03-01T12:23:00Z">
            <w:rPr>
              <w:rFonts w:ascii="Book Antiqua" w:cs="Book Antiqua" w:eastAsia="Book Antiqua" w:hAnsi="Book Antiqua"/>
              <w:sz w:val="16"/>
              <w:szCs w:val="16"/>
            </w:rPr>
          </w:rPrChange>
        </w:rPr>
      </w:pPr>
    </w:p>
    <w:p>
      <w:pPr>
        <w:pStyle w:val="style0"/>
        <w:spacing w:after="0" w:lineRule="auto" w:line="276"/>
        <w:jc w:val="both"/>
        <w:rPr>
          <w:rFonts w:ascii="Book Antiqua" w:cs="Book Antiqua" w:eastAsia="Book Antiqua" w:hAnsi="Book Antiqua"/>
          <w:sz w:val="24"/>
          <w:szCs w:val="24"/>
        </w:rPr>
      </w:pPr>
      <w:r w:rsidRPr="99CFEA51">
        <w:rPr>
          <w:rFonts w:ascii="Book Antiqua" w:cs="Book Antiqua" w:eastAsia="Book Antiqua" w:hAnsi="Book Antiqua"/>
          <w:sz w:val="24"/>
          <w:szCs w:val="24"/>
          <w:rPrChange w:id="669" w:author="MUTILE WANYEE" w:date="2024-03-01T12:23:00Z">
            <w:rPr>
              <w:rFonts w:ascii="Book Antiqua" w:cs="Book Antiqua" w:eastAsia="Book Antiqua" w:hAnsi="Book Antiqua"/>
              <w:sz w:val="24"/>
              <w:szCs w:val="24"/>
            </w:rPr>
          </w:rPrChange>
        </w:rPr>
        <w:t xml:space="preserve">Kenya </w:t>
      </w:r>
      <w:del w:id="670" w:author="MUTILE WANYEE" w:date="2024-02-08T09:50:00Z">
        <w:r w:rsidDel="493D3B32" w:rsidRPr="15D1F5D0">
          <w:rPr>
            <w:rFonts w:ascii="Book Antiqua" w:cs="Book Antiqua" w:eastAsia="Book Antiqua" w:hAnsi="Book Antiqua"/>
            <w:sz w:val="24"/>
            <w:szCs w:val="24"/>
            <w:rPrChange w:id="671" w:author="MUTILE WANYEE" w:date="2024-03-01T12:23:00Z">
              <w:rPr>
                <w:rFonts w:ascii="Book Antiqua" w:cs="Book Antiqua" w:eastAsia="Book Antiqua" w:hAnsi="Book Antiqua"/>
                <w:sz w:val="24"/>
                <w:szCs w:val="24"/>
              </w:rPr>
            </w:rPrChange>
          </w:rPr>
          <w:delText>targets</w:delText>
        </w:r>
      </w:del>
      <w:ins w:id="672" w:author="MUTILE WANYEE" w:date="2024-02-08T09:50:00Z">
        <w:r w:rsidR="DBFD1749" w:rsidRPr="80D50D78">
          <w:rPr>
            <w:rFonts w:ascii="Book Antiqua" w:cs="Book Antiqua" w:eastAsia="Book Antiqua" w:hAnsi="Book Antiqua"/>
            <w:sz w:val="24"/>
            <w:szCs w:val="24"/>
            <w:rPrChange w:id="673" w:author="MUTILE WANYEE" w:date="2024-03-01T12:23:00Z">
              <w:rPr>
                <w:rFonts w:ascii="Book Antiqua" w:cs="Book Antiqua" w:eastAsia="Book Antiqua" w:hAnsi="Book Antiqua"/>
                <w:sz w:val="24"/>
                <w:szCs w:val="24"/>
              </w:rPr>
            </w:rPrChange>
          </w:rPr>
          <w:t xml:space="preserve">aims at reaching </w:t>
        </w:r>
      </w:ins>
      <w:del w:id="674" w:author="MUTILE WANYEE" w:date="2024-02-08T09:50:00Z">
        <w:r w:rsidDel="A4D57B33" w:rsidRPr="D75DD6CE">
          <w:rPr>
            <w:rFonts w:ascii="Book Antiqua" w:cs="Book Antiqua" w:eastAsia="Book Antiqua" w:hAnsi="Book Antiqua"/>
            <w:sz w:val="24"/>
            <w:szCs w:val="24"/>
            <w:rPrChange w:id="675" w:author="MUTILE WANYEE" w:date="2024-03-01T12:23:00Z">
              <w:rPr>
                <w:rFonts w:ascii="Book Antiqua" w:cs="Book Antiqua" w:eastAsia="Book Antiqua" w:hAnsi="Book Antiqua"/>
                <w:sz w:val="24"/>
                <w:szCs w:val="24"/>
              </w:rPr>
            </w:rPrChange>
          </w:rPr>
          <w:delText xml:space="preserve"> to meet </w:delText>
        </w:r>
      </w:del>
      <w:ins w:id="676" w:author="MUTILE WANYEE" w:date="2024-02-08T09:50:00Z">
        <w:r w:rsidR="8B1F3399" w:rsidRPr="AF604F03">
          <w:rPr>
            <w:rFonts w:ascii="Book Antiqua" w:cs="Book Antiqua" w:eastAsia="Book Antiqua" w:hAnsi="Book Antiqua"/>
            <w:sz w:val="24"/>
            <w:szCs w:val="24"/>
            <w:rPrChange w:id="677" w:author="MUTILE WANYEE" w:date="2024-03-01T12:23:00Z">
              <w:rPr>
                <w:rFonts w:ascii="Book Antiqua" w:cs="Book Antiqua" w:eastAsia="Book Antiqua" w:hAnsi="Book Antiqua"/>
                <w:sz w:val="24"/>
                <w:szCs w:val="24"/>
              </w:rPr>
            </w:rPrChange>
          </w:rPr>
          <w:t>-</w:t>
        </w:r>
      </w:ins>
      <w:r w:rsidRPr="B3CEF69C">
        <w:rPr>
          <w:rFonts w:ascii="Book Antiqua" w:cs="Book Antiqua" w:eastAsia="Book Antiqua" w:hAnsi="Book Antiqua"/>
          <w:i/>
          <w:sz w:val="24"/>
          <w:szCs w:val="24"/>
          <w:rPrChange w:id="678" w:author="MUTILE WANYEE" w:date="2024-03-01T12:23:00Z">
            <w:rPr>
              <w:rFonts w:ascii="Book Antiqua" w:cs="Book Antiqua" w:eastAsia="Book Antiqua" w:hAnsi="Book Antiqua"/>
              <w:i/>
              <w:sz w:val="24"/>
              <w:szCs w:val="24"/>
            </w:rPr>
          </w:rPrChange>
        </w:rPr>
        <w:t xml:space="preserve">SDG </w:t>
      </w:r>
      <w:del w:id="679" w:author="MUTILE WANYEE" w:date="2024-02-08T09:51:00Z">
        <w:r w:rsidDel="48C9B09D" w:rsidRPr="E5EE791D">
          <w:rPr>
            <w:rFonts w:ascii="Book Antiqua" w:cs="Book Antiqua" w:eastAsia="Book Antiqua" w:hAnsi="Book Antiqua"/>
            <w:i/>
            <w:sz w:val="24"/>
            <w:szCs w:val="24"/>
            <w:rPrChange w:id="680" w:author="MUTILE WANYEE" w:date="2024-03-01T12:23:00Z">
              <w:rPr>
                <w:rFonts w:ascii="Book Antiqua" w:cs="Book Antiqua" w:eastAsia="Book Antiqua" w:hAnsi="Book Antiqua"/>
                <w:i/>
                <w:sz w:val="24"/>
                <w:szCs w:val="24"/>
              </w:rPr>
            </w:rPrChange>
          </w:rPr>
          <w:delText xml:space="preserve">indicator </w:delText>
        </w:r>
      </w:del>
      <w:ins w:id="681" w:author="MUTILE WANYEE" w:date="2024-02-08T09:51:00Z">
        <w:r w:rsidR="4BA41CA1" w:rsidRPr="0F86DB54">
          <w:rPr>
            <w:rFonts w:ascii="Book Antiqua" w:cs="Book Antiqua" w:eastAsia="Book Antiqua" w:hAnsi="Book Antiqua"/>
            <w:i/>
            <w:sz w:val="24"/>
            <w:szCs w:val="24"/>
            <w:rPrChange w:id="682" w:author="MUTILE WANYEE" w:date="2024-03-01T12:23:00Z">
              <w:rPr>
                <w:rFonts w:ascii="Book Antiqua" w:cs="Book Antiqua" w:eastAsia="Book Antiqua" w:hAnsi="Book Antiqua"/>
                <w:i/>
                <w:sz w:val="24"/>
                <w:szCs w:val="24"/>
              </w:rPr>
            </w:rPrChange>
          </w:rPr>
          <w:t xml:space="preserve">target </w:t>
        </w:r>
      </w:ins>
      <w:r w:rsidRPr="634ED0F8">
        <w:rPr>
          <w:rFonts w:ascii="Book Antiqua" w:cs="Book Antiqua" w:eastAsia="Book Antiqua" w:hAnsi="Book Antiqua"/>
          <w:i/>
          <w:sz w:val="24"/>
          <w:szCs w:val="24"/>
          <w:rPrChange w:id="683" w:author="MUTILE WANYEE" w:date="2024-03-01T12:23:00Z">
            <w:rPr>
              <w:rFonts w:ascii="Book Antiqua" w:cs="Book Antiqua" w:eastAsia="Book Antiqua" w:hAnsi="Book Antiqua"/>
              <w:i/>
              <w:sz w:val="24"/>
              <w:szCs w:val="24"/>
            </w:rPr>
          </w:rPrChange>
        </w:rPr>
        <w:t>3.c</w:t>
      </w:r>
      <w:ins w:id="684" w:author="MUTILE WANYEE" w:date="2024-02-08T09:51:00Z">
        <w:r w:rsidR="0A513949" w:rsidRPr="BB0831E4">
          <w:rPr>
            <w:rFonts w:ascii="Book Antiqua" w:cs="Book Antiqua" w:eastAsia="Book Antiqua" w:hAnsi="Book Antiqua"/>
            <w:i/>
            <w:sz w:val="24"/>
            <w:szCs w:val="24"/>
            <w:rPrChange w:id="685" w:author="MUTILE WANYEE" w:date="2024-03-01T12:23:00Z">
              <w:rPr>
                <w:rFonts w:ascii="Book Antiqua" w:cs="Book Antiqua" w:eastAsia="Book Antiqua" w:hAnsi="Book Antiqua"/>
                <w:i/>
                <w:sz w:val="24"/>
                <w:szCs w:val="24"/>
              </w:rPr>
            </w:rPrChange>
          </w:rPr>
          <w:t xml:space="preserve">- </w:t>
        </w:r>
      </w:ins>
      <w:del w:id="686" w:author="MUTILE WANYEE" w:date="2024-02-08T09:51:00Z">
        <w:r w:rsidDel="1CF292EF" w:rsidRPr="D4A662BB">
          <w:rPr>
            <w:rFonts w:ascii="Book Antiqua" w:cs="Book Antiqua" w:eastAsia="Book Antiqua" w:hAnsi="Book Antiqua"/>
            <w:i/>
            <w:sz w:val="24"/>
            <w:szCs w:val="24"/>
            <w:rPrChange w:id="687" w:author="MUTILE WANYEE" w:date="2024-03-01T12:23:00Z">
              <w:rPr>
                <w:rFonts w:ascii="Book Antiqua" w:cs="Book Antiqua" w:eastAsia="Book Antiqua" w:hAnsi="Book Antiqua"/>
                <w:i/>
                <w:sz w:val="24"/>
                <w:szCs w:val="24"/>
              </w:rPr>
            </w:rPrChange>
          </w:rPr>
          <w:delText>..</w:delText>
        </w:r>
      </w:del>
      <w:r w:rsidRPr="24AB18F1">
        <w:rPr>
          <w:rFonts w:ascii="Book Antiqua" w:cs="Book Antiqua" w:eastAsia="Book Antiqua" w:hAnsi="Book Antiqua"/>
          <w:i/>
          <w:sz w:val="24"/>
          <w:szCs w:val="24"/>
          <w:rPrChange w:id="688" w:author="MUTILE WANYEE" w:date="2024-03-01T12:23:00Z">
            <w:rPr>
              <w:rFonts w:ascii="Book Antiqua" w:cs="Book Antiqua" w:eastAsia="Book Antiqua" w:hAnsi="Book Antiqua"/>
              <w:i/>
              <w:sz w:val="24"/>
              <w:szCs w:val="24"/>
            </w:rPr>
          </w:rPrChange>
        </w:rPr>
        <w:t xml:space="preserve">” </w:t>
      </w:r>
      <w:r w:rsidRPr="9A612A48">
        <w:rPr>
          <w:rFonts w:ascii="Book Antiqua" w:cs="Book Antiqua" w:eastAsia="Book Antiqua" w:hAnsi="Book Antiqua"/>
          <w:sz w:val="24"/>
          <w:szCs w:val="24"/>
          <w:rPrChange w:id="689" w:author="MUTILE WANYEE" w:date="2024-03-01T12:23:00Z">
            <w:rPr>
              <w:rFonts w:ascii="Book Antiqua" w:cs="Book Antiqua" w:eastAsia="Book Antiqua" w:hAnsi="Book Antiqua"/>
              <w:sz w:val="24"/>
              <w:szCs w:val="24"/>
            </w:rPr>
          </w:rPrChange>
        </w:rPr>
        <w:t>tha</w:t>
      </w:r>
      <w:r w:rsidRPr="BD288668">
        <w:rPr>
          <w:rFonts w:ascii="Book Antiqua" w:cs="Book Antiqua" w:eastAsia="Book Antiqua" w:hAnsi="Book Antiqua"/>
          <w:i/>
          <w:sz w:val="24"/>
          <w:szCs w:val="24"/>
          <w:rPrChange w:id="690" w:author="MUTILE WANYEE" w:date="2024-03-01T12:23:00Z">
            <w:rPr>
              <w:rFonts w:ascii="Book Antiqua" w:cs="Book Antiqua" w:eastAsia="Book Antiqua" w:hAnsi="Book Antiqua"/>
              <w:i/>
              <w:sz w:val="24"/>
              <w:szCs w:val="24"/>
            </w:rPr>
          </w:rPrChange>
        </w:rPr>
        <w:t>t</w:t>
      </w:r>
      <w:r w:rsidRPr="8B087981">
        <w:rPr>
          <w:rFonts w:ascii="Book Antiqua" w:cs="Book Antiqua" w:eastAsia="Book Antiqua" w:hAnsi="Book Antiqua"/>
          <w:sz w:val="24"/>
          <w:szCs w:val="24"/>
          <w:rPrChange w:id="691" w:author="MUTILE WANYEE" w:date="2024-03-01T12:23:00Z">
            <w:rPr>
              <w:rFonts w:ascii="Book Antiqua" w:cs="Book Antiqua" w:eastAsia="Book Antiqua" w:hAnsi="Book Antiqua"/>
              <w:sz w:val="24"/>
              <w:szCs w:val="24"/>
            </w:rPr>
          </w:rPrChange>
        </w:rPr>
        <w:t xml:space="preserve"> seeks to substantially increase health financing for the recruitment, development, training and retention of the health workforce. In the Kenya HRH Strategic Plan (2019 - 2023) </w:t>
      </w:r>
      <w:del w:id="692" w:author="MUTILE WANYEE" w:date="2024-03-01T13:14:00Z">
        <w:r w:rsidDel="231A5D1F" w:rsidRPr="CD80AF73">
          <w:rPr>
            <w:rFonts w:ascii="Book Antiqua" w:cs="Book Antiqua" w:eastAsia="Book Antiqua" w:hAnsi="Book Antiqua"/>
            <w:sz w:val="24"/>
            <w:szCs w:val="24"/>
            <w:rPrChange w:id="693" w:author="MUTILE WANYEE" w:date="2024-03-01T12:23:00Z">
              <w:rPr>
                <w:rFonts w:ascii="Book Antiqua" w:cs="Book Antiqua" w:eastAsia="Book Antiqua" w:hAnsi="Book Antiqua"/>
                <w:sz w:val="24"/>
                <w:szCs w:val="24"/>
              </w:rPr>
            </w:rPrChange>
          </w:rPr>
          <w:delText xml:space="preserve">provides </w:delText>
        </w:r>
      </w:del>
      <w:r w:rsidRPr="1604E90D">
        <w:rPr>
          <w:rFonts w:ascii="Book Antiqua" w:cs="Book Antiqua" w:eastAsia="Book Antiqua" w:hAnsi="Book Antiqua"/>
          <w:sz w:val="24"/>
          <w:szCs w:val="24"/>
          <w:rPrChange w:id="694" w:author="MUTILE WANYEE" w:date="2024-03-01T12:23:00Z">
            <w:rPr>
              <w:rFonts w:ascii="Book Antiqua" w:cs="Book Antiqua" w:eastAsia="Book Antiqua" w:hAnsi="Book Antiqua"/>
              <w:sz w:val="24"/>
              <w:szCs w:val="24"/>
            </w:rPr>
          </w:rPrChange>
        </w:rPr>
        <w:t xml:space="preserve">a roadmap towards strengthening the HRH system that will address the challenges as well as build an effective, sustainable and resilient re-engineered health system. </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Times New Roman"/>
          <w:sz w:val="20"/>
          <w:szCs w:val="24"/>
          <w:shd w:val="clear" w:color="auto" w:fill="auto"/>
          <w:rPrChange w:id="695" w:author="MUTILE WANYEE" w:date="2024-03-01T13:15:00Z">
            <w:rPr>
              <w:rFonts w:ascii="Book Antiqua" w:cs="Book Antiqua" w:eastAsia="Book Antiqua" w:hAnsi="Book Antiqua"/>
              <w:sz w:val="24"/>
              <w:szCs w:val="24"/>
            </w:rPr>
          </w:rPrChange>
        </w:rPr>
        <w:pPrChange w:id="696" w:author="MUTILE WANYEE" w:date="2024-03-01T13:15:00Z">
          <w:pPr>
            <w:pStyle w:val="style0"/>
            <w:spacing w:after="200" w:lineRule="auto" w:line="276"/>
            <w:jc w:val="both"/>
          </w:pPr>
        </w:pPrChange>
      </w:pPr>
      <w:r w:rsidRPr="98A3C7BE">
        <w:rPr>
          <w:rFonts w:ascii="Book Antiqua" w:cs="Book Antiqua" w:eastAsia="Book Antiqua" w:hAnsi="Book Antiqua"/>
          <w:sz w:val="24"/>
          <w:szCs w:val="24"/>
          <w:rPrChange w:id="697" w:author="MUTILE WANYEE" w:date="2024-03-01T12:23:00Z">
            <w:rPr>
              <w:rFonts w:ascii="Book Antiqua" w:cs="Book Antiqua" w:eastAsia="Book Antiqua" w:hAnsi="Book Antiqua"/>
              <w:sz w:val="24"/>
              <w:szCs w:val="24"/>
            </w:rPr>
          </w:rPrChange>
        </w:rPr>
        <w:t xml:space="preserve">The interventions in the strategic plan are anchored on three strategic drivers, namely efficiency, adaptability and innovation. </w:t>
      </w:r>
    </w:p>
    <w:p>
      <w:pPr>
        <w:pStyle w:val="style0"/>
        <w:numPr>
          <w:ilvl w:val="0"/>
          <w:numId w:val="47"/>
        </w:numPr>
        <w:spacing w:after="0" w:lineRule="auto" w:line="276"/>
        <w:ind w:left="720" w:hanging="360"/>
        <w:jc w:val="both"/>
        <w:rPr>
          <w:rFonts w:ascii="Book Antiqua" w:cs="Book Antiqua" w:eastAsia="Book Antiqua" w:hAnsi="Times New Roman"/>
          <w:color w:val="auto"/>
          <w:sz w:val="20"/>
          <w:szCs w:val="24"/>
          <w:rPrChange w:id="698" w:author="MUTILE WANYEE" w:date="2024-03-01T13:15:00Z">
            <w:rPr>
              <w:rFonts w:ascii="Book Antiqua" w:cs="Book Antiqua" w:eastAsia="Book Antiqua" w:hAnsi="Book Antiqua"/>
              <w:color w:val="000000"/>
              <w:sz w:val="24"/>
              <w:szCs w:val="24"/>
            </w:rPr>
          </w:rPrChange>
        </w:rPr>
        <w:pPrChange w:id="699" w:author="MUTILE WANYEE" w:date="2024-03-01T13:15:00Z">
          <w:pPr>
            <w:pStyle w:val="style0"/>
            <w:numPr>
              <w:ilvl w:val="0"/>
              <w:numId w:val="8"/>
            </w:numPr>
            <w:spacing w:after="0" w:lineRule="auto" w:line="276"/>
            <w:ind w:left="720" w:hanging="360"/>
            <w:jc w:val="both"/>
          </w:pPr>
        </w:pPrChange>
      </w:pPr>
      <w:r w:rsidRPr="44B1B9F6">
        <w:rPr>
          <w:rFonts w:ascii="Book Antiqua" w:cs="Book Antiqua" w:eastAsia="Book Antiqua" w:hAnsi="Book Antiqua"/>
          <w:color w:val="000000"/>
          <w:sz w:val="24"/>
          <w:szCs w:val="24"/>
          <w:rPrChange w:id="700" w:author="MUTILE WANYEE" w:date="2024-03-01T12:23:00Z">
            <w:rPr>
              <w:rFonts w:ascii="Book Antiqua" w:cs="Book Antiqua" w:eastAsia="Book Antiqua" w:hAnsi="Book Antiqua"/>
              <w:color w:val="000000"/>
              <w:sz w:val="24"/>
              <w:szCs w:val="24"/>
            </w:rPr>
          </w:rPrChange>
        </w:rPr>
        <w:t>Efficiency: Optimal utilization of available health workforce to maximize return on investment.</w:t>
      </w:r>
    </w:p>
    <w:p>
      <w:pPr>
        <w:pStyle w:val="style0"/>
        <w:numPr>
          <w:ilvl w:val="0"/>
          <w:numId w:val="47"/>
        </w:numPr>
        <w:spacing w:after="0" w:lineRule="auto" w:line="276"/>
        <w:ind w:left="720" w:hanging="360"/>
        <w:jc w:val="both"/>
        <w:rPr>
          <w:rFonts w:ascii="Book Antiqua" w:cs="Book Antiqua" w:eastAsia="Book Antiqua" w:hAnsi="Times New Roman"/>
          <w:color w:val="auto"/>
          <w:sz w:val="20"/>
          <w:szCs w:val="24"/>
          <w:rPrChange w:id="701" w:author="MUTILE WANYEE" w:date="2024-03-01T13:15:00Z">
            <w:rPr>
              <w:rFonts w:ascii="Book Antiqua" w:cs="Book Antiqua" w:eastAsia="Book Antiqua" w:hAnsi="Book Antiqua"/>
              <w:color w:val="000000"/>
              <w:sz w:val="24"/>
              <w:szCs w:val="24"/>
            </w:rPr>
          </w:rPrChange>
        </w:rPr>
        <w:pPrChange w:id="702" w:author="MUTILE WANYEE" w:date="2024-03-01T13:15:00Z">
          <w:pPr>
            <w:pStyle w:val="style0"/>
            <w:numPr>
              <w:ilvl w:val="0"/>
              <w:numId w:val="8"/>
            </w:numPr>
            <w:spacing w:after="0" w:lineRule="auto" w:line="276"/>
            <w:ind w:left="720" w:hanging="360"/>
            <w:jc w:val="both"/>
          </w:pPr>
        </w:pPrChange>
      </w:pPr>
      <w:r w:rsidRPr="76EA06DF">
        <w:rPr>
          <w:rFonts w:ascii="Book Antiqua" w:cs="Book Antiqua" w:eastAsia="Book Antiqua" w:hAnsi="Book Antiqua"/>
          <w:color w:val="000000"/>
          <w:sz w:val="24"/>
          <w:szCs w:val="24"/>
          <w:rPrChange w:id="703" w:author="MUTILE WANYEE" w:date="2024-03-01T12:23:00Z">
            <w:rPr>
              <w:rFonts w:ascii="Book Antiqua" w:cs="Book Antiqua" w:eastAsia="Book Antiqua" w:hAnsi="Book Antiqua"/>
              <w:color w:val="000000"/>
              <w:sz w:val="24"/>
              <w:szCs w:val="24"/>
            </w:rPr>
          </w:rPrChange>
        </w:rPr>
        <w:t>Adaptability: Adoption of high impact HRH management models through emerging technologies.</w:t>
      </w:r>
    </w:p>
    <w:p>
      <w:pPr>
        <w:pStyle w:val="style0"/>
        <w:numPr>
          <w:ilvl w:val="0"/>
          <w:numId w:val="47"/>
        </w:numPr>
        <w:spacing w:after="200" w:lineRule="auto" w:line="276"/>
        <w:ind w:left="720" w:hanging="360"/>
        <w:jc w:val="both"/>
        <w:rPr>
          <w:rFonts w:ascii="Book Antiqua" w:cs="Book Antiqua" w:eastAsia="Book Antiqua" w:hAnsi="Times New Roman"/>
          <w:color w:val="auto"/>
          <w:sz w:val="20"/>
          <w:szCs w:val="24"/>
          <w:rPrChange w:id="704" w:author="MUTILE WANYEE" w:date="2024-03-01T13:15:00Z">
            <w:rPr>
              <w:rFonts w:ascii="Book Antiqua" w:cs="Book Antiqua" w:eastAsia="Book Antiqua" w:hAnsi="Book Antiqua"/>
              <w:color w:val="000000"/>
              <w:sz w:val="24"/>
              <w:szCs w:val="24"/>
            </w:rPr>
          </w:rPrChange>
        </w:rPr>
        <w:pPrChange w:id="705" w:author="MUTILE WANYEE" w:date="2024-03-01T13:15:00Z">
          <w:pPr>
            <w:pStyle w:val="style0"/>
            <w:numPr>
              <w:ilvl w:val="0"/>
              <w:numId w:val="8"/>
            </w:numPr>
            <w:spacing w:after="200" w:lineRule="auto" w:line="276"/>
            <w:ind w:left="720" w:hanging="360"/>
            <w:jc w:val="both"/>
          </w:pPr>
        </w:pPrChange>
      </w:pPr>
      <w:r w:rsidRPr="3E3F8948">
        <w:rPr>
          <w:rFonts w:ascii="Book Antiqua" w:cs="Book Antiqua" w:eastAsia="Book Antiqua" w:hAnsi="Book Antiqua"/>
          <w:color w:val="000000"/>
          <w:sz w:val="24"/>
          <w:szCs w:val="24"/>
          <w:rPrChange w:id="706" w:author="MUTILE WANYEE" w:date="2024-03-01T12:23:00Z">
            <w:rPr>
              <w:rFonts w:ascii="Book Antiqua" w:cs="Book Antiqua" w:eastAsia="Book Antiqua" w:hAnsi="Book Antiqua"/>
              <w:color w:val="000000"/>
              <w:sz w:val="24"/>
              <w:szCs w:val="24"/>
            </w:rPr>
          </w:rPrChange>
        </w:rPr>
        <w:t>Innovation: Promotion of application of best HRH practices such as utilization of telemedicine to improve access to specialized healthcare services and efficiency</w:t>
      </w:r>
    </w:p>
    <w:p>
      <w:pPr>
        <w:pStyle w:val="style0"/>
        <w:spacing w:after="0" w:lineRule="auto" w:line="276"/>
        <w:jc w:val="both"/>
        <w:rPr>
          <w:rFonts w:ascii="Book Antiqua" w:cs="Book Antiqua" w:eastAsia="Book Antiqua" w:hAnsi="Times New Roman"/>
          <w:sz w:val="20"/>
          <w:szCs w:val="24"/>
          <w:shd w:val="clear" w:color="auto" w:fill="auto"/>
          <w:rPrChange w:id="707" w:author="MUTILE WANYEE" w:date="2024-03-01T13:16:00Z">
            <w:rPr>
              <w:rFonts w:ascii="Book Antiqua" w:cs="Book Antiqua" w:eastAsia="Book Antiqua" w:hAnsi="Book Antiqua"/>
              <w:sz w:val="24"/>
              <w:szCs w:val="24"/>
            </w:rPr>
          </w:rPrChange>
        </w:rPr>
        <w:pPrChange w:id="708" w:author="MUTILE WANYEE" w:date="2024-03-01T13:16:00Z">
          <w:pPr>
            <w:pStyle w:val="style0"/>
            <w:spacing w:after="200" w:lineRule="auto" w:line="276"/>
            <w:jc w:val="both"/>
          </w:pPr>
        </w:pPrChange>
      </w:pPr>
      <w:r w:rsidRPr="2924F8EC">
        <w:rPr>
          <w:rFonts w:ascii="Book Antiqua" w:cs="Book Antiqua" w:eastAsia="Book Antiqua" w:hAnsi="Book Antiqua"/>
          <w:sz w:val="24"/>
          <w:szCs w:val="24"/>
          <w:rPrChange w:id="709" w:author="MUTILE WANYEE" w:date="2024-03-01T12:23:00Z">
            <w:rPr>
              <w:rFonts w:ascii="Book Antiqua" w:cs="Book Antiqua" w:eastAsia="Book Antiqua" w:hAnsi="Book Antiqua"/>
              <w:sz w:val="24"/>
              <w:szCs w:val="24"/>
            </w:rPr>
          </w:rPrChange>
        </w:rPr>
        <w:t>It has been noted in the strategic plan that the current authorized establishment for MOH has not been reviewed for over twenty years and preceded increased disease burden and other emerging diseases as well as the renewed commitment to the SDGs.</w:t>
      </w:r>
    </w:p>
    <w:p>
      <w:pPr>
        <w:pStyle w:val="style0"/>
        <w:spacing w:after="200" w:lineRule="auto" w:line="276"/>
        <w:jc w:val="both"/>
        <w:rPr>
          <w:ins w:id="710" w:author="MUTILE WANYEE" w:date="2024-03-01T13:17:00Z"/>
          <w:rFonts w:ascii="Book Antiqua" w:cs="Book Antiqua" w:eastAsia="Book Antiqua" w:hAnsi="Book Antiqua"/>
          <w:sz w:val="24"/>
          <w:szCs w:val="24"/>
          <w:rPrChange w:id="711" w:author="MUTILE WANYEE" w:date="2024-03-01T12:23:00Z">
            <w:rPr>
              <w:rFonts w:ascii="Book Antiqua" w:cs="Book Antiqua" w:eastAsia="Book Antiqua" w:hAnsi="Book Antiqua"/>
              <w:sz w:val="24"/>
              <w:szCs w:val="24"/>
            </w:rPr>
          </w:rPrChange>
        </w:rPr>
      </w:pPr>
    </w:p>
    <w:p>
      <w:pPr>
        <w:pStyle w:val="style0"/>
        <w:spacing w:after="200" w:lineRule="auto" w:line="276"/>
        <w:jc w:val="both"/>
        <w:rPr>
          <w:ins w:id="712" w:author="MUTILE WANYEE" w:date="2024-03-01T13:17:00Z"/>
          <w:rFonts w:ascii="Book Antiqua" w:cs="Book Antiqua" w:eastAsia="Book Antiqua" w:hAnsi="Book Antiqua"/>
          <w:sz w:val="24"/>
          <w:szCs w:val="24"/>
          <w:rPrChange w:id="713" w:author="MUTILE WANYEE" w:date="2024-03-01T12:23:00Z">
            <w:rPr>
              <w:rFonts w:ascii="Book Antiqua" w:cs="Book Antiqua" w:eastAsia="Book Antiqua" w:hAnsi="Book Antiqua"/>
              <w:sz w:val="24"/>
              <w:szCs w:val="24"/>
            </w:rPr>
          </w:rPrChange>
        </w:rPr>
      </w:pPr>
    </w:p>
    <w:p>
      <w:pPr>
        <w:pStyle w:val="style0"/>
        <w:spacing w:after="200" w:lineRule="auto" w:line="276"/>
        <w:jc w:val="both"/>
        <w:rPr>
          <w:ins w:id="714" w:author="MUTILE WANYEE" w:date="2024-03-01T13:17:00Z"/>
          <w:rFonts w:ascii="Book Antiqua" w:cs="Book Antiqua" w:eastAsia="Book Antiqua" w:hAnsi="Book Antiqua"/>
          <w:sz w:val="24"/>
          <w:szCs w:val="24"/>
          <w:rPrChange w:id="715" w:author="MUTILE WANYEE" w:date="2024-03-01T12:23:00Z">
            <w:rPr>
              <w:rFonts w:ascii="Book Antiqua" w:cs="Book Antiqua" w:eastAsia="Book Antiqua" w:hAnsi="Book Antiqua"/>
              <w:sz w:val="24"/>
              <w:szCs w:val="24"/>
            </w:rPr>
          </w:rPrChange>
        </w:rPr>
      </w:pPr>
    </w:p>
    <w:p>
      <w:pPr>
        <w:pStyle w:val="style0"/>
        <w:spacing w:after="200" w:lineRule="auto" w:line="276"/>
        <w:jc w:val="both"/>
        <w:rPr>
          <w:ins w:id="716" w:author="MUTILE WANYEE" w:date="2024-03-01T13:17:00Z"/>
          <w:rFonts w:ascii="Book Antiqua" w:cs="Book Antiqua" w:eastAsia="Book Antiqua" w:hAnsi="Book Antiqua"/>
          <w:sz w:val="24"/>
          <w:szCs w:val="24"/>
          <w:rPrChange w:id="717" w:author="MUTILE WANYEE" w:date="2024-03-01T12:23:00Z">
            <w:rPr>
              <w:rFonts w:ascii="Book Antiqua" w:cs="Book Antiqua" w:eastAsia="Book Antiqua" w:hAnsi="Book Antiqua"/>
              <w:sz w:val="24"/>
              <w:szCs w:val="24"/>
            </w:rPr>
          </w:rPrChange>
        </w:rPr>
      </w:pPr>
    </w:p>
    <w:p>
      <w:pPr>
        <w:pStyle w:val="style0"/>
        <w:spacing w:after="200" w:lineRule="auto" w:line="276"/>
        <w:jc w:val="both"/>
        <w:rPr>
          <w:ins w:id="718" w:author="MUTILE WANYEE" w:date="2024-03-01T13:17:00Z"/>
          <w:rFonts w:ascii="Book Antiqua" w:cs="Book Antiqua" w:eastAsia="Book Antiqua" w:hAnsi="Book Antiqua"/>
          <w:sz w:val="24"/>
          <w:szCs w:val="24"/>
          <w:rPrChange w:id="719" w:author="MUTILE WANYEE" w:date="2024-03-01T12:23:00Z">
            <w:rPr>
              <w:rFonts w:ascii="Book Antiqua" w:cs="Book Antiqua" w:eastAsia="Book Antiqua" w:hAnsi="Book Antiqua"/>
              <w:sz w:val="24"/>
              <w:szCs w:val="24"/>
            </w:rPr>
          </w:rPrChange>
        </w:rPr>
      </w:pPr>
    </w:p>
    <w:p>
      <w:pPr>
        <w:pStyle w:val="style0"/>
        <w:spacing w:after="200" w:lineRule="auto" w:line="276"/>
        <w:jc w:val="both"/>
        <w:rPr>
          <w:ins w:id="720" w:author="MUTILE WANYEE" w:date="2024-03-01T13:17:00Z"/>
          <w:rFonts w:ascii="Book Antiqua" w:cs="Book Antiqua" w:eastAsia="Book Antiqua" w:hAnsi="Book Antiqua"/>
          <w:sz w:val="24"/>
          <w:szCs w:val="24"/>
          <w:rPrChange w:id="721" w:author="MUTILE WANYEE" w:date="2024-03-01T12:23:00Z">
            <w:rPr>
              <w:rFonts w:ascii="Book Antiqua" w:cs="Book Antiqua" w:eastAsia="Book Antiqua" w:hAnsi="Book Antiqua"/>
              <w:sz w:val="24"/>
              <w:szCs w:val="24"/>
            </w:rPr>
          </w:rPrChange>
        </w:rPr>
      </w:pPr>
    </w:p>
    <w:p>
      <w:pPr>
        <w:pStyle w:val="style0"/>
        <w:spacing w:after="200" w:lineRule="auto" w:line="276"/>
        <w:jc w:val="both"/>
        <w:rPr>
          <w:rFonts w:ascii="Book Antiqua" w:cs="Book Antiqua" w:eastAsia="Book Antiqua" w:hAnsi="Book Antiqua"/>
          <w:sz w:val="24"/>
          <w:szCs w:val="24"/>
        </w:rPr>
      </w:pPr>
      <w:r w:rsidRPr="11952424">
        <w:rPr>
          <w:rFonts w:ascii="Book Antiqua" w:cs="Book Antiqua" w:eastAsia="Book Antiqua" w:hAnsi="Book Antiqua"/>
          <w:sz w:val="24"/>
          <w:szCs w:val="24"/>
          <w:rPrChange w:id="722" w:author="MUTILE WANYEE" w:date="2024-03-01T12:23:00Z">
            <w:rPr>
              <w:rFonts w:ascii="Book Antiqua" w:cs="Book Antiqua" w:eastAsia="Book Antiqua" w:hAnsi="Book Antiqua"/>
              <w:sz w:val="24"/>
              <w:szCs w:val="24"/>
            </w:rPr>
          </w:rPrChange>
        </w:rPr>
        <w:t>The Strategic Investment Priorities</w:t>
      </w:r>
    </w:p>
    <w:p>
      <w:pPr>
        <w:pStyle w:val="style0"/>
        <w:spacing w:after="200" w:lineRule="auto" w:line="276"/>
        <w:jc w:val="both"/>
        <w:rPr>
          <w:rFonts w:ascii="Book Antiqua" w:cs="Book Antiqua" w:eastAsia="Book Antiqua" w:hAnsi="Book Antiqua"/>
          <w:sz w:val="24"/>
          <w:szCs w:val="24"/>
        </w:rPr>
      </w:pPr>
      <w:r>
        <w:rPr/>
        <w:drawing>
          <wp:inline distL="0" distT="0" distB="0" distR="0">
            <wp:extent cx="6593892" cy="3901425"/>
            <wp:effectExtent l="0" t="0" r="0" b="0"/>
            <wp:docPr id="1029"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7.png"/>
                    <pic:cNvPicPr/>
                  </pic:nvPicPr>
                  <pic:blipFill>
                    <a:blip r:embed="rId5" cstate="print"/>
                    <a:srcRect l="0" t="0" r="0" b="0"/>
                    <a:stretch/>
                  </pic:blipFill>
                  <pic:spPr>
                    <a:xfrm rot="0">
                      <a:off x="0" y="0"/>
                      <a:ext cx="6593892" cy="3901425"/>
                    </a:xfrm>
                    <a:prstGeom prst="rect"/>
                    <a:ln cmpd="sng" cap="flat" w="9525">
                      <a:solidFill>
                        <a:srgbClr val="000000"/>
                      </a:solidFill>
                      <a:prstDash val="solid"/>
                      <a:round/>
                      <a:headEnd/>
                      <a:tailEnd/>
                    </a:ln>
                  </pic:spPr>
                </pic:pic>
              </a:graphicData>
            </a:graphic>
          </wp:inline>
        </w:drawing>
      </w: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ins w:id="723" w:author="MUTILE WANYEE" w:date="2024-03-01T09:42:00Z"/>
          <w:rFonts w:ascii="Book Antiqua" w:cs="Book Antiqua" w:eastAsia="Book Antiqua" w:hAnsi="Book Antiqua"/>
          <w:b/>
          <w:sz w:val="24"/>
          <w:szCs w:val="24"/>
          <w:rPrChange w:id="724"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25" w:author="MUTILE WANYEE" w:date="2024-03-01T09:42:00Z"/>
          <w:rFonts w:ascii="Book Antiqua" w:cs="Book Antiqua" w:eastAsia="Book Antiqua" w:hAnsi="Book Antiqua"/>
          <w:b/>
          <w:sz w:val="24"/>
          <w:szCs w:val="24"/>
          <w:rPrChange w:id="726"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27" w:author="MUTILE WANYEE" w:date="2024-03-01T09:42:00Z"/>
          <w:rFonts w:ascii="Book Antiqua" w:cs="Book Antiqua" w:eastAsia="Book Antiqua" w:hAnsi="Book Antiqua"/>
          <w:b/>
          <w:sz w:val="24"/>
          <w:szCs w:val="24"/>
          <w:rPrChange w:id="728"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29" w:author="MUTILE WANYEE" w:date="2024-03-01T09:42:00Z"/>
          <w:rFonts w:ascii="Book Antiqua" w:cs="Book Antiqua" w:eastAsia="Book Antiqua" w:hAnsi="Book Antiqua"/>
          <w:b/>
          <w:sz w:val="24"/>
          <w:szCs w:val="24"/>
          <w:rPrChange w:id="730"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31" w:author="MUTILE WANYEE" w:date="2024-03-01T09:42:00Z"/>
          <w:rFonts w:ascii="Book Antiqua" w:cs="Book Antiqua" w:eastAsia="Book Antiqua" w:hAnsi="Book Antiqua"/>
          <w:b/>
          <w:sz w:val="24"/>
          <w:szCs w:val="24"/>
          <w:rPrChange w:id="732"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33" w:author="MUTILE WANYEE" w:date="2024-03-01T09:42:00Z"/>
          <w:rFonts w:ascii="Book Antiqua" w:cs="Book Antiqua" w:eastAsia="Book Antiqua" w:hAnsi="Book Antiqua"/>
          <w:b/>
          <w:sz w:val="24"/>
          <w:szCs w:val="24"/>
          <w:rPrChange w:id="734" w:author="MUTILE WANYEE" w:date="2024-03-01T12:23:00Z">
            <w:rPr>
              <w:rFonts w:ascii="Book Antiqua" w:cs="Book Antiqua" w:eastAsia="Book Antiqua" w:hAnsi="Book Antiqua"/>
              <w:b/>
              <w:sz w:val="24"/>
              <w:szCs w:val="24"/>
            </w:rPr>
          </w:rPrChange>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ins w:id="735" w:author="MUTILE WANYEE" w:date="2024-03-01T13:08:00Z"/>
          <w:rFonts w:ascii="Book Antiqua" w:cs="Book Antiqua" w:eastAsia="Book Antiqua" w:hAnsi="Book Antiqua"/>
          <w:b/>
          <w:sz w:val="24"/>
          <w:szCs w:val="24"/>
          <w:rPrChange w:id="736"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37" w:author="MUTILE WANYEE" w:date="2024-03-01T13:08:00Z"/>
          <w:rFonts w:ascii="Book Antiqua" w:cs="Book Antiqua" w:eastAsia="Book Antiqua" w:hAnsi="Book Antiqua"/>
          <w:b/>
          <w:sz w:val="24"/>
          <w:szCs w:val="24"/>
          <w:rPrChange w:id="738"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39" w:author="MUTILE WANYEE" w:date="2024-03-01T13:08:00Z"/>
          <w:rFonts w:ascii="Book Antiqua" w:cs="Book Antiqua" w:eastAsia="Book Antiqua" w:hAnsi="Book Antiqua"/>
          <w:b/>
          <w:sz w:val="24"/>
          <w:szCs w:val="24"/>
          <w:rPrChange w:id="740"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41" w:author="MUTILE WANYEE" w:date="2024-03-01T13:08:00Z"/>
          <w:rFonts w:ascii="Book Antiqua" w:cs="Book Antiqua" w:eastAsia="Book Antiqua" w:hAnsi="Book Antiqua"/>
          <w:b/>
          <w:sz w:val="24"/>
          <w:szCs w:val="24"/>
          <w:rPrChange w:id="742"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43" w:author="MUTILE WANYEE" w:date="2024-03-01T13:08:00Z"/>
          <w:rFonts w:ascii="Book Antiqua" w:cs="Book Antiqua" w:eastAsia="Book Antiqua" w:hAnsi="Book Antiqua"/>
          <w:b/>
          <w:sz w:val="24"/>
          <w:szCs w:val="24"/>
          <w:rPrChange w:id="744"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45" w:author="MUTILE WANYEE" w:date="2024-03-01T13:08:00Z"/>
          <w:rFonts w:ascii="Book Antiqua" w:cs="Book Antiqua" w:eastAsia="Book Antiqua" w:hAnsi="Book Antiqua"/>
          <w:b/>
          <w:sz w:val="24"/>
          <w:szCs w:val="24"/>
          <w:rPrChange w:id="746"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47" w:author="MUTILE WANYEE" w:date="2024-03-01T13:08:00Z"/>
          <w:rFonts w:ascii="Book Antiqua" w:cs="Book Antiqua" w:eastAsia="Book Antiqua" w:hAnsi="Book Antiqua"/>
          <w:b/>
          <w:sz w:val="24"/>
          <w:szCs w:val="24"/>
          <w:rPrChange w:id="748" w:author="MUTILE WANYEE" w:date="2024-03-01T12:23:00Z">
            <w:rPr>
              <w:rFonts w:ascii="Book Antiqua" w:cs="Book Antiqua" w:eastAsia="Book Antiqua" w:hAnsi="Book Antiqua"/>
              <w:b/>
              <w:sz w:val="24"/>
              <w:szCs w:val="24"/>
            </w:rPr>
          </w:rPrChange>
        </w:rPr>
      </w:pPr>
    </w:p>
    <w:p>
      <w:pPr>
        <w:pStyle w:val="style0"/>
        <w:spacing w:after="0" w:lineRule="auto" w:line="276"/>
        <w:jc w:val="both"/>
        <w:rPr>
          <w:ins w:id="749" w:author="MUTILE WANYEE" w:date="2024-03-01T13:08:00Z"/>
          <w:rFonts w:ascii="Book Antiqua" w:cs="Book Antiqua" w:eastAsia="Book Antiqua" w:hAnsi="Book Antiqua"/>
          <w:b/>
          <w:sz w:val="24"/>
          <w:szCs w:val="24"/>
          <w:rPrChange w:id="750" w:author="MUTILE WANYEE" w:date="2024-03-01T12:23:00Z">
            <w:rPr>
              <w:rFonts w:ascii="Book Antiqua" w:cs="Book Antiqua" w:eastAsia="Book Antiqua" w:hAnsi="Book Antiqua"/>
              <w:b/>
              <w:sz w:val="24"/>
              <w:szCs w:val="24"/>
            </w:rPr>
          </w:rPrChange>
        </w:rPr>
      </w:pP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del w:id="751" w:author="MUTILE WANYEE" w:date="2024-03-01T13:19:00Z"/>
          <w:rFonts w:ascii="Book Antiqua" w:cs="Book Antiqua" w:eastAsia="Book Antiqua" w:hAnsi="Book Antiqua"/>
          <w:b/>
          <w:sz w:val="24"/>
          <w:szCs w:val="24"/>
          <w:rPrChange w:id="752"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53" w:author="MUTILE WANYEE" w:date="2024-03-01T13:19:00Z"/>
          <w:rFonts w:ascii="Book Antiqua" w:cs="Book Antiqua" w:eastAsia="Book Antiqua" w:hAnsi="Book Antiqua"/>
          <w:b/>
          <w:sz w:val="24"/>
          <w:szCs w:val="24"/>
          <w:rPrChange w:id="754"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55" w:author="MUTILE WANYEE" w:date="2024-03-01T13:19:00Z"/>
          <w:rFonts w:ascii="Book Antiqua" w:cs="Book Antiqua" w:eastAsia="Book Antiqua" w:hAnsi="Book Antiqua"/>
          <w:b/>
          <w:sz w:val="24"/>
          <w:szCs w:val="24"/>
          <w:rPrChange w:id="756"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57" w:author="MUTILE WANYEE" w:date="2024-03-01T13:19:00Z"/>
          <w:rFonts w:ascii="Book Antiqua" w:cs="Book Antiqua" w:eastAsia="Book Antiqua" w:hAnsi="Book Antiqua"/>
          <w:b/>
          <w:sz w:val="24"/>
          <w:szCs w:val="24"/>
          <w:rPrChange w:id="758"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59" w:author="MUTILE WANYEE" w:date="2024-03-01T13:19:00Z"/>
          <w:rFonts w:ascii="Book Antiqua" w:cs="Book Antiqua" w:eastAsia="Book Antiqua" w:hAnsi="Book Antiqua"/>
          <w:b/>
          <w:sz w:val="24"/>
          <w:szCs w:val="24"/>
          <w:rPrChange w:id="760"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61" w:author="MUTILE WANYEE" w:date="2024-03-01T13:19:00Z"/>
          <w:rFonts w:ascii="Book Antiqua" w:cs="Book Antiqua" w:eastAsia="Book Antiqua" w:hAnsi="Book Antiqua"/>
          <w:b/>
          <w:sz w:val="24"/>
          <w:szCs w:val="24"/>
          <w:rPrChange w:id="762"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63" w:author="MUTILE WANYEE" w:date="2024-03-01T13:19:00Z"/>
          <w:rFonts w:ascii="Book Antiqua" w:cs="Book Antiqua" w:eastAsia="Book Antiqua" w:hAnsi="Book Antiqua"/>
          <w:b/>
          <w:sz w:val="24"/>
          <w:szCs w:val="24"/>
          <w:rPrChange w:id="764"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65" w:author="MUTILE WANYEE" w:date="2024-03-01T13:19:00Z"/>
          <w:rFonts w:ascii="Book Antiqua" w:cs="Book Antiqua" w:eastAsia="Book Antiqua" w:hAnsi="Book Antiqua"/>
          <w:b/>
          <w:sz w:val="24"/>
          <w:szCs w:val="24"/>
          <w:rPrChange w:id="766"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67" w:author="MUTILE WANYEE" w:date="2024-03-01T13:19:00Z"/>
          <w:rFonts w:ascii="Book Antiqua" w:cs="Book Antiqua" w:eastAsia="Book Antiqua" w:hAnsi="Book Antiqua"/>
          <w:b/>
          <w:sz w:val="24"/>
          <w:szCs w:val="24"/>
          <w:rPrChange w:id="768"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69" w:author="MUTILE WANYEE" w:date="2024-03-01T13:19:00Z"/>
          <w:rFonts w:ascii="Book Antiqua" w:cs="Book Antiqua" w:eastAsia="Book Antiqua" w:hAnsi="Book Antiqua"/>
          <w:b/>
          <w:sz w:val="24"/>
          <w:szCs w:val="24"/>
          <w:rPrChange w:id="770" w:author="MUTILE WANYEE" w:date="2024-03-01T12:23:00Z">
            <w:rPr>
              <w:rFonts w:ascii="Book Antiqua" w:cs="Book Antiqua" w:eastAsia="Book Antiqua" w:hAnsi="Book Antiqua"/>
              <w:b/>
              <w:sz w:val="24"/>
              <w:szCs w:val="24"/>
            </w:rPr>
          </w:rPrChange>
        </w:rPr>
      </w:pPr>
    </w:p>
    <w:p>
      <w:pPr>
        <w:pStyle w:val="style0"/>
        <w:spacing w:after="0" w:lineRule="auto" w:line="276"/>
        <w:jc w:val="both"/>
        <w:rPr>
          <w:del w:id="771" w:author="MUTILE WANYEE" w:date="2024-03-01T13:19:00Z"/>
          <w:rFonts w:ascii="Book Antiqua" w:cs="Book Antiqua" w:eastAsia="Book Antiqua" w:hAnsi="Book Antiqua"/>
          <w:b/>
          <w:sz w:val="24"/>
          <w:szCs w:val="24"/>
          <w:rPrChange w:id="772" w:author="MUTILE WANYEE" w:date="2024-03-01T12:23:00Z">
            <w:rPr>
              <w:rFonts w:ascii="Book Antiqua" w:cs="Book Antiqua" w:eastAsia="Book Antiqua" w:hAnsi="Book Antiqua"/>
              <w:b/>
              <w:sz w:val="24"/>
              <w:szCs w:val="24"/>
            </w:rPr>
          </w:rPrChange>
        </w:rPr>
      </w:pPr>
    </w:p>
    <w:p>
      <w:pPr>
        <w:pStyle w:val="style0"/>
        <w:spacing w:after="0" w:lineRule="auto" w:line="276"/>
        <w:jc w:val="center"/>
        <w:rPr>
          <w:rFonts w:ascii="Book Antiqua" w:cs="Book Antiqua" w:eastAsia="Book Antiqua" w:hAnsi="Book Antiqua"/>
          <w:b/>
          <w:sz w:val="24"/>
          <w:szCs w:val="24"/>
        </w:rPr>
      </w:pPr>
      <w:r w:rsidRPr="9CCF9009">
        <w:rPr>
          <w:rFonts w:ascii="Book Antiqua" w:cs="Book Antiqua" w:eastAsia="Book Antiqua" w:hAnsi="Book Antiqua"/>
          <w:b/>
          <w:sz w:val="24"/>
          <w:szCs w:val="24"/>
          <w:rPrChange w:id="773" w:author="MUTILE WANYEE" w:date="2024-03-01T12:23:00Z">
            <w:rPr>
              <w:rFonts w:ascii="Book Antiqua" w:cs="Book Antiqua" w:eastAsia="Book Antiqua" w:hAnsi="Book Antiqua"/>
              <w:b/>
              <w:sz w:val="24"/>
              <w:szCs w:val="24"/>
            </w:rPr>
          </w:rPrChange>
        </w:rPr>
        <w:t>CHAPTER 3</w:t>
      </w:r>
    </w:p>
    <w:p>
      <w:pPr>
        <w:pStyle w:val="style0"/>
        <w:spacing w:after="0" w:lineRule="auto" w:line="276"/>
        <w:jc w:val="both"/>
        <w:rPr>
          <w:rFonts w:ascii="Book Antiqua" w:cs="Book Antiqua" w:eastAsia="Book Antiqua" w:hAnsi="Book Antiqua"/>
          <w:b/>
          <w:sz w:val="16"/>
          <w:szCs w:val="16"/>
        </w:rPr>
      </w:pPr>
    </w:p>
    <w:p>
      <w:pPr>
        <w:pStyle w:val="style0"/>
        <w:spacing w:after="0" w:lineRule="auto" w:line="276"/>
        <w:jc w:val="center"/>
        <w:rPr>
          <w:rFonts w:ascii="Book Antiqua" w:cs="Book Antiqua" w:eastAsia="Book Antiqua" w:hAnsi="Times New Roman"/>
          <w:b w:val="false"/>
          <w:sz w:val="28"/>
          <w:szCs w:val="28"/>
          <w:shd w:val="clear" w:color="auto" w:fill="auto"/>
          <w:rPrChange w:id="774" w:author="MUTILE WANYEE" w:date="2024-03-01T13:19:00Z">
            <w:rPr>
              <w:rFonts w:ascii="Book Antiqua" w:cs="Book Antiqua" w:eastAsia="Book Antiqua" w:hAnsi="Book Antiqua"/>
              <w:b/>
              <w:sz w:val="24"/>
              <w:szCs w:val="24"/>
            </w:rPr>
          </w:rPrChange>
        </w:rPr>
        <w:pPrChange w:id="775" w:author="MUTILE WANYEE" w:date="2024-03-01T13:19:00Z">
          <w:pPr>
            <w:pStyle w:val="style0"/>
            <w:spacing w:after="0" w:lineRule="auto" w:line="276"/>
            <w:jc w:val="both"/>
          </w:pPr>
        </w:pPrChange>
      </w:pPr>
      <w:del w:id="776" w:author="MUTILE WANYEE" w:date="2024-03-01T13:18:00Z">
        <w:r w:rsidDel="22DB4A4B" w:rsidRPr="8A085F78">
          <w:rPr>
            <w:rFonts w:ascii="Book Antiqua" w:cs="Book Antiqua" w:eastAsia="Book Antiqua" w:hAnsi="Book Antiqua"/>
            <w:b/>
            <w:sz w:val="24"/>
            <w:szCs w:val="24"/>
            <w:rPrChange w:id="777" w:author="MUTILE WANYEE" w:date="2024-03-01T12:23:00Z">
              <w:rPr>
                <w:rFonts w:ascii="Book Antiqua" w:cs="Book Antiqua" w:eastAsia="Book Antiqua" w:hAnsi="Book Antiqua"/>
                <w:b/>
                <w:sz w:val="24"/>
                <w:szCs w:val="24"/>
              </w:rPr>
            </w:rPrChange>
          </w:rPr>
          <w:delText xml:space="preserve">3.0 </w:delText>
        </w:r>
      </w:del>
      <w:r w:rsidRPr="7DBF28D3">
        <w:rPr>
          <w:rFonts w:ascii="Book Antiqua" w:cs="Book Antiqua" w:eastAsia="Book Antiqua" w:hAnsi="Book Antiqua"/>
          <w:b/>
          <w:sz w:val="24"/>
          <w:szCs w:val="24"/>
          <w:rPrChange w:id="778" w:author="MUTILE WANYEE" w:date="2024-03-01T12:23:00Z">
            <w:rPr>
              <w:rFonts w:ascii="Book Antiqua" w:cs="Book Antiqua" w:eastAsia="Book Antiqua" w:hAnsi="Book Antiqua"/>
              <w:b/>
              <w:sz w:val="24"/>
              <w:szCs w:val="24"/>
            </w:rPr>
          </w:rPrChange>
        </w:rPr>
        <w:t xml:space="preserve">IMPLEMENTATION OF THE NATIONAL HEALTH WORKFORCE </w:t>
      </w:r>
      <w:del w:id="779" w:author="MUTILE WANYEE" w:date="2024-02-08T09:52:00Z">
        <w:r w:rsidDel="08945444" w:rsidRPr="C1867502">
          <w:rPr>
            <w:rFonts w:ascii="Book Antiqua" w:cs="Book Antiqua" w:eastAsia="Book Antiqua" w:hAnsi="Book Antiqua"/>
            <w:b/>
            <w:sz w:val="24"/>
            <w:szCs w:val="24"/>
            <w:rPrChange w:id="780" w:author="MUTILE WANYEE" w:date="2024-03-01T12:23:00Z">
              <w:rPr>
                <w:rFonts w:ascii="Book Antiqua" w:cs="Book Antiqua" w:eastAsia="Book Antiqua" w:hAnsi="Book Antiqua"/>
                <w:b/>
                <w:sz w:val="24"/>
                <w:szCs w:val="24"/>
              </w:rPr>
            </w:rPrChange>
          </w:rPr>
          <w:delText>ACCOUNT</w:delText>
        </w:r>
      </w:del>
      <w:ins w:id="781" w:author="MUTILE WANYEE" w:date="2024-02-08T09:52:00Z">
        <w:r w:rsidR="B43D24CC" w:rsidRPr="DB1810F1">
          <w:rPr>
            <w:rFonts w:ascii="Book Antiqua" w:cs="Book Antiqua" w:eastAsia="Book Antiqua" w:hAnsi="Book Antiqua"/>
            <w:b/>
            <w:sz w:val="24"/>
            <w:szCs w:val="24"/>
            <w:rPrChange w:id="782" w:author="MUTILE WANYEE" w:date="2024-03-01T12:23:00Z">
              <w:rPr>
                <w:rFonts w:ascii="Book Antiqua" w:cs="Book Antiqua" w:eastAsia="Book Antiqua" w:hAnsi="Book Antiqua"/>
                <w:b/>
                <w:sz w:val="24"/>
                <w:szCs w:val="24"/>
              </w:rPr>
            </w:rPrChange>
          </w:rPr>
          <w:t>ACCOUNTS</w:t>
        </w:r>
      </w:ins>
    </w:p>
    <w:p>
      <w:pPr>
        <w:pStyle w:val="style0"/>
        <w:spacing w:after="0" w:lineRule="auto" w:line="276"/>
        <w:jc w:val="both"/>
        <w:rPr>
          <w:rFonts w:ascii="Book Antiqua" w:cs="Book Antiqua" w:eastAsia="Book Antiqua" w:hAnsi="Book Antiqua"/>
          <w:b/>
          <w:sz w:val="16"/>
          <w:szCs w:val="16"/>
        </w:rPr>
      </w:pPr>
    </w:p>
    <w:p>
      <w:pPr>
        <w:pStyle w:val="style0"/>
        <w:spacing w:after="0" w:lineRule="auto" w:line="276"/>
        <w:jc w:val="both"/>
        <w:rPr>
          <w:rFonts w:ascii="Book Antiqua" w:cs="Book Antiqua" w:eastAsia="Book Antiqua" w:hAnsi="Book Antiqua"/>
          <w:b/>
          <w:i/>
          <w:sz w:val="24"/>
          <w:szCs w:val="24"/>
        </w:rPr>
      </w:pPr>
      <w:r w:rsidRPr="5FCEC2B7">
        <w:rPr>
          <w:rFonts w:ascii="Book Antiqua" w:cs="Book Antiqua" w:eastAsia="Book Antiqua" w:hAnsi="Book Antiqua"/>
          <w:b/>
          <w:i/>
          <w:sz w:val="24"/>
          <w:szCs w:val="24"/>
          <w:rPrChange w:id="783" w:author="MUTILE WANYEE" w:date="2024-03-01T12:23:00Z">
            <w:rPr>
              <w:rFonts w:ascii="Book Antiqua" w:cs="Book Antiqua" w:eastAsia="Book Antiqua" w:hAnsi="Book Antiqua"/>
              <w:b/>
              <w:i/>
              <w:sz w:val="24"/>
              <w:szCs w:val="24"/>
            </w:rPr>
          </w:rPrChange>
        </w:rPr>
        <w:t>3.1 Background</w:t>
      </w:r>
    </w:p>
    <w:p>
      <w:pPr>
        <w:pStyle w:val="style0"/>
        <w:spacing w:after="0" w:lineRule="auto" w:line="276"/>
        <w:jc w:val="both"/>
        <w:rPr>
          <w:rFonts w:ascii="Book Antiqua" w:cs="Book Antiqua" w:eastAsia="Book Antiqua" w:hAnsi="Book Antiqua"/>
          <w:b/>
          <w:sz w:val="16"/>
          <w:szCs w:val="16"/>
        </w:rPr>
      </w:pPr>
    </w:p>
    <w:p>
      <w:pPr>
        <w:pStyle w:val="style0"/>
        <w:jc w:val="both"/>
        <w:rPr>
          <w:rFonts w:ascii="Book Antiqua" w:cs="Book Antiqua" w:eastAsia="Book Antiqua" w:hAnsi="Book Antiqua"/>
          <w:sz w:val="24"/>
          <w:szCs w:val="24"/>
        </w:rPr>
      </w:pPr>
      <w:r w:rsidRPr="43300E51">
        <w:rPr>
          <w:rFonts w:ascii="Book Antiqua" w:cs="Book Antiqua" w:eastAsia="Book Antiqua" w:hAnsi="Book Antiqua"/>
          <w:sz w:val="24"/>
          <w:szCs w:val="24"/>
          <w:rPrChange w:id="784" w:author="MUTILE WANYEE" w:date="2024-03-01T12:23:00Z">
            <w:rPr>
              <w:rFonts w:ascii="Book Antiqua" w:cs="Book Antiqua" w:eastAsia="Book Antiqua" w:hAnsi="Book Antiqua"/>
              <w:sz w:val="24"/>
              <w:szCs w:val="24"/>
            </w:rPr>
          </w:rPrChange>
        </w:rPr>
        <w:t xml:space="preserve">Attainment of the health-related Sustainable Development Goals (SDGs) is dependent on adequate numbers of a health workforce who are appropriately deployed, distributed with right skills mix and competencies. </w:t>
      </w:r>
    </w:p>
    <w:p>
      <w:pPr>
        <w:pStyle w:val="style0"/>
        <w:jc w:val="both"/>
        <w:rPr>
          <w:rFonts w:ascii="Book Antiqua" w:cs="Book Antiqua" w:eastAsia="Book Antiqua" w:hAnsi="Book Antiqua"/>
          <w:sz w:val="24"/>
          <w:szCs w:val="24"/>
        </w:rPr>
      </w:pPr>
      <w:r w:rsidRPr="00536A44">
        <w:rPr>
          <w:rFonts w:ascii="Book Antiqua" w:cs="Book Antiqua" w:eastAsia="Book Antiqua" w:hAnsi="Book Antiqua"/>
          <w:sz w:val="24"/>
          <w:szCs w:val="24"/>
          <w:rPrChange w:id="785" w:author="MUTILE WANYEE" w:date="2024-03-01T12:23:00Z">
            <w:rPr>
              <w:rFonts w:ascii="Book Antiqua" w:cs="Book Antiqua" w:eastAsia="Book Antiqua" w:hAnsi="Book Antiqua"/>
              <w:sz w:val="24"/>
              <w:szCs w:val="24"/>
            </w:rPr>
          </w:rPrChange>
        </w:rPr>
        <w:t>The performance and benefits of the health system depend largely upon the knowledge, competency and motivation of the health care workers which to a large extent will be influenced by the size, composition, distribution, training, retention, the migration trends, economic development level, sociodemographic, geographical and cultural factors.</w:t>
      </w:r>
    </w:p>
    <w:p>
      <w:pPr>
        <w:pStyle w:val="style0"/>
        <w:jc w:val="both"/>
        <w:rPr>
          <w:del w:id="786" w:author="MUTILE WANYEE" w:date="2024-03-06T11:16:00Z"/>
          <w:rFonts w:ascii="Book Antiqua" w:cs="Book Antiqua" w:eastAsia="Book Antiqua" w:hAnsi="Book Antiqua"/>
          <w:sz w:val="24"/>
          <w:szCs w:val="24"/>
          <w:rPrChange w:id="787" w:author="MUTILE WANYEE" w:date="2024-03-01T12:23:00Z">
            <w:rPr>
              <w:rFonts w:ascii="Book Antiqua" w:cs="Book Antiqua" w:eastAsia="Book Antiqua" w:hAnsi="Book Antiqua"/>
              <w:sz w:val="24"/>
              <w:szCs w:val="24"/>
            </w:rPr>
          </w:rPrChange>
        </w:rPr>
      </w:pPr>
      <w:r w:rsidRPr="3B9AFC5C">
        <w:rPr>
          <w:rFonts w:ascii="Book Antiqua" w:cs="Book Antiqua" w:eastAsia="Book Antiqua" w:hAnsi="Book Antiqua"/>
          <w:sz w:val="24"/>
          <w:szCs w:val="24"/>
          <w:rPrChange w:id="788" w:author="MUTILE WANYEE" w:date="2024-03-01T12:23:00Z">
            <w:rPr>
              <w:rFonts w:ascii="Book Antiqua" w:cs="Book Antiqua" w:eastAsia="Book Antiqua" w:hAnsi="Book Antiqua"/>
              <w:sz w:val="24"/>
              <w:szCs w:val="24"/>
            </w:rPr>
          </w:rPrChange>
        </w:rPr>
        <w:t xml:space="preserve">The availability of a </w:t>
      </w:r>
      <w:del w:id="789" w:author="MUTILE WANYEE" w:date="2024-02-08T09:53:00Z">
        <w:r w:rsidDel="970B48D0" w:rsidRPr="750017AB">
          <w:rPr>
            <w:rFonts w:ascii="Book Antiqua" w:cs="Book Antiqua" w:eastAsia="Book Antiqua" w:hAnsi="Book Antiqua"/>
            <w:sz w:val="24"/>
            <w:szCs w:val="24"/>
            <w:rPrChange w:id="790" w:author="MUTILE WANYEE" w:date="2024-03-01T12:23:00Z">
              <w:rPr>
                <w:rFonts w:ascii="Book Antiqua" w:cs="Book Antiqua" w:eastAsia="Book Antiqua" w:hAnsi="Book Antiqua"/>
                <w:sz w:val="24"/>
                <w:szCs w:val="24"/>
              </w:rPr>
            </w:rPrChange>
          </w:rPr>
          <w:delText xml:space="preserve">well establishment </w:delText>
        </w:r>
      </w:del>
      <w:ins w:id="791" w:author="MUTILE WANYEE" w:date="2024-02-08T09:53:00Z">
        <w:r w:rsidR="542DF08A" w:rsidRPr="F0A8506E">
          <w:rPr>
            <w:rFonts w:ascii="Book Antiqua" w:cs="Book Antiqua" w:eastAsia="Book Antiqua" w:hAnsi="Book Antiqua"/>
            <w:sz w:val="24"/>
            <w:szCs w:val="24"/>
            <w:rPrChange w:id="792" w:author="MUTILE WANYEE" w:date="2024-03-01T12:23:00Z">
              <w:rPr>
                <w:rFonts w:ascii="Book Antiqua" w:cs="Book Antiqua" w:eastAsia="Book Antiqua" w:hAnsi="Book Antiqua"/>
                <w:sz w:val="24"/>
                <w:szCs w:val="24"/>
              </w:rPr>
            </w:rPrChange>
          </w:rPr>
          <w:t xml:space="preserve">well-established </w:t>
        </w:r>
      </w:ins>
      <w:r w:rsidRPr="C584962B">
        <w:rPr>
          <w:rFonts w:ascii="Book Antiqua" w:cs="Book Antiqua" w:eastAsia="Book Antiqua" w:hAnsi="Book Antiqua"/>
          <w:sz w:val="24"/>
          <w:szCs w:val="24"/>
          <w:rPrChange w:id="793" w:author="MUTILE WANYEE" w:date="2024-03-01T12:23:00Z">
            <w:rPr>
              <w:rFonts w:ascii="Book Antiqua" w:cs="Book Antiqua" w:eastAsia="Book Antiqua" w:hAnsi="Book Antiqua"/>
              <w:sz w:val="24"/>
              <w:szCs w:val="24"/>
            </w:rPr>
          </w:rPrChange>
        </w:rPr>
        <w:t xml:space="preserve">health workforce information system is of paramount importance to monitor the above-mentioned parameters for the generation of the relevant information for evidence-based planning and management. </w:t>
      </w:r>
    </w:p>
    <w:p>
      <w:pPr>
        <w:pStyle w:val="style0"/>
        <w:jc w:val="both"/>
        <w:rPr>
          <w:rFonts w:ascii="Book Antiqua" w:cs="Book Antiqua" w:eastAsia="Book Antiqua" w:hAnsi="Book Antiqua"/>
          <w:sz w:val="24"/>
          <w:szCs w:val="24"/>
        </w:rPr>
      </w:pPr>
      <w:r w:rsidRPr="1D7555E6">
        <w:rPr>
          <w:rFonts w:ascii="Book Antiqua" w:cs="Book Antiqua" w:eastAsia="Book Antiqua" w:hAnsi="Book Antiqua"/>
          <w:sz w:val="24"/>
          <w:szCs w:val="24"/>
          <w:rPrChange w:id="794" w:author="MUTILE WANYEE" w:date="2024-03-01T12:23:00Z">
            <w:rPr>
              <w:rFonts w:ascii="Book Antiqua" w:cs="Book Antiqua" w:eastAsia="Book Antiqua" w:hAnsi="Book Antiqua"/>
              <w:sz w:val="24"/>
              <w:szCs w:val="24"/>
            </w:rPr>
          </w:rPrChange>
        </w:rPr>
        <w:t xml:space="preserve">Currently, the diverse sources of </w:t>
      </w:r>
      <w:ins w:id="795" w:author="MUTILE WANYEE" w:date="2024-03-01T13:22:00Z">
        <w:r w:rsidR="A0902B1D" w:rsidRPr="89A0602F">
          <w:rPr>
            <w:rFonts w:ascii="Book Antiqua" w:cs="Book Antiqua" w:eastAsia="Book Antiqua" w:hAnsi="Book Antiqua"/>
            <w:sz w:val="24"/>
            <w:szCs w:val="24"/>
            <w:rPrChange w:id="796" w:author="MUTILE WANYEE" w:date="2024-03-01T12:23:00Z">
              <w:rPr>
                <w:rFonts w:ascii="Book Antiqua" w:cs="Book Antiqua" w:eastAsia="Book Antiqua" w:hAnsi="Book Antiqua"/>
                <w:sz w:val="24"/>
                <w:szCs w:val="24"/>
              </w:rPr>
            </w:rPrChange>
          </w:rPr>
          <w:t xml:space="preserve">health workforce </w:t>
        </w:r>
      </w:ins>
      <w:r w:rsidRPr="8FD42EA8">
        <w:rPr>
          <w:rFonts w:ascii="Book Antiqua" w:cs="Book Antiqua" w:eastAsia="Book Antiqua" w:hAnsi="Book Antiqua"/>
          <w:sz w:val="24"/>
          <w:szCs w:val="24"/>
          <w:rPrChange w:id="797" w:author="MUTILE WANYEE" w:date="2024-03-01T12:23:00Z">
            <w:rPr>
              <w:rFonts w:ascii="Book Antiqua" w:cs="Book Antiqua" w:eastAsia="Book Antiqua" w:hAnsi="Book Antiqua"/>
              <w:sz w:val="24"/>
              <w:szCs w:val="24"/>
            </w:rPr>
          </w:rPrChange>
        </w:rPr>
        <w:t xml:space="preserve">data </w:t>
      </w:r>
      <w:del w:id="798" w:author="MUTILE WANYEE" w:date="2024-03-01T13:23:00Z">
        <w:r w:rsidDel="D90A6366" w:rsidRPr="3A823EAB">
          <w:rPr>
            <w:rFonts w:ascii="Book Antiqua" w:cs="Book Antiqua" w:eastAsia="Book Antiqua" w:hAnsi="Book Antiqua"/>
            <w:sz w:val="24"/>
            <w:szCs w:val="24"/>
            <w:rPrChange w:id="799" w:author="MUTILE WANYEE" w:date="2024-03-01T12:23:00Z">
              <w:rPr>
                <w:rFonts w:ascii="Book Antiqua" w:cs="Book Antiqua" w:eastAsia="Book Antiqua" w:hAnsi="Book Antiqua"/>
                <w:sz w:val="24"/>
                <w:szCs w:val="24"/>
              </w:rPr>
            </w:rPrChange>
          </w:rPr>
          <w:delText xml:space="preserve">on the health workforce </w:delText>
        </w:r>
      </w:del>
      <w:r w:rsidRPr="4FAE4964">
        <w:rPr>
          <w:rFonts w:ascii="Book Antiqua" w:cs="Book Antiqua" w:eastAsia="Book Antiqua" w:hAnsi="Book Antiqua"/>
          <w:sz w:val="24"/>
          <w:szCs w:val="24"/>
          <w:rPrChange w:id="800" w:author="MUTILE WANYEE" w:date="2024-03-01T12:23:00Z">
            <w:rPr>
              <w:rFonts w:ascii="Book Antiqua" w:cs="Book Antiqua" w:eastAsia="Book Antiqua" w:hAnsi="Book Antiqua"/>
              <w:sz w:val="24"/>
              <w:szCs w:val="24"/>
            </w:rPr>
          </w:rPrChange>
        </w:rPr>
        <w:t xml:space="preserve">that include the population censuses, labor force and employment surveys, health facility assessments, and administrative databases </w:t>
      </w:r>
      <w:del w:id="801" w:author="MUTILE WANYEE" w:date="2024-03-01T13:24:00Z">
        <w:r w:rsidDel="1ED1B82E" w:rsidRPr="3F97A341">
          <w:rPr>
            <w:rFonts w:ascii="Book Antiqua" w:cs="Book Antiqua" w:eastAsia="Book Antiqua" w:hAnsi="Book Antiqua"/>
            <w:sz w:val="24"/>
            <w:szCs w:val="24"/>
            <w:rPrChange w:id="802" w:author="MUTILE WANYEE" w:date="2024-03-01T12:23:00Z">
              <w:rPr>
                <w:rFonts w:ascii="Book Antiqua" w:cs="Book Antiqua" w:eastAsia="Book Antiqua" w:hAnsi="Book Antiqua"/>
                <w:sz w:val="24"/>
                <w:szCs w:val="24"/>
              </w:rPr>
            </w:rPrChange>
          </w:rPr>
          <w:delText xml:space="preserve">for human resources management </w:delText>
        </w:r>
      </w:del>
      <w:r w:rsidRPr="16E193AF">
        <w:rPr>
          <w:rFonts w:ascii="Book Antiqua" w:cs="Book Antiqua" w:eastAsia="Book Antiqua" w:hAnsi="Book Antiqua"/>
          <w:sz w:val="24"/>
          <w:szCs w:val="24"/>
          <w:rPrChange w:id="803" w:author="MUTILE WANYEE" w:date="2024-03-01T12:23:00Z">
            <w:rPr>
              <w:rFonts w:ascii="Book Antiqua" w:cs="Book Antiqua" w:eastAsia="Book Antiqua" w:hAnsi="Book Antiqua"/>
              <w:sz w:val="24"/>
              <w:szCs w:val="24"/>
            </w:rPr>
          </w:rPrChange>
        </w:rPr>
        <w:t xml:space="preserve">don’t capture the various dynamics of HRH stocks and flows.  Furthermore, they are not designed for the specific purpose of supporting HRH policy and planning. </w:t>
      </w:r>
    </w:p>
    <w:p>
      <w:pPr>
        <w:pStyle w:val="style0"/>
        <w:numPr>
          <w:ilvl w:val="0"/>
          <w:numId w:val="0"/>
        </w:numPr>
        <w:ind w:left="360" w:firstLine="0"/>
        <w:jc w:val="both"/>
        <w:rPr>
          <w:rFonts w:ascii="Book Antiqua" w:cs="Book Antiqua" w:eastAsia="Book Antiqua" w:hAnsi="Times New Roman"/>
          <w:b w:val="false"/>
          <w:i w:val="false"/>
          <w:color w:val="auto"/>
          <w:sz w:val="20"/>
          <w:szCs w:val="24"/>
          <w:rPrChange w:id="804" w:author="MUTILE WANYEE" w:date="2024-03-01T13:24:00Z">
            <w:rPr>
              <w:rFonts w:ascii="Book Antiqua" w:cs="Book Antiqua" w:eastAsia="Book Antiqua" w:hAnsi="Book Antiqua"/>
              <w:b/>
              <w:i/>
              <w:color w:val="000000"/>
              <w:sz w:val="24"/>
              <w:szCs w:val="24"/>
            </w:rPr>
          </w:rPrChange>
        </w:rPr>
        <w:pPrChange w:id="805" w:author="MUTILE WANYEE" w:date="2024-03-01T13:24:00Z">
          <w:pPr>
            <w:pStyle w:val="style0"/>
            <w:numPr>
              <w:ilvl w:val="2"/>
              <w:numId w:val="8"/>
            </w:numPr>
            <w:ind w:left="1080" w:hanging="720"/>
            <w:jc w:val="both"/>
          </w:pPr>
        </w:pPrChange>
      </w:pPr>
      <w:ins w:id="806" w:author="MUTILE WANYEE" w:date="2024-03-01T13:24:00Z">
        <w:r w:rsidR="D1A120D3" w:rsidRPr="696573F3">
          <w:rPr>
            <w:rFonts w:ascii="Book Antiqua" w:cs="Book Antiqua" w:eastAsia="Book Antiqua" w:hAnsi="Book Antiqua"/>
            <w:b/>
            <w:i/>
            <w:color w:val="000000"/>
            <w:sz w:val="24"/>
            <w:szCs w:val="24"/>
            <w:rPrChange w:id="807" w:author="MUTILE WANYEE" w:date="2024-03-01T12:23:00Z">
              <w:rPr>
                <w:rFonts w:ascii="Book Antiqua" w:cs="Book Antiqua" w:eastAsia="Book Antiqua" w:hAnsi="Book Antiqua"/>
                <w:b/>
                <w:i/>
                <w:color w:val="000000"/>
                <w:sz w:val="24"/>
                <w:szCs w:val="24"/>
              </w:rPr>
            </w:rPrChange>
          </w:rPr>
          <w:t>3.1.1</w:t>
        </w:r>
      </w:ins>
      <w:r w:rsidRPr="58CB1F37">
        <w:rPr>
          <w:rFonts w:ascii="Book Antiqua" w:cs="Book Antiqua" w:eastAsia="Book Antiqua" w:hAnsi="Book Antiqua"/>
          <w:b/>
          <w:i/>
          <w:color w:val="000000"/>
          <w:sz w:val="24"/>
          <w:szCs w:val="24"/>
          <w:rPrChange w:id="808" w:author="MUTILE WANYEE" w:date="2024-03-01T12:23:00Z">
            <w:rPr>
              <w:rFonts w:ascii="Book Antiqua" w:cs="Book Antiqua" w:eastAsia="Book Antiqua" w:hAnsi="Book Antiqua"/>
              <w:b/>
              <w:i/>
              <w:color w:val="000000"/>
              <w:sz w:val="24"/>
              <w:szCs w:val="24"/>
            </w:rPr>
          </w:rPrChange>
        </w:rPr>
        <w:t>Global calls</w:t>
      </w:r>
    </w:p>
    <w:p>
      <w:pPr>
        <w:pStyle w:val="style0"/>
        <w:jc w:val="both"/>
        <w:rPr>
          <w:rFonts w:ascii="Book Antiqua" w:cs="Book Antiqua" w:eastAsia="Book Antiqua" w:hAnsi="Book Antiqua"/>
          <w:sz w:val="24"/>
          <w:szCs w:val="24"/>
        </w:rPr>
      </w:pPr>
      <w:r w:rsidRPr="060A5BB6">
        <w:rPr>
          <w:rFonts w:ascii="Book Antiqua" w:cs="Book Antiqua" w:eastAsia="Book Antiqua" w:hAnsi="Book Antiqua"/>
          <w:sz w:val="24"/>
          <w:szCs w:val="24"/>
          <w:rPrChange w:id="809" w:author="MUTILE WANYEE" w:date="2024-03-01T12:23:00Z">
            <w:rPr>
              <w:rFonts w:ascii="Book Antiqua" w:cs="Book Antiqua" w:eastAsia="Book Antiqua" w:hAnsi="Book Antiqua"/>
              <w:sz w:val="24"/>
              <w:szCs w:val="24"/>
            </w:rPr>
          </w:rPrChange>
        </w:rPr>
        <w:t xml:space="preserve">Several global forums </w:t>
      </w:r>
      <w:del w:id="810" w:author="MUTILE WANYEE" w:date="2024-03-01T13:25:00Z">
        <w:r w:rsidDel="3D890BD5" w:rsidRPr="67A39FA0">
          <w:rPr>
            <w:rFonts w:ascii="Book Antiqua" w:cs="Book Antiqua" w:eastAsia="Book Antiqua" w:hAnsi="Book Antiqua"/>
            <w:sz w:val="24"/>
            <w:szCs w:val="24"/>
            <w:rPrChange w:id="811" w:author="MUTILE WANYEE" w:date="2024-03-01T12:23:00Z">
              <w:rPr>
                <w:rFonts w:ascii="Book Antiqua" w:cs="Book Antiqua" w:eastAsia="Book Antiqua" w:hAnsi="Book Antiqua"/>
                <w:sz w:val="24"/>
                <w:szCs w:val="24"/>
              </w:rPr>
            </w:rPrChange>
          </w:rPr>
          <w:delText xml:space="preserve">have come up with </w:delText>
        </w:r>
      </w:del>
      <w:ins w:id="812" w:author="MUTILE WANYEE" w:date="2024-03-01T13:25:00Z">
        <w:r w:rsidR="DEA61B12" w:rsidRPr="79A4FE4D">
          <w:rPr>
            <w:rFonts w:ascii="Book Antiqua" w:cs="Book Antiqua" w:eastAsia="Book Antiqua" w:hAnsi="Book Antiqua"/>
            <w:sz w:val="24"/>
            <w:szCs w:val="24"/>
            <w:rPrChange w:id="813" w:author="MUTILE WANYEE" w:date="2024-03-01T12:23:00Z">
              <w:rPr>
                <w:rFonts w:ascii="Book Antiqua" w:cs="Book Antiqua" w:eastAsia="Book Antiqua" w:hAnsi="Book Antiqua"/>
                <w:sz w:val="24"/>
                <w:szCs w:val="24"/>
              </w:rPr>
            </w:rPrChange>
          </w:rPr>
          <w:t xml:space="preserve">have adopted </w:t>
        </w:r>
      </w:ins>
      <w:r w:rsidRPr="175EDACE">
        <w:rPr>
          <w:rFonts w:ascii="Book Antiqua" w:cs="Book Antiqua" w:eastAsia="Book Antiqua" w:hAnsi="Book Antiqua"/>
          <w:sz w:val="24"/>
          <w:szCs w:val="24"/>
          <w:rPrChange w:id="814" w:author="MUTILE WANYEE" w:date="2024-03-01T12:23:00Z">
            <w:rPr>
              <w:rFonts w:ascii="Book Antiqua" w:cs="Book Antiqua" w:eastAsia="Book Antiqua" w:hAnsi="Book Antiqua"/>
              <w:sz w:val="24"/>
              <w:szCs w:val="24"/>
            </w:rPr>
          </w:rPrChange>
        </w:rPr>
        <w:t xml:space="preserve">resolutions to meet the need for a strong national capacity to regularly collect, collate, </w:t>
      </w:r>
      <w:del w:id="815" w:author="MUTILE WANYEE" w:date="2024-02-08T09:55:00Z">
        <w:r w:rsidDel="00263098" w:rsidRPr="AC9FF682">
          <w:rPr>
            <w:rFonts w:ascii="Book Antiqua" w:cs="Book Antiqua" w:eastAsia="Book Antiqua" w:hAnsi="Book Antiqua"/>
            <w:sz w:val="24"/>
            <w:szCs w:val="24"/>
            <w:rPrChange w:id="816" w:author="MUTILE WANYEE" w:date="2024-03-01T12:23:00Z">
              <w:rPr>
                <w:rFonts w:ascii="Book Antiqua" w:cs="Book Antiqua" w:eastAsia="Book Antiqua" w:hAnsi="Book Antiqua"/>
                <w:sz w:val="24"/>
                <w:szCs w:val="24"/>
              </w:rPr>
            </w:rPrChange>
          </w:rPr>
          <w:delText xml:space="preserve">analyze </w:delText>
        </w:r>
      </w:del>
      <w:ins w:id="817" w:author="MUTILE WANYEE" w:date="2024-02-08T09:55:00Z">
        <w:r w:rsidR="B0B47B0A" w:rsidRPr="C359A0C9">
          <w:rPr>
            <w:rFonts w:ascii="Book Antiqua" w:cs="Book Antiqua" w:eastAsia="Book Antiqua" w:hAnsi="Book Antiqua"/>
            <w:sz w:val="24"/>
            <w:szCs w:val="24"/>
            <w:rPrChange w:id="818" w:author="MUTILE WANYEE" w:date="2024-03-01T12:23:00Z">
              <w:rPr>
                <w:rFonts w:ascii="Book Antiqua" w:cs="Book Antiqua" w:eastAsia="Book Antiqua" w:hAnsi="Book Antiqua"/>
                <w:sz w:val="24"/>
                <w:szCs w:val="24"/>
              </w:rPr>
            </w:rPrChange>
          </w:rPr>
          <w:t xml:space="preserve">analyse </w:t>
        </w:r>
      </w:ins>
      <w:r w:rsidRPr="B371D023">
        <w:rPr>
          <w:rFonts w:ascii="Book Antiqua" w:cs="Book Antiqua" w:eastAsia="Book Antiqua" w:hAnsi="Book Antiqua"/>
          <w:sz w:val="24"/>
          <w:szCs w:val="24"/>
          <w:rPrChange w:id="819" w:author="MUTILE WANYEE" w:date="2024-03-01T12:23:00Z">
            <w:rPr>
              <w:rFonts w:ascii="Book Antiqua" w:cs="Book Antiqua" w:eastAsia="Book Antiqua" w:hAnsi="Book Antiqua"/>
              <w:sz w:val="24"/>
              <w:szCs w:val="24"/>
            </w:rPr>
          </w:rPrChange>
        </w:rPr>
        <w:t xml:space="preserve">and share data to inform policymaking, planning, and management. </w:t>
      </w:r>
    </w:p>
    <w:p>
      <w:pPr>
        <w:pStyle w:val="style0"/>
        <w:jc w:val="both"/>
        <w:rPr>
          <w:rFonts w:ascii="Book Antiqua" w:cs="Book Antiqua" w:eastAsia="Book Antiqua" w:hAnsi="Book Antiqua"/>
          <w:sz w:val="24"/>
          <w:szCs w:val="24"/>
        </w:rPr>
      </w:pPr>
      <w:del w:id="820" w:author="MUTILE WANYEE" w:date="2024-03-01T13:26:00Z">
        <w:r w:rsidDel="2EA16BF2" w:rsidRPr="360C824F">
          <w:rPr>
            <w:rFonts w:ascii="Book Antiqua" w:cs="Book Antiqua" w:eastAsia="Book Antiqua" w:hAnsi="Book Antiqua"/>
            <w:sz w:val="24"/>
            <w:szCs w:val="24"/>
            <w:rPrChange w:id="821" w:author="MUTILE WANYEE" w:date="2024-03-01T12:23:00Z">
              <w:rPr>
                <w:rFonts w:ascii="Book Antiqua" w:cs="Book Antiqua" w:eastAsia="Book Antiqua" w:hAnsi="Book Antiqua"/>
                <w:sz w:val="24"/>
                <w:szCs w:val="24"/>
              </w:rPr>
            </w:rPrChange>
          </w:rPr>
          <w:delText xml:space="preserve">On the basis of the aforementioned, </w:delText>
        </w:r>
      </w:del>
      <w:r w:rsidRPr="D4B58A48">
        <w:rPr>
          <w:rFonts w:ascii="Book Antiqua" w:cs="Book Antiqua" w:eastAsia="Book Antiqua" w:hAnsi="Book Antiqua"/>
          <w:sz w:val="24"/>
          <w:szCs w:val="24"/>
          <w:rPrChange w:id="822" w:author="MUTILE WANYEE" w:date="2024-03-01T12:23:00Z">
            <w:rPr>
              <w:rFonts w:ascii="Book Antiqua" w:cs="Book Antiqua" w:eastAsia="Book Antiqua" w:hAnsi="Book Antiqua"/>
              <w:sz w:val="24"/>
              <w:szCs w:val="24"/>
            </w:rPr>
          </w:rPrChange>
        </w:rPr>
        <w:t>WHO member states have been urged to</w:t>
      </w:r>
      <w:r w:rsidRPr="BF8722CC">
        <w:rPr>
          <w:rFonts w:ascii="Book Antiqua" w:cs="Book Antiqua" w:eastAsia="Book Antiqua" w:hAnsi="Book Antiqua"/>
          <w:b/>
          <w:color w:val="136555"/>
          <w:sz w:val="24"/>
          <w:szCs w:val="24"/>
          <w:rPrChange w:id="823" w:author="MUTILE WANYEE" w:date="2024-03-01T12:23:00Z">
            <w:rPr>
              <w:rFonts w:ascii="Book Antiqua" w:cs="Book Antiqua" w:eastAsia="Book Antiqua" w:hAnsi="Book Antiqua"/>
              <w:b/>
              <w:color w:val="136555"/>
              <w:sz w:val="24"/>
              <w:szCs w:val="24"/>
            </w:rPr>
          </w:rPrChange>
        </w:rPr>
        <w:t xml:space="preserve"> </w:t>
      </w:r>
      <w:r w:rsidRPr="B2615037">
        <w:rPr>
          <w:rFonts w:ascii="Book Antiqua" w:cs="Book Antiqua" w:eastAsia="Book Antiqua" w:hAnsi="Book Antiqua"/>
          <w:sz w:val="24"/>
          <w:szCs w:val="24"/>
          <w:rPrChange w:id="824" w:author="MUTILE WANYEE" w:date="2024-03-01T12:23:00Z">
            <w:rPr>
              <w:rFonts w:ascii="Book Antiqua" w:cs="Book Antiqua" w:eastAsia="Book Antiqua" w:hAnsi="Book Antiqua"/>
              <w:sz w:val="24"/>
              <w:szCs w:val="24"/>
            </w:rPr>
          </w:rPrChange>
        </w:rPr>
        <w:t>implement policy options towards consolidating a core set of HRH data with annual reporting</w:t>
      </w:r>
      <w:r w:rsidRPr="C38392CC">
        <w:rPr>
          <w:rFonts w:ascii="Book Antiqua" w:cs="Book Antiqua" w:eastAsia="Book Antiqua" w:hAnsi="Book Antiqua"/>
          <w:b/>
          <w:sz w:val="24"/>
          <w:szCs w:val="24"/>
          <w:rPrChange w:id="825" w:author="MUTILE WANYEE" w:date="2024-03-01T12:23:00Z">
            <w:rPr>
              <w:rFonts w:ascii="Book Antiqua" w:cs="Book Antiqua" w:eastAsia="Book Antiqua" w:hAnsi="Book Antiqua"/>
              <w:b/>
              <w:sz w:val="24"/>
              <w:szCs w:val="24"/>
            </w:rPr>
          </w:rPrChange>
        </w:rPr>
        <w:t xml:space="preserve"> </w:t>
      </w:r>
      <w:r w:rsidRPr="71B7B578">
        <w:rPr>
          <w:rFonts w:ascii="Book Antiqua" w:cs="Book Antiqua" w:eastAsia="Book Antiqua" w:hAnsi="Book Antiqua"/>
          <w:sz w:val="24"/>
          <w:szCs w:val="24"/>
          <w:rPrChange w:id="826" w:author="MUTILE WANYEE" w:date="2024-03-01T12:23:00Z">
            <w:rPr>
              <w:rFonts w:ascii="Book Antiqua" w:cs="Book Antiqua" w:eastAsia="Book Antiqua" w:hAnsi="Book Antiqua"/>
              <w:sz w:val="24"/>
              <w:szCs w:val="24"/>
            </w:rPr>
          </w:rPrChange>
        </w:rPr>
        <w:t xml:space="preserve">to the Global Health Observatory, as well as </w:t>
      </w:r>
      <w:r w:rsidRPr="91B48E8D">
        <w:rPr>
          <w:rFonts w:ascii="Book Antiqua" w:cs="Book Antiqua" w:eastAsia="Book Antiqua" w:hAnsi="Book Antiqua"/>
          <w:b/>
          <w:sz w:val="24"/>
          <w:szCs w:val="24"/>
          <w:rPrChange w:id="827" w:author="MUTILE WANYEE" w:date="2024-03-01T12:23:00Z">
            <w:rPr>
              <w:rFonts w:ascii="Book Antiqua" w:cs="Book Antiqua" w:eastAsia="Book Antiqua" w:hAnsi="Book Antiqua"/>
              <w:b/>
              <w:sz w:val="24"/>
              <w:szCs w:val="24"/>
            </w:rPr>
          </w:rPrChange>
        </w:rPr>
        <w:t>progressive implementation of National Health Workforce Accounts (NHWA)</w:t>
      </w:r>
      <w:r w:rsidRPr="36EA47E4">
        <w:rPr>
          <w:rFonts w:ascii="Book Antiqua" w:cs="Book Antiqua" w:eastAsia="Book Antiqua" w:hAnsi="Book Antiqua"/>
          <w:sz w:val="24"/>
          <w:szCs w:val="24"/>
          <w:rPrChange w:id="828" w:author="MUTILE WANYEE" w:date="2024-03-01T12:23:00Z">
            <w:rPr>
              <w:rFonts w:ascii="Book Antiqua" w:cs="Book Antiqua" w:eastAsia="Book Antiqua" w:hAnsi="Book Antiqua"/>
              <w:sz w:val="24"/>
              <w:szCs w:val="24"/>
            </w:rPr>
          </w:rPrChange>
        </w:rPr>
        <w:t>, to support national policy and planning</w:t>
      </w:r>
      <w:r w:rsidRPr="C03AA649">
        <w:rPr>
          <w:rFonts w:ascii="Book Antiqua" w:cs="Book Antiqua" w:eastAsia="Book Antiqua" w:hAnsi="Book Antiqua"/>
          <w:i/>
          <w:sz w:val="24"/>
          <w:szCs w:val="24"/>
          <w:rPrChange w:id="829" w:author="MUTILE WANYEE" w:date="2024-03-01T12:23:00Z">
            <w:rPr>
              <w:rFonts w:ascii="Book Antiqua" w:cs="Book Antiqua" w:eastAsia="Book Antiqua" w:hAnsi="Book Antiqua"/>
              <w:i/>
              <w:sz w:val="24"/>
              <w:szCs w:val="24"/>
            </w:rPr>
          </w:rPrChange>
        </w:rPr>
        <w:t xml:space="preserve">. </w:t>
      </w:r>
      <w:r w:rsidRPr="BA1AD9A5">
        <w:rPr>
          <w:rFonts w:ascii="Book Antiqua" w:cs="Book Antiqua" w:eastAsia="Book Antiqua" w:hAnsi="Book Antiqua"/>
          <w:sz w:val="24"/>
          <w:szCs w:val="24"/>
          <w:rPrChange w:id="830" w:author="MUTILE WANYEE" w:date="2024-03-01T12:23:00Z">
            <w:rPr>
              <w:rFonts w:ascii="Book Antiqua" w:cs="Book Antiqua" w:eastAsia="Book Antiqua" w:hAnsi="Book Antiqua"/>
              <w:sz w:val="24"/>
              <w:szCs w:val="24"/>
            </w:rPr>
          </w:rPrChange>
        </w:rPr>
        <w:t>Other interventions include establishment of health workforce registries to track health workforce stock, education, distribution, flows, demand, capacity and remuneration</w:t>
      </w:r>
    </w:p>
    <w:p>
      <w:pPr>
        <w:pStyle w:val="style0"/>
        <w:ind w:firstLine="720"/>
        <w:jc w:val="both"/>
        <w:rPr>
          <w:rFonts w:ascii="Book Antiqua" w:cs="Book Antiqua" w:eastAsia="Book Antiqua" w:hAnsi="Book Antiqua"/>
          <w:i/>
          <w:sz w:val="24"/>
          <w:szCs w:val="24"/>
        </w:rPr>
      </w:pPr>
      <w:r w:rsidRPr="F83BBF29">
        <w:rPr>
          <w:rFonts w:ascii="Book Antiqua" w:cs="Book Antiqua" w:eastAsia="Book Antiqua" w:hAnsi="Book Antiqua"/>
          <w:i/>
          <w:sz w:val="24"/>
          <w:szCs w:val="24"/>
          <w:rPrChange w:id="831" w:author="MUTILE WANYEE" w:date="2024-03-01T12:23:00Z">
            <w:rPr>
              <w:rFonts w:ascii="Book Antiqua" w:cs="Book Antiqua" w:eastAsia="Book Antiqua" w:hAnsi="Book Antiqua"/>
              <w:i/>
              <w:sz w:val="24"/>
              <w:szCs w:val="24"/>
            </w:rPr>
          </w:rPrChange>
        </w:rPr>
        <w:t>3.1.2 Implementation Process</w:t>
      </w:r>
    </w:p>
    <w:p>
      <w:pPr>
        <w:pStyle w:val="style0"/>
        <w:spacing w:after="200" w:lineRule="auto" w:line="276"/>
        <w:jc w:val="both"/>
        <w:rPr>
          <w:rFonts w:ascii="Book Antiqua" w:cs="Book Antiqua" w:eastAsia="Book Antiqua" w:hAnsi="Book Antiqua"/>
          <w:sz w:val="24"/>
          <w:szCs w:val="24"/>
        </w:rPr>
      </w:pPr>
      <w:r w:rsidRPr="0935FDDB">
        <w:rPr>
          <w:rFonts w:ascii="Book Antiqua" w:cs="Book Antiqua" w:eastAsia="Book Antiqua" w:hAnsi="Book Antiqua"/>
          <w:sz w:val="24"/>
          <w:szCs w:val="24"/>
          <w:rPrChange w:id="832" w:author="MUTILE WANYEE" w:date="2024-03-01T12:23:00Z">
            <w:rPr>
              <w:rFonts w:ascii="Book Antiqua" w:cs="Book Antiqua" w:eastAsia="Book Antiqua" w:hAnsi="Book Antiqua"/>
              <w:sz w:val="24"/>
              <w:szCs w:val="24"/>
            </w:rPr>
          </w:rPrChange>
        </w:rPr>
        <w:t>The Kenya Health Human Resources Advisory Council (KHHRAC) has been spearheading the implementation of the NHWA in conjunction with a Multi-agency Stakeholders Forum that comprises of the counties and the national levels of the government, the National Referral and Teaching hospitals, other Ministries, State departments, Regulatory bodies, the Faith Based Consortium and the Private Sector and the Educational Institutions.</w:t>
      </w:r>
      <w:ins w:id="833" w:author="MUTILE WANYEE" w:date="2024-03-06T11:35:00Z">
        <w:r w:rsidR="0A2C66A1" w:rsidRPr="9A5A71EF">
          <w:rPr>
            <w:rPrChange w:id="834" w:author="MUTILE WANYEE" w:date="2024-03-01T12:23:00Z">
              <w:rPr/>
            </w:rPrChange>
          </w:rPr>
          <w:t xml:space="preserve"> </w:t>
        </w:r>
      </w:ins>
      <w:ins w:id="835" w:author="MUTILE WANYEE" w:date="2024-03-06T11:35:00Z">
        <w:r w:rsidR="17A08CD9" w:rsidRPr="F12CAF27">
          <w:rPr>
            <w:rFonts w:ascii="Book Antiqua" w:cs="Book Antiqua" w:eastAsia="Book Antiqua" w:hAnsi="Book Antiqua"/>
            <w:sz w:val="24"/>
            <w:szCs w:val="24"/>
            <w:rPrChange w:id="836" w:author="MUTILE WANYEE" w:date="2024-03-01T12:23:00Z">
              <w:rPr>
                <w:rFonts w:ascii="Book Antiqua" w:cs="Book Antiqua" w:eastAsia="Book Antiqua" w:hAnsi="Book Antiqua"/>
                <w:sz w:val="24"/>
                <w:szCs w:val="24"/>
              </w:rPr>
            </w:rPrChange>
          </w:rPr>
          <w:t>In the Health Act 2017 one of the mandates of the KHHRAC is to review and establish a Master registry of all the health workforce in Kenya</w:t>
        </w:r>
      </w:ins>
      <w:ins w:id="837" w:author="MUTILE WANYEE" w:date="2024-03-06T11:36:00Z">
        <w:r w:rsidR="760C2F11" w:rsidRPr="BB795F3E">
          <w:rPr>
            <w:rFonts w:ascii="Book Antiqua" w:cs="Book Antiqua" w:eastAsia="Book Antiqua" w:hAnsi="Book Antiqua"/>
            <w:sz w:val="24"/>
            <w:szCs w:val="24"/>
            <w:rPrChange w:id="838" w:author="MUTILE WANYEE" w:date="2024-03-01T12:23:00Z">
              <w:rPr>
                <w:rFonts w:ascii="Book Antiqua" w:cs="Book Antiqua" w:eastAsia="Book Antiqua" w:hAnsi="Book Antiqua"/>
                <w:sz w:val="24"/>
                <w:szCs w:val="24"/>
              </w:rPr>
            </w:rPrChange>
          </w:rPr>
          <w:t>.</w:t>
        </w:r>
      </w:ins>
    </w:p>
    <w:p>
      <w:pPr>
        <w:pStyle w:val="style0"/>
        <w:spacing w:after="0" w:lineRule="auto" w:line="276"/>
        <w:jc w:val="both"/>
        <w:rPr>
          <w:del w:id="839" w:author="MUTILE WANYEE" w:date="2024-03-06T11:35:00Z"/>
          <w:rFonts w:ascii="Book Antiqua" w:cs="Book Antiqua" w:eastAsia="Book Antiqua" w:hAnsi="Book Antiqua"/>
          <w:sz w:val="24"/>
          <w:szCs w:val="24"/>
          <w:rPrChange w:id="840" w:author="MUTILE WANYEE" w:date="2024-03-01T12:23:00Z">
            <w:rPr>
              <w:rFonts w:ascii="Book Antiqua" w:cs="Book Antiqua" w:eastAsia="Book Antiqua" w:hAnsi="Book Antiqua"/>
              <w:sz w:val="24"/>
              <w:szCs w:val="24"/>
            </w:rPr>
          </w:rPrChange>
        </w:rPr>
      </w:pPr>
      <w:del w:id="841" w:author="MUTILE WANYEE" w:date="2024-03-06T11:35:00Z">
        <w:r w:rsidDel="E23D5DB2" w:rsidRPr="673C3573">
          <w:rPr>
            <w:rFonts w:ascii="Book Antiqua" w:cs="Book Antiqua" w:eastAsia="Book Antiqua" w:hAnsi="Book Antiqua"/>
            <w:sz w:val="24"/>
            <w:szCs w:val="24"/>
            <w:rPrChange w:id="842" w:author="MUTILE WANYEE" w:date="2024-03-01T12:23:00Z">
              <w:rPr>
                <w:rFonts w:ascii="Book Antiqua" w:cs="Book Antiqua" w:eastAsia="Book Antiqua" w:hAnsi="Book Antiqua"/>
                <w:sz w:val="24"/>
                <w:szCs w:val="24"/>
              </w:rPr>
            </w:rPrChange>
          </w:rPr>
          <w:delText xml:space="preserve">In the Health Act 2017 one of the mandates of the KHHRAC is to review and establish a Master registry of all the health workforce in Kenya </w:delText>
        </w:r>
      </w:del>
    </w:p>
    <w:p>
      <w:pPr>
        <w:pStyle w:val="style0"/>
        <w:jc w:val="both"/>
        <w:rPr>
          <w:del w:id="843" w:author="MUTILE WANYEE" w:date="2024-03-06T11:35:00Z"/>
          <w:rFonts w:ascii="Book Antiqua" w:cs="Book Antiqua" w:eastAsia="Book Antiqua" w:hAnsi="Times New Roman"/>
          <w:sz w:val="16"/>
          <w:szCs w:val="16"/>
          <w:shd w:val="clear" w:color="auto" w:fill="auto"/>
          <w:rPrChange w:id="844" w:author="MUTILE WANYEE" w:date="2024-03-01T13:36:00Z">
            <w:rPr>
              <w:rFonts w:ascii="Book Antiqua" w:cs="Book Antiqua" w:eastAsia="Book Antiqua" w:hAnsi="Book Antiqua"/>
              <w:sz w:val="24"/>
              <w:szCs w:val="24"/>
            </w:rPr>
          </w:rPrChange>
        </w:rPr>
      </w:pPr>
    </w:p>
    <w:p>
      <w:pPr>
        <w:pStyle w:val="style0"/>
        <w:jc w:val="both"/>
        <w:rPr>
          <w:rFonts w:ascii="Book Antiqua" w:cs="Book Antiqua" w:eastAsia="Book Antiqua" w:hAnsi="Times New Roman"/>
          <w:b w:val="false"/>
          <w:sz w:val="20"/>
          <w:szCs w:val="24"/>
          <w:shd w:val="clear" w:color="auto" w:fill="auto"/>
          <w:rPrChange w:id="845" w:author="MUTILE WANYEE" w:date="2024-03-01T13:36:00Z">
            <w:rPr>
              <w:rFonts w:ascii="Book Antiqua" w:cs="Book Antiqua" w:eastAsia="Book Antiqua" w:hAnsi="Book Antiqua"/>
              <w:b/>
              <w:sz w:val="24"/>
              <w:szCs w:val="24"/>
            </w:rPr>
          </w:rPrChange>
        </w:rPr>
      </w:pPr>
      <w:del w:id="846" w:author="MUTILE WANYEE" w:date="2024-03-06T11:35:00Z">
        <w:r w:rsidDel="7243ABB0" w:rsidRPr="619D74ED">
          <w:rPr>
            <w:rFonts w:ascii="Book Antiqua" w:cs="Book Antiqua" w:eastAsia="Book Antiqua" w:hAnsi="Book Antiqua"/>
            <w:b/>
            <w:sz w:val="24"/>
            <w:szCs w:val="24"/>
            <w:rPrChange w:id="847" w:author="MUTILE WANYEE" w:date="2024-03-01T12:23:00Z">
              <w:rPr>
                <w:rFonts w:ascii="Book Antiqua" w:cs="Book Antiqua" w:eastAsia="Book Antiqua" w:hAnsi="Book Antiqua"/>
                <w:b/>
                <w:sz w:val="24"/>
                <w:szCs w:val="24"/>
              </w:rPr>
            </w:rPrChange>
          </w:rPr>
          <w:delText>T</w:delText>
        </w:r>
      </w:del>
      <w:ins w:id="848" w:author="MUTILE WANYEE" w:date="2024-03-06T11:35:00Z">
        <w:r w:rsidR="40F5EF2C" w:rsidRPr="E8CEC8F8">
          <w:rPr>
            <w:rFonts w:ascii="Book Antiqua" w:cs="Book Antiqua" w:eastAsia="Book Antiqua" w:hAnsi="Book Antiqua"/>
            <w:b/>
            <w:sz w:val="24"/>
            <w:szCs w:val="24"/>
            <w:rPrChange w:id="849" w:author="MUTILE WANYEE" w:date="2024-03-01T12:23:00Z">
              <w:rPr>
                <w:rFonts w:ascii="Book Antiqua" w:cs="Book Antiqua" w:eastAsia="Book Antiqua" w:hAnsi="Book Antiqua"/>
                <w:b/>
                <w:sz w:val="24"/>
                <w:szCs w:val="24"/>
              </w:rPr>
            </w:rPrChange>
          </w:rPr>
          <w:t>T</w:t>
        </w:r>
      </w:ins>
      <w:r w:rsidRPr="33A3AF33">
        <w:rPr>
          <w:rFonts w:ascii="Book Antiqua" w:cs="Book Antiqua" w:eastAsia="Book Antiqua" w:hAnsi="Book Antiqua"/>
          <w:b/>
          <w:sz w:val="24"/>
          <w:szCs w:val="24"/>
          <w:rPrChange w:id="850" w:author="MUTILE WANYEE" w:date="2024-03-01T12:23:00Z">
            <w:rPr>
              <w:rFonts w:ascii="Book Antiqua" w:cs="Book Antiqua" w:eastAsia="Book Antiqua" w:hAnsi="Book Antiqua"/>
              <w:b/>
              <w:sz w:val="24"/>
              <w:szCs w:val="24"/>
            </w:rPr>
          </w:rPrChange>
        </w:rPr>
        <w:t>he National Health Workforce Account</w:t>
      </w:r>
    </w:p>
    <w:p>
      <w:pPr>
        <w:pStyle w:val="style0"/>
        <w:widowControl/>
        <w:numPr>
          <w:ilvl w:val="2"/>
          <w:numId w:val="48"/>
        </w:numPr>
        <w:spacing w:after="160" w:lineRule="auto" w:line="259"/>
        <w:ind w:left="1080" w:hanging="720"/>
        <w:jc w:val="both"/>
        <w:rPr>
          <w:rFonts w:ascii="Book Antiqua" w:cs="Book Antiqua" w:eastAsia="Book Antiqua" w:hAnsi="Book Antiqua"/>
          <w:b/>
          <w:i/>
          <w:color w:val="000000"/>
          <w:sz w:val="24"/>
          <w:szCs w:val="24"/>
          <w:shd w:val="clear" w:color="auto" w:fill="auto"/>
          <w:rPrChange w:id="851" w:author="MUTILE WANYEE" w:date="2024-03-01T14:03:00Z">
            <w:rPr/>
          </w:rPrChange>
        </w:rPr>
        <w:pPrChange w:id="852" w:author="MUTILE WANYEE" w:date="2024-03-01T14:03:00Z">
          <w:pPr>
            <w:pStyle w:val="style0"/>
            <w:numPr>
              <w:ilvl w:val="2"/>
              <w:numId w:val="8"/>
            </w:numPr>
            <w:ind w:left="1080" w:hanging="720"/>
            <w:jc w:val="both"/>
          </w:pPr>
        </w:pPrChange>
      </w:pPr>
      <w:r w:rsidRPr="32701149">
        <w:rPr>
          <w:rPrChange w:id="853" w:author="MUTILE WANYEE" w:date="2024-03-01T12:23:00Z">
            <w:rPr/>
          </w:rPrChange>
        </w:rPr>
        <w:t xml:space="preserve">What is the National Health Workforce Account? </w:t>
      </w:r>
    </w:p>
    <w:p>
      <w:pPr>
        <w:pStyle w:val="style0"/>
        <w:jc w:val="both"/>
        <w:rPr>
          <w:rFonts w:ascii="Book Antiqua" w:cs="Book Antiqua" w:eastAsia="Book Antiqua" w:hAnsi="Book Antiqua"/>
          <w:sz w:val="24"/>
          <w:szCs w:val="24"/>
        </w:rPr>
      </w:pPr>
      <w:r w:rsidRPr="3836C17D">
        <w:rPr>
          <w:rFonts w:ascii="Book Antiqua" w:cs="Book Antiqua" w:eastAsia="Book Antiqua" w:hAnsi="Book Antiqua"/>
          <w:sz w:val="24"/>
          <w:szCs w:val="24"/>
          <w:rPrChange w:id="854" w:author="MUTILE WANYEE" w:date="2024-03-01T12:23:00Z">
            <w:rPr>
              <w:rFonts w:ascii="Book Antiqua" w:cs="Book Antiqua" w:eastAsia="Book Antiqua" w:hAnsi="Book Antiqua"/>
              <w:sz w:val="24"/>
              <w:szCs w:val="24"/>
            </w:rPr>
          </w:rPrChange>
        </w:rPr>
        <w:t xml:space="preserve">The National Health Workforce Accounts (NHWA) </w:t>
      </w:r>
      <w:del w:id="855" w:author="MUTILE WANYEE" w:date="2024-03-01T13:36:00Z">
        <w:r w:rsidDel="49B3F6CA" w:rsidRPr="6EEF1EC0">
          <w:rPr>
            <w:rFonts w:ascii="Book Antiqua" w:cs="Book Antiqua" w:eastAsia="Book Antiqua" w:hAnsi="Book Antiqua"/>
            <w:sz w:val="24"/>
            <w:szCs w:val="24"/>
            <w:rPrChange w:id="856" w:author="MUTILE WANYEE" w:date="2024-03-01T12:23:00Z">
              <w:rPr>
                <w:rFonts w:ascii="Book Antiqua" w:cs="Book Antiqua" w:eastAsia="Book Antiqua" w:hAnsi="Book Antiqua"/>
                <w:sz w:val="24"/>
                <w:szCs w:val="24"/>
              </w:rPr>
            </w:rPrChange>
          </w:rPr>
          <w:delText xml:space="preserve">is a system that </w:delText>
        </w:r>
      </w:del>
      <w:r w:rsidRPr="229361AA">
        <w:rPr>
          <w:rFonts w:ascii="Book Antiqua" w:cs="Book Antiqua" w:eastAsia="Book Antiqua" w:hAnsi="Book Antiqua"/>
          <w:sz w:val="24"/>
          <w:szCs w:val="24"/>
          <w:rPrChange w:id="857" w:author="MUTILE WANYEE" w:date="2024-03-01T12:23:00Z">
            <w:rPr>
              <w:rFonts w:ascii="Book Antiqua" w:cs="Book Antiqua" w:eastAsia="Book Antiqua" w:hAnsi="Book Antiqua"/>
              <w:sz w:val="24"/>
              <w:szCs w:val="24"/>
            </w:rPr>
          </w:rPrChange>
        </w:rPr>
        <w:t>has been enabling the country (</w:t>
      </w:r>
      <w:ins w:id="858" w:author="MUTILE WANYEE" w:date="2024-03-01T13:41:00Z">
        <w:r w:rsidR="F4A9E6E9" w:rsidRPr="F640DB45">
          <w:rPr>
            <w:rFonts w:ascii="Book Antiqua" w:cs="Book Antiqua" w:eastAsia="Book Antiqua" w:hAnsi="Book Antiqua"/>
            <w:sz w:val="24"/>
            <w:szCs w:val="24"/>
            <w:rPrChange w:id="859" w:author="MUTILE WANYEE" w:date="2024-03-01T12:23:00Z">
              <w:rPr>
                <w:rFonts w:ascii="Book Antiqua" w:cs="Book Antiqua" w:eastAsia="Book Antiqua" w:hAnsi="Book Antiqua"/>
                <w:sz w:val="24"/>
                <w:szCs w:val="24"/>
              </w:rPr>
            </w:rPrChange>
          </w:rPr>
          <w:t xml:space="preserve">at </w:t>
        </w:r>
      </w:ins>
      <w:r w:rsidRPr="427CC627">
        <w:rPr>
          <w:rFonts w:ascii="Book Antiqua" w:cs="Book Antiqua" w:eastAsia="Book Antiqua" w:hAnsi="Book Antiqua"/>
          <w:sz w:val="24"/>
          <w:szCs w:val="24"/>
          <w:rPrChange w:id="860" w:author="MUTILE WANYEE" w:date="2024-03-01T12:23:00Z">
            <w:rPr>
              <w:rFonts w:ascii="Book Antiqua" w:cs="Book Antiqua" w:eastAsia="Book Antiqua" w:hAnsi="Book Antiqua"/>
              <w:sz w:val="24"/>
              <w:szCs w:val="24"/>
            </w:rPr>
          </w:rPrChange>
        </w:rPr>
        <w:t>both levels of government) to progressively improve the availability, quality, and use of data on our health workforce towards the achievement of universal health coverage and other population health goals.</w:t>
      </w:r>
      <w:del w:id="861" w:author="MUTILE WANYEE" w:date="2024-03-01T13:41:00Z">
        <w:r w:rsidDel="09F074B1" w:rsidRPr="9825ADBC">
          <w:rPr>
            <w:rFonts w:ascii="Book Antiqua" w:cs="Book Antiqua" w:eastAsia="Book Antiqua" w:hAnsi="Book Antiqua"/>
            <w:sz w:val="24"/>
            <w:szCs w:val="24"/>
            <w:rPrChange w:id="862" w:author="MUTILE WANYEE" w:date="2024-03-01T12:23:00Z">
              <w:rPr>
                <w:rFonts w:ascii="Book Antiqua" w:cs="Book Antiqua" w:eastAsia="Book Antiqua" w:hAnsi="Book Antiqua"/>
                <w:sz w:val="24"/>
                <w:szCs w:val="24"/>
              </w:rPr>
            </w:rPrChange>
          </w:rPr>
          <w:delText xml:space="preserve"> In addition, it is envisaged to facilitate the standardization and interoperability of health workforce information systems across all the stakeholders in the sector towards the establishment of a master registry of all health workforce in the Country.</w:delText>
        </w:r>
      </w:del>
      <w:r w:rsidRPr="B417CA75">
        <w:rPr>
          <w:rFonts w:ascii="Book Antiqua" w:cs="Book Antiqua" w:eastAsia="Book Antiqua" w:hAnsi="Book Antiqua"/>
          <w:sz w:val="24"/>
          <w:szCs w:val="24"/>
          <w:rPrChange w:id="863" w:author="MUTILE WANYEE" w:date="2024-03-01T12:23:00Z">
            <w:rPr>
              <w:rFonts w:ascii="Book Antiqua" w:cs="Book Antiqua" w:eastAsia="Book Antiqua" w:hAnsi="Book Antiqua"/>
              <w:sz w:val="24"/>
              <w:szCs w:val="24"/>
            </w:rPr>
          </w:rPrChange>
        </w:rPr>
        <w:t xml:space="preserve"> </w:t>
      </w:r>
      <w:del w:id="864" w:author="MUTILE WANYEE" w:date="2024-03-01T13:41:00Z">
        <w:r w:rsidDel="5CA70924" w:rsidRPr="F0C07368">
          <w:rPr>
            <w:rFonts w:ascii="Book Antiqua" w:cs="Book Antiqua" w:eastAsia="Book Antiqua" w:hAnsi="Book Antiqua"/>
            <w:sz w:val="24"/>
            <w:szCs w:val="24"/>
            <w:rPrChange w:id="865" w:author="MUTILE WANYEE" w:date="2024-03-01T12:23:00Z">
              <w:rPr>
                <w:rFonts w:ascii="Book Antiqua" w:cs="Book Antiqua" w:eastAsia="Book Antiqua" w:hAnsi="Book Antiqua"/>
                <w:sz w:val="24"/>
                <w:szCs w:val="24"/>
              </w:rPr>
            </w:rPrChange>
          </w:rPr>
          <w:delText xml:space="preserve">The NHWA </w:delText>
        </w:r>
      </w:del>
      <w:ins w:id="866" w:author="MUTILE WANYEE" w:date="2024-03-01T13:41:00Z">
        <w:r w:rsidR="C0E936D1" w:rsidRPr="D4787A5C">
          <w:rPr>
            <w:rFonts w:ascii="Book Antiqua" w:cs="Book Antiqua" w:eastAsia="Book Antiqua" w:hAnsi="Book Antiqua"/>
            <w:sz w:val="24"/>
            <w:szCs w:val="24"/>
            <w:rPrChange w:id="867" w:author="MUTILE WANYEE" w:date="2024-03-01T12:23:00Z">
              <w:rPr>
                <w:rFonts w:ascii="Book Antiqua" w:cs="Book Antiqua" w:eastAsia="Book Antiqua" w:hAnsi="Book Antiqua"/>
                <w:sz w:val="24"/>
                <w:szCs w:val="24"/>
              </w:rPr>
            </w:rPrChange>
          </w:rPr>
          <w:t xml:space="preserve">It </w:t>
        </w:r>
      </w:ins>
      <w:del w:id="868" w:author="MUTILE WANYEE" w:date="2024-03-06T11:17:00Z">
        <w:r w:rsidDel="F5886162" w:rsidRPr="6560A13F">
          <w:rPr>
            <w:rFonts w:ascii="Book Antiqua" w:cs="Book Antiqua" w:eastAsia="Book Antiqua" w:hAnsi="Book Antiqua"/>
            <w:sz w:val="24"/>
            <w:szCs w:val="24"/>
            <w:rPrChange w:id="869" w:author="MUTILE WANYEE" w:date="2024-03-01T12:23:00Z">
              <w:rPr>
                <w:rFonts w:ascii="Book Antiqua" w:cs="Book Antiqua" w:eastAsia="Book Antiqua" w:hAnsi="Book Antiqua"/>
                <w:sz w:val="24"/>
                <w:szCs w:val="24"/>
              </w:rPr>
            </w:rPrChange>
          </w:rPr>
          <w:delText xml:space="preserve">has been known to </w:delText>
        </w:r>
      </w:del>
      <w:ins w:id="870" w:author="MUTILE WANYEE" w:date="2024-03-06T11:17:00Z">
        <w:r w:rsidR="BAFAA477" w:rsidRPr="96317DD7">
          <w:rPr>
            <w:rFonts w:ascii="Book Antiqua" w:cs="Book Antiqua" w:eastAsia="Book Antiqua" w:hAnsi="Book Antiqua"/>
            <w:sz w:val="24"/>
            <w:szCs w:val="24"/>
            <w:rPrChange w:id="871" w:author="MUTILE WANYEE" w:date="2024-03-01T12:23:00Z">
              <w:rPr>
                <w:rFonts w:ascii="Book Antiqua" w:cs="Book Antiqua" w:eastAsia="Book Antiqua" w:hAnsi="Book Antiqua"/>
                <w:sz w:val="24"/>
                <w:szCs w:val="24"/>
              </w:rPr>
            </w:rPrChange>
          </w:rPr>
          <w:t xml:space="preserve">has </w:t>
        </w:r>
      </w:ins>
      <w:r w:rsidRPr="0341808F">
        <w:rPr>
          <w:rFonts w:ascii="Book Antiqua" w:cs="Book Antiqua" w:eastAsia="Book Antiqua" w:hAnsi="Book Antiqua"/>
          <w:sz w:val="24"/>
          <w:szCs w:val="24"/>
          <w:rPrChange w:id="872" w:author="MUTILE WANYEE" w:date="2024-03-01T12:23:00Z">
            <w:rPr>
              <w:rFonts w:ascii="Book Antiqua" w:cs="Book Antiqua" w:eastAsia="Book Antiqua" w:hAnsi="Book Antiqua"/>
              <w:sz w:val="24"/>
              <w:szCs w:val="24"/>
            </w:rPr>
          </w:rPrChange>
        </w:rPr>
        <w:t>provide</w:t>
      </w:r>
      <w:ins w:id="873" w:author="MUTILE WANYEE" w:date="2024-03-06T11:18:00Z">
        <w:r w:rsidR="8CDF5344" w:rsidRPr="2E351399">
          <w:rPr>
            <w:rFonts w:ascii="Book Antiqua" w:cs="Book Antiqua" w:eastAsia="Book Antiqua" w:hAnsi="Book Antiqua"/>
            <w:sz w:val="24"/>
            <w:szCs w:val="24"/>
            <w:rPrChange w:id="874" w:author="MUTILE WANYEE" w:date="2024-03-01T12:23:00Z">
              <w:rPr>
                <w:rFonts w:ascii="Book Antiqua" w:cs="Book Antiqua" w:eastAsia="Book Antiqua" w:hAnsi="Book Antiqua"/>
                <w:sz w:val="24"/>
                <w:szCs w:val="24"/>
              </w:rPr>
            </w:rPrChange>
          </w:rPr>
          <w:t>d</w:t>
        </w:r>
      </w:ins>
      <w:r w:rsidRPr="B499B0EF">
        <w:rPr>
          <w:rFonts w:ascii="Book Antiqua" w:cs="Book Antiqua" w:eastAsia="Book Antiqua" w:hAnsi="Book Antiqua"/>
          <w:sz w:val="24"/>
          <w:szCs w:val="24"/>
          <w:rPrChange w:id="875" w:author="MUTILE WANYEE" w:date="2024-03-01T12:23:00Z">
            <w:rPr>
              <w:rFonts w:ascii="Book Antiqua" w:cs="Book Antiqua" w:eastAsia="Book Antiqua" w:hAnsi="Book Antiqua"/>
              <w:sz w:val="24"/>
              <w:szCs w:val="24"/>
            </w:rPr>
          </w:rPrChange>
        </w:rPr>
        <w:t xml:space="preserve"> a better understanding of </w:t>
      </w:r>
      <w:ins w:id="876" w:author="MUTILE WANYEE" w:date="2024-03-01T13:47:00Z">
        <w:r w:rsidR="E6EFE81C" w:rsidRPr="3504A691">
          <w:rPr>
            <w:rFonts w:ascii="Book Antiqua" w:cs="Book Antiqua" w:eastAsia="Book Antiqua" w:hAnsi="Book Antiqua"/>
            <w:sz w:val="24"/>
            <w:szCs w:val="24"/>
            <w:rPrChange w:id="877" w:author="MUTILE WANYEE" w:date="2024-03-01T12:23:00Z">
              <w:rPr>
                <w:rFonts w:ascii="Book Antiqua" w:cs="Book Antiqua" w:eastAsia="Book Antiqua" w:hAnsi="Book Antiqua"/>
                <w:sz w:val="24"/>
                <w:szCs w:val="24"/>
              </w:rPr>
            </w:rPrChange>
          </w:rPr>
          <w:t>key</w:t>
        </w:r>
      </w:ins>
      <w:del w:id="878" w:author="MUTILE WANYEE" w:date="2024-03-01T13:47:00Z">
        <w:r w:rsidDel="6ADA8320" w:rsidRPr="1FC3966E">
          <w:rPr>
            <w:rFonts w:ascii="Book Antiqua" w:cs="Book Antiqua" w:eastAsia="Book Antiqua" w:hAnsi="Book Antiqua"/>
            <w:sz w:val="24"/>
            <w:szCs w:val="24"/>
            <w:rPrChange w:id="879" w:author="MUTILE WANYEE" w:date="2024-03-01T12:23:00Z">
              <w:rPr>
                <w:rFonts w:ascii="Book Antiqua" w:cs="Book Antiqua" w:eastAsia="Book Antiqua" w:hAnsi="Book Antiqua"/>
                <w:sz w:val="24"/>
                <w:szCs w:val="24"/>
              </w:rPr>
            </w:rPrChange>
          </w:rPr>
          <w:delText>the</w:delText>
        </w:r>
      </w:del>
      <w:r w:rsidRPr="9D0FB941">
        <w:rPr>
          <w:rFonts w:ascii="Book Antiqua" w:cs="Book Antiqua" w:eastAsia="Book Antiqua" w:hAnsi="Book Antiqua"/>
          <w:sz w:val="24"/>
          <w:szCs w:val="24"/>
          <w:rPrChange w:id="880" w:author="MUTILE WANYEE" w:date="2024-03-01T12:23:00Z">
            <w:rPr>
              <w:rFonts w:ascii="Book Antiqua" w:cs="Book Antiqua" w:eastAsia="Book Antiqua" w:hAnsi="Book Antiqua"/>
              <w:sz w:val="24"/>
              <w:szCs w:val="24"/>
            </w:rPr>
          </w:rPrChange>
        </w:rPr>
        <w:t xml:space="preserve"> health workforce characteristics, including its size, skills mix and distribution </w:t>
      </w:r>
      <w:del w:id="881" w:author="MUTILE WANYEE" w:date="2024-03-01T13:48:00Z">
        <w:r w:rsidDel="8A8BAA04" w:rsidRPr="E5524D94">
          <w:rPr>
            <w:rFonts w:ascii="Book Antiqua" w:cs="Book Antiqua" w:eastAsia="Book Antiqua" w:hAnsi="Book Antiqua"/>
            <w:sz w:val="24"/>
            <w:szCs w:val="24"/>
            <w:rPrChange w:id="882" w:author="MUTILE WANYEE" w:date="2024-03-01T12:23:00Z">
              <w:rPr>
                <w:rFonts w:ascii="Book Antiqua" w:cs="Book Antiqua" w:eastAsia="Book Antiqua" w:hAnsi="Book Antiqua"/>
                <w:sz w:val="24"/>
                <w:szCs w:val="24"/>
              </w:rPr>
            </w:rPrChange>
          </w:rPr>
          <w:delText xml:space="preserve">in addition to other key factors such </w:delText>
        </w:r>
      </w:del>
      <w:ins w:id="883" w:author="MUTILE WANYEE" w:date="2024-03-01T13:48:00Z">
        <w:r w:rsidR="29107AB5" w:rsidRPr="DCDC0143">
          <w:rPr>
            <w:rFonts w:ascii="Book Antiqua" w:cs="Book Antiqua" w:eastAsia="Book Antiqua" w:hAnsi="Book Antiqua"/>
            <w:sz w:val="24"/>
            <w:szCs w:val="24"/>
            <w:rPrChange w:id="884" w:author="MUTILE WANYEE" w:date="2024-03-01T12:23:00Z">
              <w:rPr>
                <w:rFonts w:ascii="Book Antiqua" w:cs="Book Antiqua" w:eastAsia="Book Antiqua" w:hAnsi="Book Antiqua"/>
                <w:sz w:val="24"/>
                <w:szCs w:val="24"/>
              </w:rPr>
            </w:rPrChange>
          </w:rPr>
          <w:t xml:space="preserve">as well </w:t>
        </w:r>
      </w:ins>
      <w:r w:rsidRPr="4057EF35">
        <w:rPr>
          <w:rFonts w:ascii="Book Antiqua" w:cs="Book Antiqua" w:eastAsia="Book Antiqua" w:hAnsi="Book Antiqua"/>
          <w:sz w:val="24"/>
          <w:szCs w:val="24"/>
          <w:rPrChange w:id="885" w:author="MUTILE WANYEE" w:date="2024-03-01T12:23:00Z">
            <w:rPr>
              <w:rFonts w:ascii="Book Antiqua" w:cs="Book Antiqua" w:eastAsia="Book Antiqua" w:hAnsi="Book Antiqua"/>
              <w:sz w:val="24"/>
              <w:szCs w:val="24"/>
            </w:rPr>
          </w:rPrChange>
        </w:rPr>
        <w:t>as age and gender.</w:t>
      </w:r>
    </w:p>
    <w:p>
      <w:pPr>
        <w:pStyle w:val="style0"/>
        <w:jc w:val="both"/>
        <w:rPr>
          <w:del w:id="886" w:author="MUTILE WANYEE" w:date="2024-03-01T13:48:00Z"/>
          <w:rFonts w:ascii="Book Antiqua" w:cs="Book Antiqua" w:eastAsia="Book Antiqua" w:hAnsi="Times New Roman"/>
          <w:sz w:val="20"/>
          <w:szCs w:val="24"/>
          <w:shd w:val="clear" w:color="auto" w:fill="auto"/>
          <w:rPrChange w:id="887" w:author="MUTILE WANYEE" w:date="2024-03-06T11:18:00Z">
            <w:rPr>
              <w:rFonts w:ascii="Book Antiqua" w:cs="Book Antiqua" w:eastAsia="Book Antiqua" w:hAnsi="Book Antiqua"/>
              <w:sz w:val="24"/>
              <w:szCs w:val="24"/>
            </w:rPr>
          </w:rPrChange>
        </w:rPr>
      </w:pPr>
      <w:del w:id="888" w:author="MUTILE WANYEE" w:date="2024-03-01T13:48:00Z">
        <w:r w:rsidDel="A1B105F9" w:rsidRPr="60BEB6A4">
          <w:rPr>
            <w:rFonts w:ascii="Book Antiqua" w:cs="Book Antiqua" w:eastAsia="Book Antiqua" w:hAnsi="Book Antiqua"/>
            <w:sz w:val="24"/>
            <w:szCs w:val="24"/>
            <w:rPrChange w:id="889" w:author="MUTILE WANYEE" w:date="2024-03-01T12:23:00Z">
              <w:rPr>
                <w:rFonts w:ascii="Book Antiqua" w:cs="Book Antiqua" w:eastAsia="Book Antiqua" w:hAnsi="Book Antiqua"/>
                <w:sz w:val="24"/>
                <w:szCs w:val="24"/>
              </w:rPr>
            </w:rPrChange>
          </w:rPr>
          <w:delText>The mandate calls for the development of a health workforce information system that is interlinked and interoperable across all the relevant sectors to provide some key data that will facilitate the monitoring the indicators of the NHWA.</w:delText>
        </w:r>
      </w:del>
    </w:p>
    <w:p>
      <w:pPr>
        <w:pStyle w:val="style0"/>
        <w:jc w:val="both"/>
        <w:rPr>
          <w:rFonts w:ascii="Book Antiqua" w:cs="Book Antiqua" w:eastAsia="Book Antiqua" w:hAnsi="Times New Roman"/>
          <w:sz w:val="20"/>
          <w:szCs w:val="24"/>
          <w:shd w:val="clear" w:color="auto" w:fill="auto"/>
          <w:rPrChange w:id="890" w:author="MUTILE WANYEE" w:date="2024-03-06T11:18:00Z">
            <w:rPr>
              <w:rFonts w:ascii="Book Antiqua" w:cs="Book Antiqua" w:eastAsia="Book Antiqua" w:hAnsi="Book Antiqua"/>
              <w:sz w:val="24"/>
              <w:szCs w:val="24"/>
            </w:rPr>
          </w:rPrChange>
        </w:rPr>
      </w:pPr>
      <w:r w:rsidRPr="910976BA">
        <w:rPr>
          <w:rFonts w:ascii="Book Antiqua" w:cs="Book Antiqua" w:eastAsia="Book Antiqua" w:hAnsi="Book Antiqua"/>
          <w:sz w:val="24"/>
          <w:szCs w:val="24"/>
          <w:rPrChange w:id="891" w:author="MUTILE WANYEE" w:date="2024-03-01T12:23:00Z">
            <w:rPr>
              <w:rFonts w:ascii="Book Antiqua" w:cs="Book Antiqua" w:eastAsia="Book Antiqua" w:hAnsi="Book Antiqua"/>
              <w:sz w:val="24"/>
              <w:szCs w:val="24"/>
            </w:rPr>
          </w:rPrChange>
        </w:rPr>
        <w:t xml:space="preserve">The main benefits </w:t>
      </w:r>
      <w:del w:id="892" w:author="MUTILE WANYEE" w:date="2024-03-01T14:06:00Z">
        <w:r w:rsidDel="47A8568C" w:rsidRPr="1FBA2B32">
          <w:rPr>
            <w:rFonts w:ascii="Book Antiqua" w:cs="Book Antiqua" w:eastAsia="Book Antiqua" w:hAnsi="Book Antiqua"/>
            <w:sz w:val="24"/>
            <w:szCs w:val="24"/>
            <w:rPrChange w:id="893" w:author="MUTILE WANYEE" w:date="2024-03-01T12:23:00Z">
              <w:rPr>
                <w:rFonts w:ascii="Book Antiqua" w:cs="Book Antiqua" w:eastAsia="Book Antiqua" w:hAnsi="Book Antiqua"/>
                <w:sz w:val="24"/>
                <w:szCs w:val="24"/>
              </w:rPr>
            </w:rPrChange>
          </w:rPr>
          <w:delText>of</w:delText>
        </w:r>
      </w:del>
      <w:ins w:id="894" w:author="MUTILE WANYEE" w:date="2024-03-01T14:06:00Z">
        <w:r w:rsidR="7DB9FFEB" w:rsidRPr="87396A17">
          <w:rPr>
            <w:rFonts w:ascii="Book Antiqua" w:cs="Book Antiqua" w:eastAsia="Book Antiqua" w:hAnsi="Book Antiqua"/>
            <w:sz w:val="24"/>
            <w:szCs w:val="24"/>
            <w:rPrChange w:id="895" w:author="MUTILE WANYEE" w:date="2024-03-01T12:23:00Z">
              <w:rPr>
                <w:rFonts w:ascii="Book Antiqua" w:cs="Book Antiqua" w:eastAsia="Book Antiqua" w:hAnsi="Book Antiqua"/>
                <w:sz w:val="24"/>
                <w:szCs w:val="24"/>
              </w:rPr>
            </w:rPrChange>
          </w:rPr>
          <w:t>that</w:t>
        </w:r>
      </w:ins>
      <w:r w:rsidRPr="59DEA47D">
        <w:rPr>
          <w:rFonts w:ascii="Book Antiqua" w:cs="Book Antiqua" w:eastAsia="Book Antiqua" w:hAnsi="Book Antiqua"/>
          <w:sz w:val="24"/>
          <w:szCs w:val="24"/>
          <w:rPrChange w:id="896" w:author="MUTILE WANYEE" w:date="2024-03-01T12:23:00Z">
            <w:rPr>
              <w:rFonts w:ascii="Book Antiqua" w:cs="Book Antiqua" w:eastAsia="Book Antiqua" w:hAnsi="Book Antiqua"/>
              <w:sz w:val="24"/>
              <w:szCs w:val="24"/>
            </w:rPr>
          </w:rPrChange>
        </w:rPr>
        <w:t xml:space="preserve"> </w:t>
      </w:r>
      <w:del w:id="897" w:author="MUTILE WANYEE" w:date="2024-03-01T14:04:00Z">
        <w:r w:rsidDel="F75060D2" w:rsidRPr="5B52579E">
          <w:rPr>
            <w:rFonts w:ascii="Book Antiqua" w:cs="Book Antiqua" w:eastAsia="Book Antiqua" w:hAnsi="Book Antiqua"/>
            <w:sz w:val="24"/>
            <w:szCs w:val="24"/>
            <w:rPrChange w:id="898" w:author="MUTILE WANYEE" w:date="2024-03-01T12:23:00Z">
              <w:rPr>
                <w:rFonts w:ascii="Book Antiqua" w:cs="Book Antiqua" w:eastAsia="Book Antiqua" w:hAnsi="Book Antiqua"/>
                <w:sz w:val="24"/>
                <w:szCs w:val="24"/>
              </w:rPr>
            </w:rPrChange>
          </w:rPr>
          <w:delText xml:space="preserve">using </w:delText>
        </w:r>
      </w:del>
      <w:ins w:id="899" w:author="MUTILE WANYEE" w:date="2024-03-01T14:04:00Z">
        <w:r w:rsidR="1D1B7DDF" w:rsidRPr="594FA8EC">
          <w:rPr>
            <w:rFonts w:ascii="Book Antiqua" w:cs="Book Antiqua" w:eastAsia="Book Antiqua" w:hAnsi="Book Antiqua"/>
            <w:sz w:val="24"/>
            <w:szCs w:val="24"/>
            <w:rPrChange w:id="900" w:author="MUTILE WANYEE" w:date="2024-03-01T12:23:00Z">
              <w:rPr>
                <w:rFonts w:ascii="Book Antiqua" w:cs="Book Antiqua" w:eastAsia="Book Antiqua" w:hAnsi="Book Antiqua"/>
                <w:sz w:val="24"/>
                <w:szCs w:val="24"/>
              </w:rPr>
            </w:rPrChange>
          </w:rPr>
          <w:t xml:space="preserve">the implementation of </w:t>
        </w:r>
      </w:ins>
      <w:r w:rsidRPr="35DF0A80">
        <w:rPr>
          <w:rFonts w:ascii="Book Antiqua" w:cs="Book Antiqua" w:eastAsia="Book Antiqua" w:hAnsi="Book Antiqua"/>
          <w:sz w:val="24"/>
          <w:szCs w:val="24"/>
          <w:rPrChange w:id="901" w:author="MUTILE WANYEE" w:date="2024-03-01T12:23:00Z">
            <w:rPr>
              <w:rFonts w:ascii="Book Antiqua" w:cs="Book Antiqua" w:eastAsia="Book Antiqua" w:hAnsi="Book Antiqua"/>
              <w:sz w:val="24"/>
              <w:szCs w:val="24"/>
            </w:rPr>
          </w:rPrChange>
        </w:rPr>
        <w:t>NHWA</w:t>
      </w:r>
      <w:ins w:id="902" w:author="MUTILE WANYEE" w:date="2024-03-01T14:06:00Z">
        <w:r w:rsidR="8B2E0463" w:rsidRPr="31C76888">
          <w:rPr>
            <w:rFonts w:ascii="Book Antiqua" w:cs="Book Antiqua" w:eastAsia="Book Antiqua" w:hAnsi="Book Antiqua"/>
            <w:sz w:val="24"/>
            <w:szCs w:val="24"/>
            <w:rPrChange w:id="903" w:author="MUTILE WANYEE" w:date="2024-03-01T12:23:00Z">
              <w:rPr>
                <w:rFonts w:ascii="Book Antiqua" w:cs="Book Antiqua" w:eastAsia="Book Antiqua" w:hAnsi="Book Antiqua"/>
                <w:sz w:val="24"/>
                <w:szCs w:val="24"/>
              </w:rPr>
            </w:rPrChange>
          </w:rPr>
          <w:t xml:space="preserve"> has enabled the health sector to access are: </w:t>
        </w:r>
      </w:ins>
      <w:del w:id="904" w:author="MUTILE WANYEE" w:date="2024-03-01T14:06:00Z">
        <w:r w:rsidDel="8F349A16" w:rsidRPr="3B981B71">
          <w:rPr>
            <w:rFonts w:ascii="Book Antiqua" w:cs="Book Antiqua" w:eastAsia="Book Antiqua" w:hAnsi="Book Antiqua"/>
            <w:sz w:val="24"/>
            <w:szCs w:val="24"/>
            <w:rPrChange w:id="905" w:author="MUTILE WANYEE" w:date="2024-03-01T12:23:00Z">
              <w:rPr>
                <w:rFonts w:ascii="Book Antiqua" w:cs="Book Antiqua" w:eastAsia="Book Antiqua" w:hAnsi="Book Antiqua"/>
                <w:sz w:val="24"/>
                <w:szCs w:val="24"/>
              </w:rPr>
            </w:rPrChange>
          </w:rPr>
          <w:delText xml:space="preserve"> are it will provide:</w:delText>
        </w:r>
      </w:del>
    </w:p>
    <w:p>
      <w:pPr>
        <w:pStyle w:val="style0"/>
        <w:numPr>
          <w:ilvl w:val="0"/>
          <w:numId w:val="9"/>
        </w:numPr>
        <w:spacing w:after="0"/>
        <w:ind w:left="720" w:hanging="360"/>
        <w:jc w:val="both"/>
        <w:rPr>
          <w:color w:val="000000"/>
          <w:sz w:val="24"/>
          <w:szCs w:val="24"/>
        </w:rPr>
      </w:pPr>
      <w:r w:rsidRPr="1E243706">
        <w:rPr>
          <w:rFonts w:ascii="Book Antiqua" w:cs="Book Antiqua" w:eastAsia="Book Antiqua" w:hAnsi="Book Antiqua"/>
          <w:color w:val="000000"/>
          <w:sz w:val="24"/>
          <w:szCs w:val="24"/>
          <w:rPrChange w:id="906" w:author="MUTILE WANYEE" w:date="2024-03-01T12:23:00Z">
            <w:rPr>
              <w:rFonts w:ascii="Book Antiqua" w:cs="Book Antiqua" w:eastAsia="Book Antiqua" w:hAnsi="Book Antiqua"/>
              <w:color w:val="000000"/>
              <w:sz w:val="24"/>
              <w:szCs w:val="24"/>
            </w:rPr>
          </w:rPrChange>
        </w:rPr>
        <w:t>A better understanding of the HWF</w:t>
      </w:r>
      <w:ins w:id="907" w:author="MUTILE WANYEE" w:date="2024-03-01T13:49:00Z">
        <w:r w:rsidR="FE1D8955" w:rsidRPr="A195F51F">
          <w:rPr>
            <w:rFonts w:ascii="Book Antiqua" w:cs="Book Antiqua" w:eastAsia="Book Antiqua" w:hAnsi="Book Antiqua"/>
            <w:color w:val="000000"/>
            <w:sz w:val="24"/>
            <w:szCs w:val="24"/>
            <w:rPrChange w:id="908" w:author="MUTILE WANYEE" w:date="2024-03-01T12:23:00Z">
              <w:rPr>
                <w:rFonts w:ascii="Book Antiqua" w:cs="Book Antiqua" w:eastAsia="Book Antiqua" w:hAnsi="Book Antiqua"/>
                <w:color w:val="000000"/>
                <w:sz w:val="24"/>
                <w:szCs w:val="24"/>
              </w:rPr>
            </w:rPrChange>
          </w:rPr>
          <w:t xml:space="preserve"> </w:t>
        </w:r>
      </w:ins>
      <w:del w:id="909" w:author="MUTILE WANYEE" w:date="2024-03-01T13:49:00Z">
        <w:r w:rsidDel="B08AC78B" w:rsidRPr="616D1E70">
          <w:rPr>
            <w:rFonts w:ascii="Book Antiqua" w:cs="Book Antiqua" w:eastAsia="Book Antiqua" w:hAnsi="Book Antiqua"/>
            <w:color w:val="000000"/>
            <w:sz w:val="24"/>
            <w:szCs w:val="24"/>
            <w:rPrChange w:id="910" w:author="MUTILE WANYEE" w:date="2024-03-01T12:23:00Z">
              <w:rPr>
                <w:rFonts w:ascii="Book Antiqua" w:cs="Book Antiqua" w:eastAsia="Book Antiqua" w:hAnsi="Book Antiqua"/>
                <w:color w:val="000000"/>
                <w:sz w:val="24"/>
                <w:szCs w:val="24"/>
              </w:rPr>
            </w:rPrChange>
          </w:rPr>
          <w:delText xml:space="preserve">, including its size, characteristics and distribution; to </w:delText>
        </w:r>
      </w:del>
      <w:r w:rsidRPr="53FC9FEC">
        <w:rPr>
          <w:rFonts w:ascii="Book Antiqua" w:cs="Book Antiqua" w:eastAsia="Book Antiqua" w:hAnsi="Book Antiqua"/>
          <w:color w:val="000000"/>
          <w:sz w:val="24"/>
          <w:szCs w:val="24"/>
          <w:rPrChange w:id="911" w:author="MUTILE WANYEE" w:date="2024-03-01T12:23:00Z">
            <w:rPr>
              <w:rFonts w:ascii="Book Antiqua" w:cs="Book Antiqua" w:eastAsia="Book Antiqua" w:hAnsi="Book Antiqua"/>
              <w:color w:val="000000"/>
              <w:sz w:val="24"/>
              <w:szCs w:val="24"/>
            </w:rPr>
          </w:rPrChange>
        </w:rPr>
        <w:t>generat</w:t>
      </w:r>
      <w:del w:id="912" w:author="MUTILE WANYEE" w:date="2024-03-01T14:09:00Z">
        <w:r w:rsidDel="5489A011" w:rsidRPr="72579717">
          <w:rPr>
            <w:rFonts w:ascii="Book Antiqua" w:cs="Book Antiqua" w:eastAsia="Book Antiqua" w:hAnsi="Book Antiqua"/>
            <w:color w:val="000000"/>
            <w:sz w:val="24"/>
            <w:szCs w:val="24"/>
            <w:rPrChange w:id="913" w:author="MUTILE WANYEE" w:date="2024-03-01T12:23:00Z">
              <w:rPr>
                <w:rFonts w:ascii="Book Antiqua" w:cs="Book Antiqua" w:eastAsia="Book Antiqua" w:hAnsi="Book Antiqua"/>
                <w:color w:val="000000"/>
                <w:sz w:val="24"/>
                <w:szCs w:val="24"/>
              </w:rPr>
            </w:rPrChange>
          </w:rPr>
          <w:delText>e</w:delText>
        </w:r>
      </w:del>
      <w:ins w:id="914" w:author="MUTILE WANYEE" w:date="2024-03-01T14:09:00Z">
        <w:r w:rsidR="1FF20350" w:rsidRPr="1962E926">
          <w:rPr>
            <w:rFonts w:ascii="Book Antiqua" w:cs="Book Antiqua" w:eastAsia="Book Antiqua" w:hAnsi="Book Antiqua"/>
            <w:color w:val="000000"/>
            <w:sz w:val="24"/>
            <w:szCs w:val="24"/>
            <w:rPrChange w:id="915" w:author="MUTILE WANYEE" w:date="2024-03-01T12:23:00Z">
              <w:rPr>
                <w:rFonts w:ascii="Book Antiqua" w:cs="Book Antiqua" w:eastAsia="Book Antiqua" w:hAnsi="Book Antiqua"/>
                <w:color w:val="000000"/>
                <w:sz w:val="24"/>
                <w:szCs w:val="24"/>
              </w:rPr>
            </w:rPrChange>
          </w:rPr>
          <w:t>ing an</w:t>
        </w:r>
      </w:ins>
      <w:r w:rsidRPr="22A2A824">
        <w:rPr>
          <w:rFonts w:ascii="Book Antiqua" w:cs="Book Antiqua" w:eastAsia="Book Antiqua" w:hAnsi="Book Antiqua"/>
          <w:color w:val="000000"/>
          <w:sz w:val="24"/>
          <w:szCs w:val="24"/>
          <w:rPrChange w:id="916" w:author="MUTILE WANYEE" w:date="2024-03-01T12:23:00Z">
            <w:rPr>
              <w:rFonts w:ascii="Book Antiqua" w:cs="Book Antiqua" w:eastAsia="Book Antiqua" w:hAnsi="Book Antiqua"/>
              <w:color w:val="000000"/>
              <w:sz w:val="24"/>
              <w:szCs w:val="24"/>
            </w:rPr>
          </w:rPrChange>
        </w:rPr>
        <w:t xml:space="preserve"> insight into the needs and possibilities for strengthening the</w:t>
      </w:r>
      <w:del w:id="917" w:author="MUTILE WANYEE" w:date="2024-03-01T14:09:00Z">
        <w:r w:rsidDel="3F6581B4" w:rsidRPr="AF10F9F7">
          <w:rPr>
            <w:rFonts w:ascii="Book Antiqua" w:cs="Book Antiqua" w:eastAsia="Book Antiqua" w:hAnsi="Book Antiqua"/>
            <w:color w:val="000000"/>
            <w:sz w:val="24"/>
            <w:szCs w:val="24"/>
            <w:rPrChange w:id="918" w:author="MUTILE WANYEE" w:date="2024-03-01T12:23:00Z">
              <w:rPr>
                <w:rFonts w:ascii="Book Antiqua" w:cs="Book Antiqua" w:eastAsia="Book Antiqua" w:hAnsi="Book Antiqua"/>
                <w:color w:val="000000"/>
                <w:sz w:val="24"/>
                <w:szCs w:val="24"/>
              </w:rPr>
            </w:rPrChange>
          </w:rPr>
          <w:delText xml:space="preserve">ir </w:delText>
        </w:r>
      </w:del>
      <w:ins w:id="919" w:author="MUTILE WANYEE" w:date="2024-03-01T14:09:00Z">
        <w:r w:rsidR="3FC3B526" w:rsidRPr="23A8203F">
          <w:rPr>
            <w:rFonts w:ascii="Book Antiqua" w:cs="Book Antiqua" w:eastAsia="Book Antiqua" w:hAnsi="Book Antiqua"/>
            <w:color w:val="000000"/>
            <w:sz w:val="24"/>
            <w:szCs w:val="24"/>
            <w:rPrChange w:id="920" w:author="MUTILE WANYEE" w:date="2024-03-01T12:23:00Z">
              <w:rPr>
                <w:rFonts w:ascii="Book Antiqua" w:cs="Book Antiqua" w:eastAsia="Book Antiqua" w:hAnsi="Book Antiqua"/>
                <w:color w:val="000000"/>
                <w:sz w:val="24"/>
                <w:szCs w:val="24"/>
              </w:rPr>
            </w:rPrChange>
          </w:rPr>
          <w:t xml:space="preserve"> </w:t>
        </w:r>
      </w:ins>
      <w:r w:rsidRPr="D859448E">
        <w:rPr>
          <w:rFonts w:ascii="Book Antiqua" w:cs="Book Antiqua" w:eastAsia="Book Antiqua" w:hAnsi="Book Antiqua"/>
          <w:color w:val="000000"/>
          <w:sz w:val="24"/>
          <w:szCs w:val="24"/>
          <w:rPrChange w:id="921" w:author="MUTILE WANYEE" w:date="2024-03-01T12:23:00Z">
            <w:rPr>
              <w:rFonts w:ascii="Book Antiqua" w:cs="Book Antiqua" w:eastAsia="Book Antiqua" w:hAnsi="Book Antiqua"/>
              <w:color w:val="000000"/>
              <w:sz w:val="24"/>
              <w:szCs w:val="24"/>
            </w:rPr>
          </w:rPrChange>
        </w:rPr>
        <w:t>health workforce.</w:t>
      </w:r>
    </w:p>
    <w:p>
      <w:pPr>
        <w:pStyle w:val="style0"/>
        <w:numPr>
          <w:ilvl w:val="0"/>
          <w:numId w:val="9"/>
        </w:numPr>
        <w:spacing w:after="0"/>
        <w:ind w:left="720" w:hanging="360"/>
        <w:jc w:val="both"/>
        <w:rPr>
          <w:del w:id="922" w:author="MUTILE WANYEE" w:date="2024-03-01T14:12:00Z"/>
          <w:color w:val="000000"/>
          <w:sz w:val="24"/>
          <w:szCs w:val="24"/>
        </w:rPr>
      </w:pPr>
      <w:r w:rsidRPr="0AD7CAAC">
        <w:rPr>
          <w:rFonts w:ascii="Book Antiqua" w:cs="Book Antiqua" w:eastAsia="Book Antiqua" w:hAnsi="Book Antiqua"/>
          <w:color w:val="000000"/>
          <w:sz w:val="24"/>
          <w:szCs w:val="24"/>
          <w:rPrChange w:id="923" w:author="MUTILE WANYEE" w:date="2024-03-01T12:23:00Z">
            <w:rPr>
              <w:rFonts w:ascii="Book Antiqua" w:cs="Book Antiqua" w:eastAsia="Book Antiqua" w:hAnsi="Book Antiqua"/>
              <w:color w:val="000000"/>
              <w:sz w:val="24"/>
              <w:szCs w:val="24"/>
            </w:rPr>
          </w:rPrChange>
        </w:rPr>
        <w:t xml:space="preserve">High-quality </w:t>
      </w:r>
      <w:ins w:id="924" w:author="MUTILE WANYEE" w:date="2024-03-01T14:10:00Z">
        <w:r w:rsidR="D5FCE3BE" w:rsidRPr="7EEF67D0">
          <w:rPr>
            <w:rFonts w:ascii="Book Antiqua" w:cs="Book Antiqua" w:eastAsia="Book Antiqua" w:hAnsi="Book Antiqua"/>
            <w:color w:val="000000"/>
            <w:sz w:val="24"/>
            <w:szCs w:val="24"/>
            <w:rPrChange w:id="925" w:author="MUTILE WANYEE" w:date="2024-03-01T12:23:00Z">
              <w:rPr>
                <w:rFonts w:ascii="Book Antiqua" w:cs="Book Antiqua" w:eastAsia="Book Antiqua" w:hAnsi="Book Antiqua"/>
                <w:color w:val="000000"/>
                <w:sz w:val="24"/>
                <w:szCs w:val="24"/>
              </w:rPr>
            </w:rPrChange>
          </w:rPr>
          <w:t xml:space="preserve">HWF </w:t>
        </w:r>
      </w:ins>
      <w:r w:rsidRPr="EF840F3F">
        <w:rPr>
          <w:rFonts w:ascii="Book Antiqua" w:cs="Book Antiqua" w:eastAsia="Book Antiqua" w:hAnsi="Book Antiqua"/>
          <w:color w:val="000000"/>
          <w:sz w:val="24"/>
          <w:szCs w:val="24"/>
          <w:rPrChange w:id="926" w:author="MUTILE WANYEE" w:date="2024-03-01T12:23:00Z">
            <w:rPr>
              <w:rFonts w:ascii="Book Antiqua" w:cs="Book Antiqua" w:eastAsia="Book Antiqua" w:hAnsi="Book Antiqua"/>
              <w:color w:val="000000"/>
              <w:sz w:val="24"/>
              <w:szCs w:val="24"/>
            </w:rPr>
          </w:rPrChange>
        </w:rPr>
        <w:t>information</w:t>
      </w:r>
      <w:ins w:id="927" w:author="MUTILE WANYEE" w:date="2024-03-01T14:11:00Z">
        <w:r w:rsidR="37C02BAB" w:rsidRPr="957A4175">
          <w:rPr>
            <w:rFonts w:ascii="Book Antiqua" w:cs="Book Antiqua" w:eastAsia="Book Antiqua" w:hAnsi="Book Antiqua"/>
            <w:color w:val="000000"/>
            <w:sz w:val="24"/>
            <w:szCs w:val="24"/>
            <w:rPrChange w:id="928" w:author="MUTILE WANYEE" w:date="2024-03-01T12:23:00Z">
              <w:rPr>
                <w:rFonts w:ascii="Book Antiqua" w:cs="Book Antiqua" w:eastAsia="Book Antiqua" w:hAnsi="Book Antiqua"/>
                <w:color w:val="000000"/>
                <w:sz w:val="24"/>
                <w:szCs w:val="24"/>
              </w:rPr>
            </w:rPrChange>
          </w:rPr>
          <w:t xml:space="preserve"> </w:t>
        </w:r>
      </w:ins>
      <w:del w:id="929" w:author="MUTILE WANYEE" w:date="2024-03-01T14:11:00Z">
        <w:r w:rsidDel="266CA756" w:rsidRPr="E7B6594A">
          <w:rPr>
            <w:rFonts w:ascii="Book Antiqua" w:cs="Book Antiqua" w:eastAsia="Book Antiqua" w:hAnsi="Book Antiqua"/>
            <w:color w:val="000000"/>
            <w:sz w:val="24"/>
            <w:szCs w:val="24"/>
            <w:rPrChange w:id="930" w:author="MUTILE WANYEE" w:date="2024-03-01T12:23:00Z">
              <w:rPr>
                <w:rFonts w:ascii="Book Antiqua" w:cs="Book Antiqua" w:eastAsia="Book Antiqua" w:hAnsi="Book Antiqua"/>
                <w:color w:val="000000"/>
                <w:sz w:val="24"/>
                <w:szCs w:val="24"/>
              </w:rPr>
            </w:rPrChange>
          </w:rPr>
          <w:delText xml:space="preserve"> on the HWF that informs </w:delText>
        </w:r>
      </w:del>
      <w:ins w:id="931" w:author="MUTILE WANYEE" w:date="2024-03-01T14:10:00Z">
        <w:r w:rsidR="12B80F18" w:rsidRPr="E61BD2F5">
          <w:rPr>
            <w:rFonts w:ascii="Book Antiqua" w:cs="Book Antiqua" w:eastAsia="Book Antiqua" w:hAnsi="Book Antiqua"/>
            <w:color w:val="000000"/>
            <w:sz w:val="24"/>
            <w:szCs w:val="24"/>
            <w:rPrChange w:id="932" w:author="MUTILE WANYEE" w:date="2024-03-01T12:23:00Z">
              <w:rPr>
                <w:rFonts w:ascii="Book Antiqua" w:cs="Book Antiqua" w:eastAsia="Book Antiqua" w:hAnsi="Book Antiqua"/>
                <w:color w:val="000000"/>
                <w:sz w:val="24"/>
                <w:szCs w:val="24"/>
              </w:rPr>
            </w:rPrChange>
          </w:rPr>
          <w:t xml:space="preserve">for </w:t>
        </w:r>
      </w:ins>
      <w:r w:rsidRPr="0CDFB2A7">
        <w:rPr>
          <w:rFonts w:ascii="Book Antiqua" w:cs="Book Antiqua" w:eastAsia="Book Antiqua" w:hAnsi="Book Antiqua"/>
          <w:color w:val="000000"/>
          <w:sz w:val="24"/>
          <w:szCs w:val="24"/>
          <w:rPrChange w:id="933" w:author="MUTILE WANYEE" w:date="2024-03-01T12:23:00Z">
            <w:rPr>
              <w:rFonts w:ascii="Book Antiqua" w:cs="Book Antiqua" w:eastAsia="Book Antiqua" w:hAnsi="Book Antiqua"/>
              <w:color w:val="000000"/>
              <w:sz w:val="24"/>
              <w:szCs w:val="24"/>
            </w:rPr>
          </w:rPrChange>
        </w:rPr>
        <w:t>evidence-based policy</w:t>
      </w:r>
      <w:ins w:id="934" w:author="MUTILE WANYEE" w:date="2024-03-01T14:11:00Z">
        <w:r w:rsidR="5A814B75" w:rsidRPr="700C2404">
          <w:rPr>
            <w:rFonts w:ascii="Book Antiqua" w:cs="Book Antiqua" w:eastAsia="Book Antiqua" w:hAnsi="Book Antiqua"/>
            <w:color w:val="000000"/>
            <w:sz w:val="24"/>
            <w:szCs w:val="24"/>
            <w:rPrChange w:id="935" w:author="MUTILE WANYEE" w:date="2024-03-01T12:23:00Z">
              <w:rPr>
                <w:rFonts w:ascii="Book Antiqua" w:cs="Book Antiqua" w:eastAsia="Book Antiqua" w:hAnsi="Book Antiqua"/>
                <w:color w:val="000000"/>
                <w:sz w:val="24"/>
                <w:szCs w:val="24"/>
              </w:rPr>
            </w:rPrChange>
          </w:rPr>
          <w:t xml:space="preserve"> strategies,</w:t>
        </w:r>
      </w:ins>
      <w:r w:rsidRPr="C9FB040D">
        <w:rPr>
          <w:rFonts w:ascii="Book Antiqua" w:cs="Book Antiqua" w:eastAsia="Book Antiqua" w:hAnsi="Book Antiqua"/>
          <w:color w:val="000000"/>
          <w:sz w:val="24"/>
          <w:szCs w:val="24"/>
          <w:rPrChange w:id="936" w:author="MUTILE WANYEE" w:date="2024-03-01T12:23:00Z">
            <w:rPr>
              <w:rFonts w:ascii="Book Antiqua" w:cs="Book Antiqua" w:eastAsia="Book Antiqua" w:hAnsi="Book Antiqua"/>
              <w:color w:val="000000"/>
              <w:sz w:val="24"/>
              <w:szCs w:val="24"/>
            </w:rPr>
          </w:rPrChange>
        </w:rPr>
        <w:t xml:space="preserve"> decision</w:t>
      </w:r>
      <w:ins w:id="937" w:author="MUTILE WANYEE" w:date="2024-03-01T14:12:00Z">
        <w:r w:rsidR="B8AA7822" w:rsidRPr="AD89C371">
          <w:rPr>
            <w:rFonts w:ascii="Book Antiqua" w:cs="Book Antiqua" w:eastAsia="Book Antiqua" w:hAnsi="Book Antiqua"/>
            <w:color w:val="000000"/>
            <w:sz w:val="24"/>
            <w:szCs w:val="24"/>
            <w:rPrChange w:id="938" w:author="MUTILE WANYEE" w:date="2024-03-01T12:23:00Z">
              <w:rPr>
                <w:rFonts w:ascii="Book Antiqua" w:cs="Book Antiqua" w:eastAsia="Book Antiqua" w:hAnsi="Book Antiqua"/>
                <w:color w:val="000000"/>
                <w:sz w:val="24"/>
                <w:szCs w:val="24"/>
              </w:rPr>
            </w:rPrChange>
          </w:rPr>
          <w:t xml:space="preserve"> making and </w:t>
        </w:r>
      </w:ins>
      <w:del w:id="939" w:author="MUTILE WANYEE" w:date="2024-03-01T14:12:00Z">
        <w:r w:rsidDel="C9DA71EC" w:rsidRPr="74FD0E93">
          <w:rPr>
            <w:rFonts w:ascii="Book Antiqua" w:cs="Book Antiqua" w:eastAsia="Book Antiqua" w:hAnsi="Book Antiqua"/>
            <w:color w:val="000000"/>
            <w:sz w:val="24"/>
            <w:szCs w:val="24"/>
            <w:rPrChange w:id="940" w:author="MUTILE WANYEE" w:date="2024-03-01T12:23:00Z">
              <w:rPr>
                <w:rFonts w:ascii="Book Antiqua" w:cs="Book Antiqua" w:eastAsia="Book Antiqua" w:hAnsi="Book Antiqua"/>
                <w:color w:val="000000"/>
                <w:sz w:val="24"/>
                <w:szCs w:val="24"/>
              </w:rPr>
            </w:rPrChange>
          </w:rPr>
          <w:delText>s according to country needs.</w:delText>
        </w:r>
      </w:del>
    </w:p>
    <w:p>
      <w:pPr>
        <w:pStyle w:val="style0"/>
        <w:numPr>
          <w:ilvl w:val="0"/>
          <w:numId w:val="9"/>
        </w:numPr>
        <w:spacing w:after="0"/>
        <w:ind w:left="720" w:hanging="360"/>
        <w:jc w:val="both"/>
        <w:rPr>
          <w:del w:id="941" w:author="MUTILE WANYEE" w:date="2024-03-01T14:15:00Z"/>
          <w:color w:val="000000"/>
          <w:sz w:val="24"/>
          <w:szCs w:val="24"/>
        </w:rPr>
      </w:pPr>
      <w:del w:id="942" w:author="MUTILE WANYEE" w:date="2024-03-01T14:12:00Z">
        <w:r w:rsidDel="E7B0492A" w:rsidRPr="087F6A4F">
          <w:rPr>
            <w:rFonts w:ascii="Book Antiqua" w:cs="Book Antiqua" w:eastAsia="Book Antiqua" w:hAnsi="Book Antiqua"/>
            <w:color w:val="000000"/>
            <w:sz w:val="24"/>
            <w:szCs w:val="24"/>
            <w:rPrChange w:id="943" w:author="MUTILE WANYEE" w:date="2024-03-01T12:23:00Z">
              <w:rPr>
                <w:rFonts w:ascii="Book Antiqua" w:cs="Book Antiqua" w:eastAsia="Book Antiqua" w:hAnsi="Book Antiqua"/>
                <w:color w:val="000000"/>
                <w:sz w:val="24"/>
                <w:szCs w:val="24"/>
              </w:rPr>
            </w:rPrChange>
          </w:rPr>
          <w:delText xml:space="preserve">An ability to guide and inform </w:delText>
        </w:r>
      </w:del>
      <w:r w:rsidRPr="2D7E6E64">
        <w:rPr>
          <w:rFonts w:ascii="Book Antiqua" w:cs="Book Antiqua" w:eastAsia="Book Antiqua" w:hAnsi="Book Antiqua"/>
          <w:color w:val="000000"/>
          <w:sz w:val="24"/>
          <w:szCs w:val="24"/>
          <w:rPrChange w:id="944" w:author="MUTILE WANYEE" w:date="2024-03-01T12:23:00Z">
            <w:rPr>
              <w:rFonts w:ascii="Book Antiqua" w:cs="Book Antiqua" w:eastAsia="Book Antiqua" w:hAnsi="Book Antiqua"/>
              <w:color w:val="000000"/>
              <w:sz w:val="24"/>
              <w:szCs w:val="24"/>
            </w:rPr>
          </w:rPrChange>
        </w:rPr>
        <w:t>the transformation and scale-up of HWF education and</w:t>
      </w:r>
    </w:p>
    <w:p>
      <w:pPr>
        <w:pStyle w:val="style0"/>
        <w:numPr>
          <w:ilvl w:val="0"/>
          <w:numId w:val="9"/>
        </w:numPr>
        <w:spacing w:after="0"/>
        <w:ind w:left="720" w:hanging="360"/>
        <w:jc w:val="both"/>
        <w:rPr>
          <w:rFonts w:ascii="Book Antiqua" w:cs="Book Antiqua" w:eastAsia="Book Antiqua" w:hAnsi="Times New Roman"/>
          <w:color w:val="auto"/>
          <w:sz w:val="20"/>
          <w:szCs w:val="24"/>
          <w:shd w:val="clear" w:color="auto" w:fill="auto"/>
          <w:rPrChange w:id="945" w:author="MUTILE WANYEE" w:date="2024-03-01T14:15:00Z">
            <w:rPr>
              <w:rFonts w:ascii="Book Antiqua" w:cs="Book Antiqua" w:eastAsia="Book Antiqua" w:hAnsi="Book Antiqua"/>
              <w:color w:val="000000"/>
              <w:sz w:val="24"/>
              <w:szCs w:val="24"/>
            </w:rPr>
          </w:rPrChange>
        </w:rPr>
        <w:pPrChange w:id="946" w:author="MUTILE WANYEE" w:date="2024-03-01T14:15:00Z">
          <w:pPr>
            <w:pStyle w:val="style0"/>
            <w:spacing w:after="0"/>
            <w:ind w:left="720" w:firstLine="0"/>
            <w:jc w:val="both"/>
          </w:pPr>
        </w:pPrChange>
      </w:pPr>
      <w:ins w:id="947" w:author="MUTILE WANYEE" w:date="2024-03-01T14:15:00Z">
        <w:r w:rsidR="A47311A8" w:rsidRPr="98991A6E">
          <w:rPr>
            <w:rFonts w:ascii="Book Antiqua" w:cs="Book Antiqua" w:eastAsia="Book Antiqua" w:hAnsi="Book Antiqua"/>
            <w:color w:val="000000"/>
            <w:sz w:val="24"/>
            <w:szCs w:val="24"/>
            <w:rPrChange w:id="948" w:author="MUTILE WANYEE" w:date="2024-03-01T12:23:00Z">
              <w:rPr>
                <w:rFonts w:ascii="Book Antiqua" w:cs="Book Antiqua" w:eastAsia="Book Antiqua" w:hAnsi="Book Antiqua"/>
                <w:color w:val="000000"/>
                <w:sz w:val="24"/>
                <w:szCs w:val="24"/>
              </w:rPr>
            </w:rPrChange>
          </w:rPr>
          <w:t xml:space="preserve"> </w:t>
        </w:r>
      </w:ins>
      <w:r w:rsidRPr="776018D0">
        <w:rPr>
          <w:rFonts w:ascii="Book Antiqua" w:cs="Book Antiqua" w:eastAsia="Book Antiqua" w:hAnsi="Book Antiqua"/>
          <w:color w:val="000000"/>
          <w:sz w:val="24"/>
          <w:szCs w:val="24"/>
          <w:rPrChange w:id="949" w:author="MUTILE WANYEE" w:date="2024-03-01T12:23:00Z">
            <w:rPr>
              <w:rFonts w:ascii="Book Antiqua" w:cs="Book Antiqua" w:eastAsia="Book Antiqua" w:hAnsi="Book Antiqua"/>
              <w:color w:val="000000"/>
              <w:sz w:val="24"/>
              <w:szCs w:val="24"/>
            </w:rPr>
          </w:rPrChange>
        </w:rPr>
        <w:t>training</w:t>
      </w:r>
      <w:del w:id="950" w:author="MUTILE WANYEE" w:date="2024-03-01T14:15:00Z">
        <w:r w:rsidDel="0A59D4BF" w:rsidRPr="A922C95A">
          <w:rPr>
            <w:rFonts w:ascii="Book Antiqua" w:cs="Book Antiqua" w:eastAsia="Book Antiqua" w:hAnsi="Book Antiqua"/>
            <w:color w:val="000000"/>
            <w:sz w:val="24"/>
            <w:szCs w:val="24"/>
            <w:rPrChange w:id="951" w:author="MUTILE WANYEE" w:date="2024-03-01T12:23:00Z">
              <w:rPr>
                <w:rFonts w:ascii="Book Antiqua" w:cs="Book Antiqua" w:eastAsia="Book Antiqua" w:hAnsi="Book Antiqua"/>
                <w:color w:val="000000"/>
                <w:sz w:val="24"/>
                <w:szCs w:val="24"/>
              </w:rPr>
            </w:rPrChange>
          </w:rPr>
          <w:delText xml:space="preserve"> in support of UHC</w:delText>
        </w:r>
      </w:del>
      <w:r w:rsidRPr="C195CF90">
        <w:rPr>
          <w:rFonts w:ascii="Book Antiqua" w:cs="Book Antiqua" w:eastAsia="Book Antiqua" w:hAnsi="Book Antiqua"/>
          <w:color w:val="000000"/>
          <w:sz w:val="24"/>
          <w:szCs w:val="24"/>
          <w:rPrChange w:id="952" w:author="MUTILE WANYEE" w:date="2024-03-01T12:23:00Z">
            <w:rPr>
              <w:rFonts w:ascii="Book Antiqua" w:cs="Book Antiqua" w:eastAsia="Book Antiqua" w:hAnsi="Book Antiqua"/>
              <w:color w:val="000000"/>
              <w:sz w:val="24"/>
              <w:szCs w:val="24"/>
            </w:rPr>
          </w:rPrChange>
        </w:rPr>
        <w:t>.</w:t>
      </w:r>
    </w:p>
    <w:p>
      <w:pPr>
        <w:pStyle w:val="style0"/>
        <w:numPr>
          <w:ilvl w:val="0"/>
          <w:numId w:val="9"/>
        </w:numPr>
        <w:spacing w:after="0"/>
        <w:ind w:left="720" w:hanging="360"/>
        <w:jc w:val="both"/>
        <w:rPr>
          <w:color w:val="000000"/>
          <w:sz w:val="24"/>
          <w:szCs w:val="24"/>
        </w:rPr>
      </w:pPr>
      <w:del w:id="953" w:author="MUTILE WANYEE" w:date="2024-03-01T14:16:00Z">
        <w:r w:rsidDel="DC8D23D2" w:rsidRPr="1B27DB82">
          <w:rPr>
            <w:rFonts w:ascii="Book Antiqua" w:cs="Book Antiqua" w:eastAsia="Book Antiqua" w:hAnsi="Book Antiqua"/>
            <w:color w:val="000000"/>
            <w:sz w:val="24"/>
            <w:szCs w:val="24"/>
            <w:rPrChange w:id="954" w:author="MUTILE WANYEE" w:date="2024-03-01T12:23:00Z">
              <w:rPr>
                <w:rFonts w:ascii="Book Antiqua" w:cs="Book Antiqua" w:eastAsia="Book Antiqua" w:hAnsi="Book Antiqua"/>
                <w:color w:val="000000"/>
                <w:sz w:val="24"/>
                <w:szCs w:val="24"/>
              </w:rPr>
            </w:rPrChange>
          </w:rPr>
          <w:delText>Strengthened policies, strategies and plans, through i</w:delText>
        </w:r>
      </w:del>
      <w:ins w:id="955" w:author="MUTILE WANYEE" w:date="2024-03-01T14:16:00Z">
        <w:r w:rsidR="B91DBE07" w:rsidRPr="089A0932">
          <w:rPr>
            <w:rFonts w:ascii="Book Antiqua" w:cs="Book Antiqua" w:eastAsia="Book Antiqua" w:hAnsi="Book Antiqua"/>
            <w:color w:val="000000"/>
            <w:sz w:val="24"/>
            <w:szCs w:val="24"/>
            <w:rPrChange w:id="956" w:author="MUTILE WANYEE" w:date="2024-03-01T12:23:00Z">
              <w:rPr>
                <w:rFonts w:ascii="Book Antiqua" w:cs="Book Antiqua" w:eastAsia="Book Antiqua" w:hAnsi="Book Antiqua"/>
                <w:color w:val="000000"/>
                <w:sz w:val="24"/>
                <w:szCs w:val="24"/>
              </w:rPr>
            </w:rPrChange>
          </w:rPr>
          <w:t>Increased i</w:t>
        </w:r>
      </w:ins>
      <w:r w:rsidRPr="8FA29940">
        <w:rPr>
          <w:rFonts w:ascii="Book Antiqua" w:cs="Book Antiqua" w:eastAsia="Book Antiqua" w:hAnsi="Book Antiqua"/>
          <w:color w:val="000000"/>
          <w:sz w:val="24"/>
          <w:szCs w:val="24"/>
          <w:rPrChange w:id="957" w:author="MUTILE WANYEE" w:date="2024-03-01T12:23:00Z">
            <w:rPr>
              <w:rFonts w:ascii="Book Antiqua" w:cs="Book Antiqua" w:eastAsia="Book Antiqua" w:hAnsi="Book Antiqua"/>
              <w:color w:val="000000"/>
              <w:sz w:val="24"/>
              <w:szCs w:val="24"/>
            </w:rPr>
          </w:rPrChange>
        </w:rPr>
        <w:t xml:space="preserve">ntersectoral policy dialogue among the </w:t>
      </w:r>
      <w:del w:id="958" w:author="MUTILE WANYEE" w:date="2024-03-01T14:18:00Z">
        <w:r w:rsidDel="146AF218" w:rsidRPr="747CECD5">
          <w:rPr>
            <w:rFonts w:ascii="Book Antiqua" w:cs="Book Antiqua" w:eastAsia="Book Antiqua" w:hAnsi="Book Antiqua"/>
            <w:color w:val="000000"/>
            <w:sz w:val="24"/>
            <w:szCs w:val="24"/>
            <w:rPrChange w:id="959" w:author="MUTILE WANYEE" w:date="2024-03-01T12:23:00Z">
              <w:rPr>
                <w:rFonts w:ascii="Book Antiqua" w:cs="Book Antiqua" w:eastAsia="Book Antiqua" w:hAnsi="Book Antiqua"/>
                <w:color w:val="000000"/>
                <w:sz w:val="24"/>
                <w:szCs w:val="24"/>
              </w:rPr>
            </w:rPrChange>
          </w:rPr>
          <w:delText>relevant m</w:delText>
        </w:r>
      </w:del>
      <w:ins w:id="960" w:author="MUTILE WANYEE" w:date="2024-03-01T14:18:00Z">
        <w:r w:rsidR="763D681C" w:rsidRPr="5DD549DA">
          <w:rPr>
            <w:rFonts w:ascii="Book Antiqua" w:cs="Book Antiqua" w:eastAsia="Book Antiqua" w:hAnsi="Book Antiqua"/>
            <w:color w:val="000000"/>
            <w:sz w:val="24"/>
            <w:szCs w:val="24"/>
            <w:rPrChange w:id="961" w:author="MUTILE WANYEE" w:date="2024-03-01T12:23:00Z">
              <w:rPr>
                <w:rFonts w:ascii="Book Antiqua" w:cs="Book Antiqua" w:eastAsia="Book Antiqua" w:hAnsi="Book Antiqua"/>
                <w:color w:val="000000"/>
                <w:sz w:val="24"/>
                <w:szCs w:val="24"/>
              </w:rPr>
            </w:rPrChange>
          </w:rPr>
          <w:t>M</w:t>
        </w:r>
      </w:ins>
      <w:r w:rsidRPr="9E0F576F">
        <w:rPr>
          <w:rFonts w:ascii="Book Antiqua" w:cs="Book Antiqua" w:eastAsia="Book Antiqua" w:hAnsi="Book Antiqua"/>
          <w:color w:val="000000"/>
          <w:sz w:val="24"/>
          <w:szCs w:val="24"/>
          <w:rPrChange w:id="962" w:author="MUTILE WANYEE" w:date="2024-03-01T12:23:00Z">
            <w:rPr>
              <w:rFonts w:ascii="Book Antiqua" w:cs="Book Antiqua" w:eastAsia="Book Antiqua" w:hAnsi="Book Antiqua"/>
              <w:color w:val="000000"/>
              <w:sz w:val="24"/>
              <w:szCs w:val="24"/>
            </w:rPr>
          </w:rPrChange>
        </w:rPr>
        <w:t xml:space="preserve">inistries </w:t>
      </w:r>
      <w:del w:id="963" w:author="MUTILE WANYEE" w:date="2024-03-01T14:18:00Z">
        <w:r w:rsidDel="9D3EF0C6" w:rsidRPr="943AA55D">
          <w:rPr>
            <w:rFonts w:ascii="Book Antiqua" w:cs="Book Antiqua" w:eastAsia="Book Antiqua" w:hAnsi="Book Antiqua"/>
            <w:color w:val="000000"/>
            <w:sz w:val="24"/>
            <w:szCs w:val="24"/>
            <w:rPrChange w:id="964" w:author="MUTILE WANYEE" w:date="2024-03-01T12:23:00Z">
              <w:rPr>
                <w:rFonts w:ascii="Book Antiqua" w:cs="Book Antiqua" w:eastAsia="Book Antiqua" w:hAnsi="Book Antiqua"/>
                <w:color w:val="000000"/>
                <w:sz w:val="24"/>
                <w:szCs w:val="24"/>
              </w:rPr>
            </w:rPrChange>
          </w:rPr>
          <w:delText xml:space="preserve">that may include those </w:delText>
        </w:r>
      </w:del>
      <w:r w:rsidRPr="034A6036">
        <w:rPr>
          <w:rFonts w:ascii="Book Antiqua" w:cs="Book Antiqua" w:eastAsia="Book Antiqua" w:hAnsi="Book Antiqua"/>
          <w:color w:val="000000"/>
          <w:sz w:val="24"/>
          <w:szCs w:val="24"/>
          <w:rPrChange w:id="965" w:author="MUTILE WANYEE" w:date="2024-03-01T12:23:00Z">
            <w:rPr>
              <w:rFonts w:ascii="Book Antiqua" w:cs="Book Antiqua" w:eastAsia="Book Antiqua" w:hAnsi="Book Antiqua"/>
              <w:color w:val="000000"/>
              <w:sz w:val="24"/>
              <w:szCs w:val="24"/>
            </w:rPr>
          </w:rPrChange>
        </w:rPr>
        <w:t xml:space="preserve">of </w:t>
      </w:r>
      <w:del w:id="966" w:author="MUTILE WANYEE" w:date="2024-03-01T14:18:00Z">
        <w:r w:rsidDel="EA110834" w:rsidRPr="AED19C3E">
          <w:rPr>
            <w:rFonts w:ascii="Book Antiqua" w:cs="Book Antiqua" w:eastAsia="Book Antiqua" w:hAnsi="Book Antiqua"/>
            <w:color w:val="000000"/>
            <w:sz w:val="24"/>
            <w:szCs w:val="24"/>
            <w:rPrChange w:id="967" w:author="MUTILE WANYEE" w:date="2024-03-01T12:23:00Z">
              <w:rPr>
                <w:rFonts w:ascii="Book Antiqua" w:cs="Book Antiqua" w:eastAsia="Book Antiqua" w:hAnsi="Book Antiqua"/>
                <w:color w:val="000000"/>
                <w:sz w:val="24"/>
                <w:szCs w:val="24"/>
              </w:rPr>
            </w:rPrChange>
          </w:rPr>
          <w:delText>e</w:delText>
        </w:r>
      </w:del>
      <w:ins w:id="968" w:author="MUTILE WANYEE" w:date="2024-03-01T14:18:00Z">
        <w:r w:rsidR="90A2877E" w:rsidRPr="14067FE5">
          <w:rPr>
            <w:rFonts w:ascii="Book Antiqua" w:cs="Book Antiqua" w:eastAsia="Book Antiqua" w:hAnsi="Book Antiqua"/>
            <w:color w:val="000000"/>
            <w:sz w:val="24"/>
            <w:szCs w:val="24"/>
            <w:rPrChange w:id="969" w:author="MUTILE WANYEE" w:date="2024-03-01T12:23:00Z">
              <w:rPr>
                <w:rFonts w:ascii="Book Antiqua" w:cs="Book Antiqua" w:eastAsia="Book Antiqua" w:hAnsi="Book Antiqua"/>
                <w:color w:val="000000"/>
                <w:sz w:val="24"/>
                <w:szCs w:val="24"/>
              </w:rPr>
            </w:rPrChange>
          </w:rPr>
          <w:t>E</w:t>
        </w:r>
      </w:ins>
      <w:r w:rsidRPr="A576591C">
        <w:rPr>
          <w:rFonts w:ascii="Book Antiqua" w:cs="Book Antiqua" w:eastAsia="Book Antiqua" w:hAnsi="Book Antiqua"/>
          <w:color w:val="000000"/>
          <w:sz w:val="24"/>
          <w:szCs w:val="24"/>
          <w:rPrChange w:id="970" w:author="MUTILE WANYEE" w:date="2024-03-01T12:23:00Z">
            <w:rPr>
              <w:rFonts w:ascii="Book Antiqua" w:cs="Book Antiqua" w:eastAsia="Book Antiqua" w:hAnsi="Book Antiqua"/>
              <w:color w:val="000000"/>
              <w:sz w:val="24"/>
              <w:szCs w:val="24"/>
            </w:rPr>
          </w:rPrChange>
        </w:rPr>
        <w:t xml:space="preserve">ducation, </w:t>
      </w:r>
      <w:del w:id="971" w:author="MUTILE WANYEE" w:date="2024-03-01T14:18:00Z">
        <w:r w:rsidDel="BCDD26C2" w:rsidRPr="CE2C76FA">
          <w:rPr>
            <w:rFonts w:ascii="Book Antiqua" w:cs="Book Antiqua" w:eastAsia="Book Antiqua" w:hAnsi="Book Antiqua"/>
            <w:color w:val="000000"/>
            <w:sz w:val="24"/>
            <w:szCs w:val="24"/>
            <w:rPrChange w:id="972" w:author="MUTILE WANYEE" w:date="2024-03-01T12:23:00Z">
              <w:rPr>
                <w:rFonts w:ascii="Book Antiqua" w:cs="Book Antiqua" w:eastAsia="Book Antiqua" w:hAnsi="Book Antiqua"/>
                <w:color w:val="000000"/>
                <w:sz w:val="24"/>
                <w:szCs w:val="24"/>
              </w:rPr>
            </w:rPrChange>
          </w:rPr>
          <w:delText>h</w:delText>
        </w:r>
      </w:del>
      <w:ins w:id="973" w:author="MUTILE WANYEE" w:date="2024-03-01T14:18:00Z">
        <w:r w:rsidR="468D32D3" w:rsidRPr="8AA96280">
          <w:rPr>
            <w:rFonts w:ascii="Book Antiqua" w:cs="Book Antiqua" w:eastAsia="Book Antiqua" w:hAnsi="Book Antiqua"/>
            <w:color w:val="000000"/>
            <w:sz w:val="24"/>
            <w:szCs w:val="24"/>
            <w:rPrChange w:id="974" w:author="MUTILE WANYEE" w:date="2024-03-01T12:23:00Z">
              <w:rPr>
                <w:rFonts w:ascii="Book Antiqua" w:cs="Book Antiqua" w:eastAsia="Book Antiqua" w:hAnsi="Book Antiqua"/>
                <w:color w:val="000000"/>
                <w:sz w:val="24"/>
                <w:szCs w:val="24"/>
              </w:rPr>
            </w:rPrChange>
          </w:rPr>
          <w:t>H</w:t>
        </w:r>
      </w:ins>
      <w:r w:rsidRPr="9E6DF302">
        <w:rPr>
          <w:rFonts w:ascii="Book Antiqua" w:cs="Book Antiqua" w:eastAsia="Book Antiqua" w:hAnsi="Book Antiqua"/>
          <w:color w:val="000000"/>
          <w:sz w:val="24"/>
          <w:szCs w:val="24"/>
          <w:rPrChange w:id="975" w:author="MUTILE WANYEE" w:date="2024-03-01T12:23:00Z">
            <w:rPr>
              <w:rFonts w:ascii="Book Antiqua" w:cs="Book Antiqua" w:eastAsia="Book Antiqua" w:hAnsi="Book Antiqua"/>
              <w:color w:val="000000"/>
              <w:sz w:val="24"/>
              <w:szCs w:val="24"/>
            </w:rPr>
          </w:rPrChange>
        </w:rPr>
        <w:t xml:space="preserve">ealth and </w:t>
      </w:r>
      <w:del w:id="976" w:author="MUTILE WANYEE" w:date="2024-03-01T14:18:00Z">
        <w:r w:rsidDel="D09765EC" w:rsidRPr="DB3F48F3">
          <w:rPr>
            <w:rFonts w:ascii="Book Antiqua" w:cs="Book Antiqua" w:eastAsia="Book Antiqua" w:hAnsi="Book Antiqua"/>
            <w:color w:val="000000"/>
            <w:sz w:val="24"/>
            <w:szCs w:val="24"/>
            <w:rPrChange w:id="977" w:author="MUTILE WANYEE" w:date="2024-03-01T12:23:00Z">
              <w:rPr>
                <w:rFonts w:ascii="Book Antiqua" w:cs="Book Antiqua" w:eastAsia="Book Antiqua" w:hAnsi="Book Antiqua"/>
                <w:color w:val="000000"/>
                <w:sz w:val="24"/>
                <w:szCs w:val="24"/>
              </w:rPr>
            </w:rPrChange>
          </w:rPr>
          <w:delText>f</w:delText>
        </w:r>
      </w:del>
      <w:ins w:id="978" w:author="MUTILE WANYEE" w:date="2024-03-01T14:18:00Z">
        <w:r w:rsidR="91C4112F" w:rsidRPr="30E63118">
          <w:rPr>
            <w:rFonts w:ascii="Book Antiqua" w:cs="Book Antiqua" w:eastAsia="Book Antiqua" w:hAnsi="Book Antiqua"/>
            <w:color w:val="000000"/>
            <w:sz w:val="24"/>
            <w:szCs w:val="24"/>
            <w:rPrChange w:id="979" w:author="MUTILE WANYEE" w:date="2024-03-01T12:23:00Z">
              <w:rPr>
                <w:rFonts w:ascii="Book Antiqua" w:cs="Book Antiqua" w:eastAsia="Book Antiqua" w:hAnsi="Book Antiqua"/>
                <w:color w:val="000000"/>
                <w:sz w:val="24"/>
                <w:szCs w:val="24"/>
              </w:rPr>
            </w:rPrChange>
          </w:rPr>
          <w:t>F</w:t>
        </w:r>
      </w:ins>
      <w:r w:rsidRPr="6404FF0A">
        <w:rPr>
          <w:rFonts w:ascii="Book Antiqua" w:cs="Book Antiqua" w:eastAsia="Book Antiqua" w:hAnsi="Book Antiqua"/>
          <w:color w:val="000000"/>
          <w:sz w:val="24"/>
          <w:szCs w:val="24"/>
          <w:rPrChange w:id="980" w:author="MUTILE WANYEE" w:date="2024-03-01T12:23:00Z">
            <w:rPr>
              <w:rFonts w:ascii="Book Antiqua" w:cs="Book Antiqua" w:eastAsia="Book Antiqua" w:hAnsi="Book Antiqua"/>
              <w:color w:val="000000"/>
              <w:sz w:val="24"/>
              <w:szCs w:val="24"/>
            </w:rPr>
          </w:rPrChange>
        </w:rPr>
        <w:t>inance.</w:t>
      </w:r>
    </w:p>
    <w:p>
      <w:pPr>
        <w:pStyle w:val="style0"/>
        <w:numPr>
          <w:ilvl w:val="0"/>
          <w:numId w:val="9"/>
        </w:numPr>
        <w:spacing w:after="0"/>
        <w:ind w:left="720" w:hanging="360"/>
        <w:jc w:val="both"/>
        <w:rPr>
          <w:del w:id="981" w:author="MUTILE WANYEE" w:date="2024-03-01T14:19:00Z"/>
          <w:color w:val="000000"/>
          <w:sz w:val="24"/>
          <w:szCs w:val="24"/>
        </w:rPr>
      </w:pPr>
      <w:del w:id="982" w:author="MUTILE WANYEE" w:date="2024-03-01T14:19:00Z">
        <w:r w:rsidDel="D04BF07F" w:rsidRPr="F4F0E112">
          <w:rPr>
            <w:rFonts w:ascii="Book Antiqua" w:cs="Book Antiqua" w:eastAsia="Book Antiqua" w:hAnsi="Book Antiqua"/>
            <w:color w:val="000000"/>
            <w:sz w:val="24"/>
            <w:szCs w:val="24"/>
            <w:rPrChange w:id="983" w:author="MUTILE WANYEE" w:date="2024-03-01T12:23:00Z">
              <w:rPr>
                <w:rFonts w:ascii="Book Antiqua" w:cs="Book Antiqua" w:eastAsia="Book Antiqua" w:hAnsi="Book Antiqua"/>
                <w:color w:val="000000"/>
                <w:sz w:val="24"/>
                <w:szCs w:val="24"/>
              </w:rPr>
            </w:rPrChange>
          </w:rPr>
          <w:delText>Facilitation of cross-cutting investments – in all modules of the NHWA – that will foster the demands of data-driven plans and policies, and capacity-building.</w:delText>
        </w:r>
      </w:del>
    </w:p>
    <w:p>
      <w:pPr>
        <w:pStyle w:val="style0"/>
        <w:numPr>
          <w:ilvl w:val="0"/>
          <w:numId w:val="9"/>
        </w:numPr>
        <w:ind w:left="720" w:hanging="360"/>
        <w:jc w:val="both"/>
        <w:rPr>
          <w:color w:val="000000"/>
          <w:sz w:val="24"/>
          <w:szCs w:val="24"/>
        </w:rPr>
      </w:pPr>
      <w:r w:rsidRPr="8E644FD1">
        <w:rPr>
          <w:rFonts w:ascii="Book Antiqua" w:cs="Book Antiqua" w:eastAsia="Book Antiqua" w:hAnsi="Book Antiqua"/>
          <w:color w:val="000000"/>
          <w:sz w:val="24"/>
          <w:szCs w:val="24"/>
          <w:rPrChange w:id="984" w:author="MUTILE WANYEE" w:date="2024-03-01T12:23:00Z">
            <w:rPr>
              <w:rFonts w:ascii="Book Antiqua" w:cs="Book Antiqua" w:eastAsia="Book Antiqua" w:hAnsi="Book Antiqua"/>
              <w:color w:val="000000"/>
              <w:sz w:val="24"/>
              <w:szCs w:val="24"/>
            </w:rPr>
          </w:rPrChange>
        </w:rPr>
        <w:t xml:space="preserve">Improved </w:t>
      </w:r>
      <w:del w:id="985" w:author="MUTILE WANYEE" w:date="2024-02-08T09:56:00Z">
        <w:r w:rsidDel="47FB7A2C" w:rsidRPr="0C1801A5">
          <w:rPr>
            <w:rFonts w:ascii="Book Antiqua" w:cs="Book Antiqua" w:eastAsia="Book Antiqua" w:hAnsi="Book Antiqua"/>
            <w:color w:val="000000"/>
            <w:sz w:val="24"/>
            <w:szCs w:val="24"/>
            <w:rPrChange w:id="986" w:author="MUTILE WANYEE" w:date="2024-03-01T12:23:00Z">
              <w:rPr>
                <w:rFonts w:ascii="Book Antiqua" w:cs="Book Antiqua" w:eastAsia="Book Antiqua" w:hAnsi="Book Antiqua"/>
                <w:color w:val="000000"/>
                <w:sz w:val="24"/>
                <w:szCs w:val="24"/>
              </w:rPr>
            </w:rPrChange>
          </w:rPr>
          <w:delText xml:space="preserve">measuring </w:delText>
        </w:r>
      </w:del>
      <w:ins w:id="987" w:author="MUTILE WANYEE" w:date="2024-02-08T09:56:00Z">
        <w:r w:rsidR="7343F9AD" w:rsidRPr="99A06202">
          <w:rPr>
            <w:rFonts w:ascii="Book Antiqua" w:cs="Book Antiqua" w:eastAsia="Book Antiqua" w:hAnsi="Book Antiqua"/>
            <w:color w:val="000000"/>
            <w:sz w:val="24"/>
            <w:szCs w:val="24"/>
            <w:rPrChange w:id="988" w:author="MUTILE WANYEE" w:date="2024-03-01T12:23:00Z">
              <w:rPr>
                <w:rFonts w:ascii="Book Antiqua" w:cs="Book Antiqua" w:eastAsia="Book Antiqua" w:hAnsi="Book Antiqua"/>
                <w:color w:val="000000"/>
                <w:sz w:val="24"/>
                <w:szCs w:val="24"/>
              </w:rPr>
            </w:rPrChange>
          </w:rPr>
          <w:t xml:space="preserve">measurement </w:t>
        </w:r>
      </w:ins>
      <w:r w:rsidRPr="3D49BF75">
        <w:rPr>
          <w:rFonts w:ascii="Book Antiqua" w:cs="Book Antiqua" w:eastAsia="Book Antiqua" w:hAnsi="Book Antiqua"/>
          <w:color w:val="000000"/>
          <w:sz w:val="24"/>
          <w:szCs w:val="24"/>
          <w:rPrChange w:id="989" w:author="MUTILE WANYEE" w:date="2024-03-01T12:23:00Z">
            <w:rPr>
              <w:rFonts w:ascii="Book Antiqua" w:cs="Book Antiqua" w:eastAsia="Book Antiqua" w:hAnsi="Book Antiqua"/>
              <w:color w:val="000000"/>
              <w:sz w:val="24"/>
              <w:szCs w:val="24"/>
            </w:rPr>
          </w:rPrChange>
        </w:rPr>
        <w:t>and monitoring of HWF trends, systematic research on health system developments and resilience planning.</w:t>
      </w:r>
    </w:p>
    <w:bookmarkStart w:id="5" w:name="_14za7tt27go6" w:colFirst="0" w:colLast="0"/>
    <w:bookmarkEnd w:id="5"/>
    <w:p>
      <w:pPr>
        <w:pStyle w:val="style0"/>
        <w:spacing w:after="0" w:lineRule="auto" w:line="240"/>
        <w:jc w:val="both"/>
        <w:rPr>
          <w:rFonts w:ascii="Times New Roman" w:cs="Times New Roman" w:eastAsia="Times New Roman" w:hAnsi="Times New Roman"/>
          <w:b/>
          <w:sz w:val="24"/>
          <w:szCs w:val="24"/>
        </w:rPr>
      </w:pPr>
      <w:r w:rsidRPr="D5EC3446">
        <w:rPr>
          <w:rFonts w:ascii="Times New Roman" w:cs="Times New Roman" w:eastAsia="Times New Roman" w:hAnsi="Times New Roman"/>
          <w:b/>
          <w:sz w:val="24"/>
          <w:szCs w:val="24"/>
          <w:rPrChange w:id="990" w:author="MUTILE WANYEE" w:date="2024-03-01T12:23:00Z">
            <w:rPr>
              <w:rFonts w:ascii="Times New Roman" w:cs="Times New Roman" w:eastAsia="Times New Roman" w:hAnsi="Times New Roman"/>
              <w:b/>
              <w:sz w:val="24"/>
              <w:szCs w:val="24"/>
            </w:rPr>
          </w:rPrChange>
        </w:rPr>
        <w:t xml:space="preserve">3.2 Status of NHWA Implementation Process </w:t>
      </w:r>
    </w:p>
    <w:bookmarkStart w:id="6" w:name="_sq5e88of6mql" w:colFirst="0" w:colLast="0"/>
    <w:bookmarkEnd w:id="6"/>
    <w:p>
      <w:pPr>
        <w:pStyle w:val="style0"/>
        <w:spacing w:after="0" w:lineRule="auto" w:line="240"/>
        <w:jc w:val="both"/>
        <w:rPr>
          <w:rFonts w:ascii="Times New Roman" w:cs="Times New Roman" w:eastAsia="Times New Roman" w:hAnsi="Times New Roman"/>
          <w:sz w:val="16"/>
          <w:szCs w:val="16"/>
        </w:rPr>
      </w:pPr>
    </w:p>
    <w:p>
      <w:pPr>
        <w:pStyle w:val="style0"/>
        <w:spacing w:after="0" w:lineRule="auto" w:line="240"/>
        <w:jc w:val="both"/>
        <w:rPr>
          <w:rFonts w:ascii="Book Antiqua" w:cs="Book Antiqua" w:eastAsia="Book Antiqua" w:hAnsi="Book Antiqua"/>
          <w:b/>
          <w:i/>
          <w:sz w:val="24"/>
          <w:szCs w:val="24"/>
        </w:rPr>
      </w:pPr>
      <w:r w:rsidRPr="BF97B763">
        <w:rPr>
          <w:rFonts w:ascii="Book Antiqua" w:cs="Book Antiqua" w:eastAsia="Book Antiqua" w:hAnsi="Book Antiqua"/>
          <w:b/>
          <w:sz w:val="24"/>
          <w:szCs w:val="24"/>
          <w:rPrChange w:id="991" w:author="MUTILE WANYEE" w:date="2024-03-01T12:23:00Z">
            <w:rPr>
              <w:rFonts w:ascii="Book Antiqua" w:cs="Book Antiqua" w:eastAsia="Book Antiqua" w:hAnsi="Book Antiqua"/>
              <w:b/>
              <w:sz w:val="24"/>
              <w:szCs w:val="24"/>
            </w:rPr>
          </w:rPrChange>
        </w:rPr>
        <w:t xml:space="preserve">3.2.1 </w:t>
      </w:r>
      <w:r w:rsidRPr="579A784C">
        <w:rPr>
          <w:rFonts w:ascii="Book Antiqua" w:cs="Book Antiqua" w:eastAsia="Book Antiqua" w:hAnsi="Book Antiqua"/>
          <w:b/>
          <w:i/>
          <w:sz w:val="24"/>
          <w:szCs w:val="24"/>
          <w:rPrChange w:id="992" w:author="MUTILE WANYEE" w:date="2024-03-01T12:23:00Z">
            <w:rPr>
              <w:rFonts w:ascii="Book Antiqua" w:cs="Book Antiqua" w:eastAsia="Book Antiqua" w:hAnsi="Book Antiqua"/>
              <w:b/>
              <w:i/>
              <w:sz w:val="24"/>
              <w:szCs w:val="24"/>
            </w:rPr>
          </w:rPrChange>
        </w:rPr>
        <w:t>Introductory 4-day training</w:t>
      </w:r>
    </w:p>
    <w:p>
      <w:pPr>
        <w:pStyle w:val="style0"/>
        <w:spacing w:after="0" w:lineRule="auto" w:line="240"/>
        <w:jc w:val="both"/>
        <w:rPr>
          <w:rFonts w:ascii="Book Antiqua" w:cs="Book Antiqua" w:eastAsia="Book Antiqua" w:hAnsi="Book Antiqua"/>
          <w:b/>
          <w:sz w:val="16"/>
          <w:szCs w:val="16"/>
        </w:rPr>
      </w:pPr>
    </w:p>
    <w:p>
      <w:pPr>
        <w:pStyle w:val="style0"/>
        <w:spacing w:after="0" w:lineRule="auto" w:line="240"/>
        <w:jc w:val="both"/>
        <w:rPr>
          <w:rFonts w:ascii="Book Antiqua" w:cs="Book Antiqua" w:eastAsia="Book Antiqua" w:hAnsi="Book Antiqua"/>
          <w:color w:val="000000"/>
          <w:sz w:val="24"/>
          <w:szCs w:val="24"/>
        </w:rPr>
      </w:pPr>
      <w:ins w:id="993" w:author="MUTILE WANYEE" w:date="2024-03-01T14:20:00Z">
        <w:r w:rsidR="E3F6DB58" w:rsidRPr="84FB544D">
          <w:rPr>
            <w:rFonts w:ascii="Book Antiqua" w:cs="Book Antiqua" w:eastAsia="Book Antiqua" w:hAnsi="Book Antiqua"/>
            <w:sz w:val="24"/>
            <w:szCs w:val="24"/>
            <w:rPrChange w:id="994" w:author="MUTILE WANYEE" w:date="2024-03-01T12:23:00Z">
              <w:rPr>
                <w:rFonts w:ascii="Book Antiqua" w:cs="Book Antiqua" w:eastAsia="Book Antiqua" w:hAnsi="Book Antiqua"/>
                <w:sz w:val="24"/>
                <w:szCs w:val="24"/>
              </w:rPr>
            </w:rPrChange>
          </w:rPr>
          <w:t>During the</w:t>
        </w:r>
      </w:ins>
      <w:del w:id="995" w:author="MUTILE WANYEE" w:date="2024-03-01T14:20:00Z">
        <w:r w:rsidDel="621557A8" w:rsidRPr="9D3EE24A">
          <w:rPr>
            <w:rFonts w:ascii="Book Antiqua" w:cs="Book Antiqua" w:eastAsia="Book Antiqua" w:hAnsi="Book Antiqua"/>
            <w:sz w:val="24"/>
            <w:szCs w:val="24"/>
            <w:rPrChange w:id="996" w:author="MUTILE WANYEE" w:date="2024-03-01T12:23:00Z">
              <w:rPr>
                <w:rFonts w:ascii="Book Antiqua" w:cs="Book Antiqua" w:eastAsia="Book Antiqua" w:hAnsi="Book Antiqua"/>
                <w:sz w:val="24"/>
                <w:szCs w:val="24"/>
              </w:rPr>
            </w:rPrChange>
          </w:rPr>
          <w:delText>In September 2019, the</w:delText>
        </w:r>
      </w:del>
      <w:r w:rsidRPr="FCBD0D2E">
        <w:rPr>
          <w:rFonts w:ascii="Book Antiqua" w:cs="Book Antiqua" w:eastAsia="Book Antiqua" w:hAnsi="Book Antiqua"/>
          <w:sz w:val="24"/>
          <w:szCs w:val="24"/>
          <w:rPrChange w:id="997" w:author="MUTILE WANYEE" w:date="2024-03-01T12:23:00Z">
            <w:rPr>
              <w:rFonts w:ascii="Book Antiqua" w:cs="Book Antiqua" w:eastAsia="Book Antiqua" w:hAnsi="Book Antiqua"/>
              <w:sz w:val="24"/>
              <w:szCs w:val="24"/>
            </w:rPr>
          </w:rPrChange>
        </w:rPr>
        <w:t xml:space="preserve"> first introductory 4-day </w:t>
      </w:r>
      <w:ins w:id="998" w:author="MUTILE WANYEE" w:date="2024-03-01T14:23:00Z">
        <w:r w:rsidR="8E3980FE" w:rsidRPr="BADFC46F">
          <w:rPr>
            <w:rFonts w:ascii="Book Antiqua" w:cs="Book Antiqua" w:eastAsia="Book Antiqua" w:hAnsi="Book Antiqua"/>
            <w:sz w:val="24"/>
            <w:szCs w:val="24"/>
            <w:rPrChange w:id="999" w:author="MUTILE WANYEE" w:date="2024-03-01T12:23:00Z">
              <w:rPr>
                <w:rFonts w:ascii="Book Antiqua" w:cs="Book Antiqua" w:eastAsia="Book Antiqua" w:hAnsi="Book Antiqua"/>
                <w:sz w:val="24"/>
                <w:szCs w:val="24"/>
              </w:rPr>
            </w:rPrChange>
          </w:rPr>
          <w:t xml:space="preserve">meeting </w:t>
        </w:r>
      </w:ins>
      <w:del w:id="1000" w:author="MUTILE WANYEE" w:date="2024-03-01T14:23:00Z">
        <w:r w:rsidDel="037E9BAF" w:rsidRPr="7B935767">
          <w:rPr>
            <w:rFonts w:ascii="Book Antiqua" w:cs="Book Antiqua" w:eastAsia="Book Antiqua" w:hAnsi="Book Antiqua"/>
            <w:sz w:val="24"/>
            <w:szCs w:val="24"/>
            <w:rPrChange w:id="1001" w:author="MUTILE WANYEE" w:date="2024-03-01T12:23:00Z">
              <w:rPr>
                <w:rFonts w:ascii="Book Antiqua" w:cs="Book Antiqua" w:eastAsia="Book Antiqua" w:hAnsi="Book Antiqua"/>
                <w:sz w:val="24"/>
                <w:szCs w:val="24"/>
              </w:rPr>
            </w:rPrChange>
          </w:rPr>
          <w:delText xml:space="preserve">training was conducted </w:delText>
        </w:r>
      </w:del>
      <w:ins w:id="1002" w:author="MUTILE WANYEE" w:date="2024-03-01T14:21:00Z">
        <w:r w:rsidR="AE76814B" w:rsidRPr="2C7CF3F3">
          <w:rPr>
            <w:rFonts w:ascii="Book Antiqua" w:cs="Book Antiqua" w:eastAsia="Book Antiqua" w:hAnsi="Book Antiqua"/>
            <w:sz w:val="24"/>
            <w:szCs w:val="24"/>
            <w:rPrChange w:id="1003" w:author="MUTILE WANYEE" w:date="2024-03-01T12:23:00Z">
              <w:rPr>
                <w:rFonts w:ascii="Book Antiqua" w:cs="Book Antiqua" w:eastAsia="Book Antiqua" w:hAnsi="Book Antiqua"/>
                <w:sz w:val="24"/>
                <w:szCs w:val="24"/>
              </w:rPr>
            </w:rPrChange>
          </w:rPr>
          <w:t xml:space="preserve">in September 2019 </w:t>
        </w:r>
      </w:ins>
      <w:del w:id="1004" w:author="MUTILE WANYEE" w:date="2024-03-01T14:21:00Z">
        <w:r w:rsidDel="E2E72ABF" w:rsidRPr="C4236EF6">
          <w:rPr>
            <w:rFonts w:ascii="Book Antiqua" w:cs="Book Antiqua" w:eastAsia="Book Antiqua" w:hAnsi="Book Antiqua"/>
            <w:sz w:val="24"/>
            <w:szCs w:val="24"/>
            <w:rPrChange w:id="1005" w:author="MUTILE WANYEE" w:date="2024-03-01T12:23:00Z">
              <w:rPr>
                <w:rFonts w:ascii="Book Antiqua" w:cs="Book Antiqua" w:eastAsia="Book Antiqua" w:hAnsi="Book Antiqua"/>
                <w:sz w:val="24"/>
                <w:szCs w:val="24"/>
              </w:rPr>
            </w:rPrChange>
          </w:rPr>
          <w:delText xml:space="preserve">with the broad objective to </w:delText>
        </w:r>
      </w:del>
      <w:ins w:id="1006" w:author="MUTILE WANYEE" w:date="2024-03-01T14:21:00Z">
        <w:r w:rsidR="05D88966" w:rsidRPr="990F00B3">
          <w:rPr>
            <w:rFonts w:ascii="Book Antiqua" w:cs="Book Antiqua" w:eastAsia="Book Antiqua" w:hAnsi="Book Antiqua"/>
            <w:sz w:val="24"/>
            <w:szCs w:val="24"/>
            <w:rPrChange w:id="1007" w:author="MUTILE WANYEE" w:date="2024-03-01T12:23:00Z">
              <w:rPr>
                <w:rFonts w:ascii="Book Antiqua" w:cs="Book Antiqua" w:eastAsia="Book Antiqua" w:hAnsi="Book Antiqua"/>
                <w:sz w:val="24"/>
                <w:szCs w:val="24"/>
              </w:rPr>
            </w:rPrChange>
          </w:rPr>
          <w:t xml:space="preserve">capacity </w:t>
        </w:r>
      </w:ins>
      <w:r w:rsidRPr="8C357200">
        <w:rPr>
          <w:rFonts w:ascii="Book Antiqua" w:cs="Book Antiqua" w:eastAsia="Book Antiqua" w:hAnsi="Book Antiqua"/>
          <w:sz w:val="24"/>
          <w:szCs w:val="24"/>
          <w:rPrChange w:id="1008" w:author="MUTILE WANYEE" w:date="2024-03-01T12:23:00Z">
            <w:rPr>
              <w:rFonts w:ascii="Book Antiqua" w:cs="Book Antiqua" w:eastAsia="Book Antiqua" w:hAnsi="Book Antiqua"/>
              <w:sz w:val="24"/>
              <w:szCs w:val="24"/>
            </w:rPr>
          </w:rPrChange>
        </w:rPr>
        <w:t>build</w:t>
      </w:r>
      <w:ins w:id="1009" w:author="MUTILE WANYEE" w:date="2024-03-01T14:21:00Z">
        <w:r w:rsidR="12A4BCEB" w:rsidRPr="3BC54597">
          <w:rPr>
            <w:rFonts w:ascii="Book Antiqua" w:cs="Book Antiqua" w:eastAsia="Book Antiqua" w:hAnsi="Book Antiqua"/>
            <w:sz w:val="24"/>
            <w:szCs w:val="24"/>
            <w:rPrChange w:id="1010" w:author="MUTILE WANYEE" w:date="2024-03-01T12:23:00Z">
              <w:rPr>
                <w:rFonts w:ascii="Book Antiqua" w:cs="Book Antiqua" w:eastAsia="Book Antiqua" w:hAnsi="Book Antiqua"/>
                <w:sz w:val="24"/>
                <w:szCs w:val="24"/>
              </w:rPr>
            </w:rPrChange>
          </w:rPr>
          <w:t xml:space="preserve">ing </w:t>
        </w:r>
      </w:ins>
      <w:del w:id="1011" w:author="MUTILE WANYEE" w:date="2024-03-01T14:21:00Z">
        <w:r w:rsidDel="DFB83DBD" w:rsidRPr="3CD76931">
          <w:rPr>
            <w:rFonts w:ascii="Book Antiqua" w:cs="Book Antiqua" w:eastAsia="Book Antiqua" w:hAnsi="Book Antiqua"/>
            <w:sz w:val="24"/>
            <w:szCs w:val="24"/>
            <w:rPrChange w:id="1012" w:author="MUTILE WANYEE" w:date="2024-03-01T12:23:00Z">
              <w:rPr>
                <w:rFonts w:ascii="Book Antiqua" w:cs="Book Antiqua" w:eastAsia="Book Antiqua" w:hAnsi="Book Antiqua"/>
                <w:sz w:val="24"/>
                <w:szCs w:val="24"/>
              </w:rPr>
            </w:rPrChange>
          </w:rPr>
          <w:delText xml:space="preserve"> capacity </w:delText>
        </w:r>
      </w:del>
      <w:r w:rsidRPr="3C335661">
        <w:rPr>
          <w:rFonts w:ascii="Book Antiqua" w:cs="Book Antiqua" w:eastAsia="Book Antiqua" w:hAnsi="Book Antiqua"/>
          <w:sz w:val="24"/>
          <w:szCs w:val="24"/>
          <w:rPrChange w:id="1013" w:author="MUTILE WANYEE" w:date="2024-03-01T12:23:00Z">
            <w:rPr>
              <w:rFonts w:ascii="Book Antiqua" w:cs="Book Antiqua" w:eastAsia="Book Antiqua" w:hAnsi="Book Antiqua"/>
              <w:sz w:val="24"/>
              <w:szCs w:val="24"/>
            </w:rPr>
          </w:rPrChange>
        </w:rPr>
        <w:t xml:space="preserve">for the acceleration of the implementation and </w:t>
      </w:r>
      <w:del w:id="1014" w:author="MUTILE WANYEE" w:date="2024-02-08T09:57:00Z">
        <w:r w:rsidDel="C4D03E4F" w:rsidRPr="6B75CB2F">
          <w:rPr>
            <w:rFonts w:ascii="Book Antiqua" w:cs="Book Antiqua" w:eastAsia="Book Antiqua" w:hAnsi="Book Antiqua"/>
            <w:sz w:val="24"/>
            <w:szCs w:val="24"/>
            <w:rPrChange w:id="1015" w:author="MUTILE WANYEE" w:date="2024-03-01T12:23:00Z">
              <w:rPr>
                <w:rFonts w:ascii="Book Antiqua" w:cs="Book Antiqua" w:eastAsia="Book Antiqua" w:hAnsi="Book Antiqua"/>
                <w:sz w:val="24"/>
                <w:szCs w:val="24"/>
              </w:rPr>
            </w:rPrChange>
          </w:rPr>
          <w:delText xml:space="preserve">institutionalization </w:delText>
        </w:r>
      </w:del>
      <w:ins w:id="1016" w:author="MUTILE WANYEE" w:date="2024-02-08T09:57:00Z">
        <w:r w:rsidR="B51BF17B" w:rsidRPr="51C40E99">
          <w:rPr>
            <w:rFonts w:ascii="Book Antiqua" w:cs="Book Antiqua" w:eastAsia="Book Antiqua" w:hAnsi="Book Antiqua"/>
            <w:sz w:val="24"/>
            <w:szCs w:val="24"/>
            <w:rPrChange w:id="1017" w:author="MUTILE WANYEE" w:date="2024-03-01T12:23:00Z">
              <w:rPr>
                <w:rFonts w:ascii="Book Antiqua" w:cs="Book Antiqua" w:eastAsia="Book Antiqua" w:hAnsi="Book Antiqua"/>
                <w:sz w:val="24"/>
                <w:szCs w:val="24"/>
              </w:rPr>
            </w:rPrChange>
          </w:rPr>
          <w:t xml:space="preserve">institutionalisation </w:t>
        </w:r>
      </w:ins>
      <w:r w:rsidRPr="7E22E97C">
        <w:rPr>
          <w:rFonts w:ascii="Book Antiqua" w:cs="Book Antiqua" w:eastAsia="Book Antiqua" w:hAnsi="Book Antiqua"/>
          <w:sz w:val="24"/>
          <w:szCs w:val="24"/>
          <w:rPrChange w:id="1018" w:author="MUTILE WANYEE" w:date="2024-03-01T12:23:00Z">
            <w:rPr>
              <w:rFonts w:ascii="Book Antiqua" w:cs="Book Antiqua" w:eastAsia="Book Antiqua" w:hAnsi="Book Antiqua"/>
              <w:sz w:val="24"/>
              <w:szCs w:val="24"/>
            </w:rPr>
          </w:rPrChange>
        </w:rPr>
        <w:t>of the NHWA</w:t>
      </w:r>
      <w:ins w:id="1019" w:author="MUTILE WANYEE" w:date="2024-03-01T14:22:00Z">
        <w:r w:rsidR="AF706EFA" w:rsidRPr="960F38E6">
          <w:rPr>
            <w:rPrChange w:id="1020" w:author="MUTILE WANYEE" w:date="2024-03-01T12:23:00Z">
              <w:rPr/>
            </w:rPrChange>
          </w:rPr>
          <w:t xml:space="preserve"> was </w:t>
        </w:r>
      </w:ins>
      <w:ins w:id="1021" w:author="MUTILE WANYEE" w:date="2024-03-01T14:22:00Z">
        <w:r w:rsidR="AF706EFA" w:rsidRPr="DF450767">
          <w:rPr>
            <w:rFonts w:ascii="Book Antiqua" w:cs="Book Antiqua" w:eastAsia="Book Antiqua" w:hAnsi="Book Antiqua"/>
            <w:sz w:val="24"/>
            <w:szCs w:val="24"/>
            <w:rPrChange w:id="1022" w:author="MUTILE WANYEE" w:date="2024-03-01T12:23:00Z">
              <w:rPr>
                <w:rFonts w:ascii="Book Antiqua" w:cs="Book Antiqua" w:eastAsia="Book Antiqua" w:hAnsi="Book Antiqua"/>
                <w:sz w:val="24"/>
                <w:szCs w:val="24"/>
              </w:rPr>
            </w:rPrChange>
          </w:rPr>
          <w:t>conducted</w:t>
        </w:r>
      </w:ins>
      <w:r w:rsidRPr="A443FD1E">
        <w:rPr>
          <w:rFonts w:ascii="Book Antiqua" w:cs="Book Antiqua" w:eastAsia="Book Antiqua" w:hAnsi="Book Antiqua"/>
          <w:sz w:val="24"/>
          <w:szCs w:val="24"/>
          <w:rPrChange w:id="1023" w:author="MUTILE WANYEE" w:date="2024-03-01T12:23:00Z">
            <w:rPr>
              <w:rFonts w:ascii="Book Antiqua" w:cs="Book Antiqua" w:eastAsia="Book Antiqua" w:hAnsi="Book Antiqua"/>
              <w:sz w:val="24"/>
              <w:szCs w:val="24"/>
            </w:rPr>
          </w:rPrChange>
        </w:rPr>
        <w:t xml:space="preserve">. </w:t>
      </w:r>
      <w:del w:id="1024" w:author="MUTILE WANYEE" w:date="2024-03-01T14:23:00Z">
        <w:r w:rsidDel="C67BB5E9" w:rsidRPr="69F5610E">
          <w:rPr>
            <w:rFonts w:ascii="Book Antiqua" w:cs="Book Antiqua" w:eastAsia="Book Antiqua" w:hAnsi="Book Antiqua"/>
            <w:sz w:val="24"/>
            <w:szCs w:val="24"/>
            <w:rPrChange w:id="1025" w:author="MUTILE WANYEE" w:date="2024-03-01T12:23:00Z">
              <w:rPr>
                <w:rFonts w:ascii="Book Antiqua" w:cs="Book Antiqua" w:eastAsia="Book Antiqua" w:hAnsi="Book Antiqua"/>
                <w:sz w:val="24"/>
                <w:szCs w:val="24"/>
              </w:rPr>
            </w:rPrChange>
          </w:rPr>
          <w:delText xml:space="preserve">Specific objective were to </w:delText>
        </w:r>
      </w:del>
      <w:ins w:id="1026" w:author="MUTILE WANYEE" w:date="2024-03-01T14:23:00Z">
        <w:r w:rsidR="7F8C63CC" w:rsidRPr="2B68D719">
          <w:rPr>
            <w:rFonts w:ascii="Book Antiqua" w:cs="Book Antiqua" w:eastAsia="Book Antiqua" w:hAnsi="Book Antiqua"/>
            <w:sz w:val="24"/>
            <w:szCs w:val="24"/>
            <w:rPrChange w:id="1027" w:author="MUTILE WANYEE" w:date="2024-03-01T12:23:00Z">
              <w:rPr>
                <w:rFonts w:ascii="Book Antiqua" w:cs="Book Antiqua" w:eastAsia="Book Antiqua" w:hAnsi="Book Antiqua"/>
                <w:sz w:val="24"/>
                <w:szCs w:val="24"/>
              </w:rPr>
            </w:rPrChange>
          </w:rPr>
          <w:t>Consensus was built and established on matters touching on</w:t>
        </w:r>
      </w:ins>
    </w:p>
    <w:p>
      <w:pPr>
        <w:pStyle w:val="style0"/>
        <w:numPr>
          <w:ilvl w:val="0"/>
          <w:numId w:val="10"/>
        </w:numPr>
        <w:spacing w:after="0" w:lineRule="auto" w:line="240"/>
        <w:ind w:left="720" w:hanging="360"/>
        <w:jc w:val="both"/>
        <w:rPr>
          <w:color w:val="000000"/>
          <w:sz w:val="24"/>
          <w:szCs w:val="24"/>
        </w:rPr>
      </w:pPr>
      <w:del w:id="1028" w:author="MUTILE WANYEE" w:date="2024-03-01T14:25:00Z">
        <w:r w:rsidDel="C077A0E1" w:rsidRPr="0B3C5D15">
          <w:rPr>
            <w:rFonts w:ascii="Book Antiqua" w:cs="Book Antiqua" w:eastAsia="Book Antiqua" w:hAnsi="Book Antiqua"/>
            <w:color w:val="000000"/>
            <w:sz w:val="24"/>
            <w:szCs w:val="24"/>
            <w:rPrChange w:id="1029" w:author="MUTILE WANYEE" w:date="2024-03-01T12:23:00Z">
              <w:rPr>
                <w:rFonts w:ascii="Book Antiqua" w:cs="Book Antiqua" w:eastAsia="Book Antiqua" w:hAnsi="Book Antiqua"/>
                <w:color w:val="000000"/>
                <w:sz w:val="24"/>
                <w:szCs w:val="24"/>
              </w:rPr>
            </w:rPrChange>
          </w:rPr>
          <w:delText>To discuss hu</w:delText>
        </w:r>
      </w:del>
      <w:ins w:id="1030" w:author="MUTILE WANYEE" w:date="2024-03-01T14:25:00Z">
        <w:r w:rsidR="33AD00E4" w:rsidRPr="36D50E4D">
          <w:rPr>
            <w:rFonts w:ascii="Book Antiqua" w:cs="Book Antiqua" w:eastAsia="Book Antiqua" w:hAnsi="Book Antiqua"/>
            <w:color w:val="000000"/>
            <w:sz w:val="24"/>
            <w:szCs w:val="24"/>
            <w:rPrChange w:id="1031" w:author="MUTILE WANYEE" w:date="2024-03-01T12:23:00Z">
              <w:rPr>
                <w:rFonts w:ascii="Book Antiqua" w:cs="Book Antiqua" w:eastAsia="Book Antiqua" w:hAnsi="Book Antiqua"/>
                <w:color w:val="000000"/>
                <w:sz w:val="24"/>
                <w:szCs w:val="24"/>
              </w:rPr>
            </w:rPrChange>
          </w:rPr>
          <w:t>Hu</w:t>
        </w:r>
      </w:ins>
      <w:r w:rsidRPr="68C9626A">
        <w:rPr>
          <w:rFonts w:ascii="Book Antiqua" w:cs="Book Antiqua" w:eastAsia="Book Antiqua" w:hAnsi="Book Antiqua"/>
          <w:color w:val="000000"/>
          <w:sz w:val="24"/>
          <w:szCs w:val="24"/>
          <w:rPrChange w:id="1032" w:author="MUTILE WANYEE" w:date="2024-03-01T12:23:00Z">
            <w:rPr>
              <w:rFonts w:ascii="Book Antiqua" w:cs="Book Antiqua" w:eastAsia="Book Antiqua" w:hAnsi="Book Antiqua"/>
              <w:color w:val="000000"/>
              <w:sz w:val="24"/>
              <w:szCs w:val="24"/>
            </w:rPr>
          </w:rPrChange>
        </w:rPr>
        <w:t xml:space="preserve">man resource </w:t>
      </w:r>
      <w:ins w:id="1033" w:author="MUTILE WANYEE" w:date="2024-02-08T10:13:00Z">
        <w:r w:rsidR="CDD93ADB" w:rsidRPr="63635902">
          <w:rPr>
            <w:rFonts w:ascii="Book Antiqua" w:cs="Book Antiqua" w:eastAsia="Book Antiqua" w:hAnsi="Book Antiqua"/>
            <w:color w:val="000000"/>
            <w:sz w:val="24"/>
            <w:szCs w:val="24"/>
            <w:rPrChange w:id="1034" w:author="MUTILE WANYEE" w:date="2024-03-01T12:23:00Z">
              <w:rPr>
                <w:rFonts w:ascii="Book Antiqua" w:cs="Book Antiqua" w:eastAsia="Book Antiqua" w:hAnsi="Book Antiqua"/>
                <w:color w:val="000000"/>
                <w:sz w:val="24"/>
                <w:szCs w:val="24"/>
              </w:rPr>
            </w:rPrChange>
          </w:rPr>
          <w:t xml:space="preserve">for health (HRH) </w:t>
        </w:r>
      </w:ins>
      <w:r w:rsidRPr="B87980E3">
        <w:rPr>
          <w:rFonts w:ascii="Book Antiqua" w:cs="Book Antiqua" w:eastAsia="Book Antiqua" w:hAnsi="Book Antiqua"/>
          <w:color w:val="000000"/>
          <w:sz w:val="24"/>
          <w:szCs w:val="24"/>
          <w:rPrChange w:id="1035" w:author="MUTILE WANYEE" w:date="2024-03-01T12:23:00Z">
            <w:rPr>
              <w:rFonts w:ascii="Book Antiqua" w:cs="Book Antiqua" w:eastAsia="Book Antiqua" w:hAnsi="Book Antiqua"/>
              <w:color w:val="000000"/>
              <w:sz w:val="24"/>
              <w:szCs w:val="24"/>
            </w:rPr>
          </w:rPrChange>
        </w:rPr>
        <w:t xml:space="preserve">issues and the </w:t>
      </w:r>
      <w:ins w:id="1036" w:author="MUTILE WANYEE" w:date="2024-02-08T10:14:00Z">
        <w:r w:rsidR="3163F06D" w:rsidRPr="9D944B6C">
          <w:rPr>
            <w:rFonts w:ascii="Book Antiqua" w:cs="Book Antiqua" w:eastAsia="Book Antiqua" w:hAnsi="Book Antiqua"/>
            <w:color w:val="000000"/>
            <w:sz w:val="24"/>
            <w:szCs w:val="24"/>
            <w:rPrChange w:id="1037" w:author="MUTILE WANYEE" w:date="2024-03-01T12:23:00Z">
              <w:rPr>
                <w:rFonts w:ascii="Book Antiqua" w:cs="Book Antiqua" w:eastAsia="Book Antiqua" w:hAnsi="Book Antiqua"/>
                <w:color w:val="000000"/>
                <w:sz w:val="24"/>
                <w:szCs w:val="24"/>
              </w:rPr>
            </w:rPrChange>
          </w:rPr>
          <w:t xml:space="preserve">HRH </w:t>
        </w:r>
      </w:ins>
      <w:del w:id="1038" w:author="MUTILE WANYEE" w:date="2024-02-08T10:14:00Z">
        <w:r w:rsidDel="12CAF519" w:rsidRPr="934573E9">
          <w:rPr>
            <w:rFonts w:ascii="Book Antiqua" w:cs="Book Antiqua" w:eastAsia="Book Antiqua" w:hAnsi="Book Antiqua"/>
            <w:color w:val="000000"/>
            <w:sz w:val="24"/>
            <w:szCs w:val="24"/>
            <w:rPrChange w:id="1039" w:author="MUTILE WANYEE" w:date="2024-03-01T12:23:00Z">
              <w:rPr>
                <w:rFonts w:ascii="Book Antiqua" w:cs="Book Antiqua" w:eastAsia="Book Antiqua" w:hAnsi="Book Antiqua"/>
                <w:color w:val="000000"/>
                <w:sz w:val="24"/>
                <w:szCs w:val="24"/>
              </w:rPr>
            </w:rPrChange>
          </w:rPr>
          <w:delText xml:space="preserve">human resource </w:delText>
        </w:r>
      </w:del>
      <w:r w:rsidRPr="26216E3F">
        <w:rPr>
          <w:rFonts w:ascii="Book Antiqua" w:cs="Book Antiqua" w:eastAsia="Book Antiqua" w:hAnsi="Book Antiqua"/>
          <w:color w:val="000000"/>
          <w:sz w:val="24"/>
          <w:szCs w:val="24"/>
          <w:rPrChange w:id="1040" w:author="MUTILE WANYEE" w:date="2024-03-01T12:23:00Z">
            <w:rPr>
              <w:rFonts w:ascii="Book Antiqua" w:cs="Book Antiqua" w:eastAsia="Book Antiqua" w:hAnsi="Book Antiqua"/>
              <w:color w:val="000000"/>
              <w:sz w:val="24"/>
              <w:szCs w:val="24"/>
            </w:rPr>
          </w:rPrChange>
        </w:rPr>
        <w:t>information system</w:t>
      </w:r>
      <w:ins w:id="1041" w:author="MUTILE WANYEE" w:date="2024-02-08T10:18:00Z">
        <w:r w:rsidR="240ADEBA" w:rsidRPr="C1AF105D">
          <w:rPr>
            <w:rFonts w:ascii="Book Antiqua" w:cs="Book Antiqua" w:eastAsia="Book Antiqua" w:hAnsi="Book Antiqua"/>
            <w:color w:val="000000"/>
            <w:sz w:val="24"/>
            <w:szCs w:val="24"/>
            <w:rPrChange w:id="1042" w:author="MUTILE WANYEE" w:date="2024-03-01T12:23:00Z">
              <w:rPr>
                <w:rFonts w:ascii="Book Antiqua" w:cs="Book Antiqua" w:eastAsia="Book Antiqua" w:hAnsi="Book Antiqua"/>
                <w:color w:val="000000"/>
                <w:sz w:val="24"/>
                <w:szCs w:val="24"/>
              </w:rPr>
            </w:rPrChange>
          </w:rPr>
          <w:t>’</w:t>
        </w:r>
      </w:ins>
      <w:r w:rsidRPr="36B19821">
        <w:rPr>
          <w:rFonts w:ascii="Book Antiqua" w:cs="Book Antiqua" w:eastAsia="Book Antiqua" w:hAnsi="Book Antiqua"/>
          <w:color w:val="000000"/>
          <w:sz w:val="24"/>
          <w:szCs w:val="24"/>
          <w:rPrChange w:id="1043" w:author="MUTILE WANYEE" w:date="2024-03-01T12:23:00Z">
            <w:rPr>
              <w:rFonts w:ascii="Book Antiqua" w:cs="Book Antiqua" w:eastAsia="Book Antiqua" w:hAnsi="Book Antiqua"/>
              <w:color w:val="000000"/>
              <w:sz w:val="24"/>
              <w:szCs w:val="24"/>
            </w:rPr>
          </w:rPrChange>
        </w:rPr>
        <w:t>s challenges.</w:t>
      </w:r>
    </w:p>
    <w:p>
      <w:pPr>
        <w:pStyle w:val="style0"/>
        <w:numPr>
          <w:ilvl w:val="0"/>
          <w:numId w:val="10"/>
        </w:numPr>
        <w:spacing w:after="0" w:lineRule="auto" w:line="276"/>
        <w:ind w:left="720" w:hanging="360"/>
        <w:jc w:val="both"/>
        <w:rPr>
          <w:color w:val="000000"/>
          <w:sz w:val="24"/>
          <w:szCs w:val="24"/>
        </w:rPr>
      </w:pPr>
      <w:ins w:id="1044" w:author="MUTILE WANYEE" w:date="2024-03-01T14:28:00Z">
        <w:r w:rsidR="58BAB2DD" w:rsidRPr="E264868B">
          <w:rPr>
            <w:rFonts w:ascii="Book Antiqua" w:cs="Book Antiqua" w:eastAsia="Book Antiqua" w:hAnsi="Book Antiqua"/>
            <w:color w:val="000000"/>
            <w:sz w:val="24"/>
            <w:szCs w:val="24"/>
            <w:rPrChange w:id="1045" w:author="MUTILE WANYEE" w:date="2024-03-01T12:23:00Z">
              <w:rPr>
                <w:rFonts w:ascii="Book Antiqua" w:cs="Book Antiqua" w:eastAsia="Book Antiqua" w:hAnsi="Book Antiqua"/>
                <w:color w:val="000000"/>
                <w:sz w:val="24"/>
                <w:szCs w:val="24"/>
              </w:rPr>
            </w:rPrChange>
          </w:rPr>
          <w:t xml:space="preserve">Establishment of structures for shared responsibility in the existing ones </w:t>
        </w:r>
      </w:ins>
      <w:del w:id="1046" w:author="MUTILE WANYEE" w:date="2024-03-01T14:28:00Z">
        <w:r w:rsidDel="88CF5229" w:rsidRPr="EA360815">
          <w:rPr>
            <w:rFonts w:ascii="Book Antiqua" w:cs="Book Antiqua" w:eastAsia="Book Antiqua" w:hAnsi="Book Antiqua"/>
            <w:color w:val="000000"/>
            <w:sz w:val="24"/>
            <w:szCs w:val="24"/>
            <w:rPrChange w:id="1047" w:author="MUTILE WANYEE" w:date="2024-03-01T12:23:00Z">
              <w:rPr>
                <w:rFonts w:ascii="Book Antiqua" w:cs="Book Antiqua" w:eastAsia="Book Antiqua" w:hAnsi="Book Antiqua"/>
                <w:color w:val="000000"/>
                <w:sz w:val="24"/>
                <w:szCs w:val="24"/>
              </w:rPr>
            </w:rPrChange>
          </w:rPr>
          <w:delText>To train participants and build country capacity on a progressive approach towards the implementation of NHWA in a collabora</w:delText>
        </w:r>
      </w:del>
      <w:ins w:id="1048" w:author="MUTILE WANYEE" w:date="2024-03-01T14:30:00Z">
        <w:r w:rsidR="96BA6F79" w:rsidRPr="182514B4">
          <w:rPr>
            <w:rFonts w:ascii="Book Antiqua" w:cs="Book Antiqua" w:eastAsia="Book Antiqua" w:hAnsi="Book Antiqua"/>
            <w:color w:val="000000"/>
            <w:sz w:val="24"/>
            <w:szCs w:val="24"/>
            <w:rPrChange w:id="1049" w:author="MUTILE WANYEE" w:date="2024-03-01T12:23:00Z">
              <w:rPr>
                <w:rFonts w:ascii="Book Antiqua" w:cs="Book Antiqua" w:eastAsia="Book Antiqua" w:hAnsi="Book Antiqua"/>
                <w:color w:val="000000"/>
                <w:sz w:val="24"/>
                <w:szCs w:val="24"/>
              </w:rPr>
            </w:rPrChange>
          </w:rPr>
          <w:t>in a collaborative</w:t>
        </w:r>
      </w:ins>
      <w:del w:id="1050" w:author="MUTILE WANYEE" w:date="2024-03-01T14:30:00Z">
        <w:r w:rsidDel="7B9BC222" w:rsidRPr="90D9936F">
          <w:rPr>
            <w:rFonts w:ascii="Book Antiqua" w:cs="Book Antiqua" w:eastAsia="Book Antiqua" w:hAnsi="Book Antiqua"/>
            <w:color w:val="000000"/>
            <w:sz w:val="24"/>
            <w:szCs w:val="24"/>
            <w:rPrChange w:id="1051" w:author="MUTILE WANYEE" w:date="2024-03-01T12:23:00Z">
              <w:rPr>
                <w:rFonts w:ascii="Book Antiqua" w:cs="Book Antiqua" w:eastAsia="Book Antiqua" w:hAnsi="Book Antiqua"/>
                <w:color w:val="000000"/>
                <w:sz w:val="24"/>
                <w:szCs w:val="24"/>
              </w:rPr>
            </w:rPrChange>
          </w:rPr>
          <w:delText>tive</w:delText>
        </w:r>
      </w:del>
      <w:r w:rsidRPr="B49DBA35">
        <w:rPr>
          <w:rFonts w:ascii="Book Antiqua" w:cs="Book Antiqua" w:eastAsia="Book Antiqua" w:hAnsi="Book Antiqua"/>
          <w:color w:val="000000"/>
          <w:sz w:val="24"/>
          <w:szCs w:val="24"/>
          <w:rPrChange w:id="1052" w:author="MUTILE WANYEE" w:date="2024-03-01T12:23:00Z">
            <w:rPr>
              <w:rFonts w:ascii="Book Antiqua" w:cs="Book Antiqua" w:eastAsia="Book Antiqua" w:hAnsi="Book Antiqua"/>
              <w:color w:val="000000"/>
              <w:sz w:val="24"/>
              <w:szCs w:val="24"/>
            </w:rPr>
          </w:rPrChange>
        </w:rPr>
        <w:t xml:space="preserve"> manner with the multi-</w:t>
      </w:r>
      <w:ins w:id="1053" w:author="MUTILE WANYEE" w:date="2024-03-01T14:30:00Z">
        <w:r w:rsidR="E163C887" w:rsidRPr="97795A9D">
          <w:rPr>
            <w:rFonts w:ascii="Book Antiqua" w:cs="Book Antiqua" w:eastAsia="Book Antiqua" w:hAnsi="Book Antiqua"/>
            <w:color w:val="000000"/>
            <w:sz w:val="24"/>
            <w:szCs w:val="24"/>
            <w:rPrChange w:id="1054" w:author="MUTILE WANYEE" w:date="2024-03-01T12:23:00Z">
              <w:rPr>
                <w:rFonts w:ascii="Book Antiqua" w:cs="Book Antiqua" w:eastAsia="Book Antiqua" w:hAnsi="Book Antiqua"/>
                <w:color w:val="000000"/>
                <w:sz w:val="24"/>
                <w:szCs w:val="24"/>
              </w:rPr>
            </w:rPrChange>
          </w:rPr>
          <w:t xml:space="preserve">agency </w:t>
        </w:r>
      </w:ins>
      <w:r w:rsidRPr="D119EB87">
        <w:rPr>
          <w:rFonts w:ascii="Book Antiqua" w:cs="Book Antiqua" w:eastAsia="Book Antiqua" w:hAnsi="Book Antiqua"/>
          <w:color w:val="000000"/>
          <w:sz w:val="24"/>
          <w:szCs w:val="24"/>
          <w:rPrChange w:id="1055" w:author="MUTILE WANYEE" w:date="2024-03-01T12:23:00Z">
            <w:rPr>
              <w:rFonts w:ascii="Book Antiqua" w:cs="Book Antiqua" w:eastAsia="Book Antiqua" w:hAnsi="Book Antiqua"/>
              <w:color w:val="000000"/>
              <w:sz w:val="24"/>
              <w:szCs w:val="24"/>
            </w:rPr>
          </w:rPrChange>
        </w:rPr>
        <w:t xml:space="preserve">stakeholders </w:t>
      </w:r>
      <w:del w:id="1056" w:author="MUTILE WANYEE" w:date="2024-03-01T14:30:00Z">
        <w:r w:rsidDel="942C012D" w:rsidRPr="6E435F89">
          <w:rPr>
            <w:rFonts w:ascii="Book Antiqua" w:cs="Book Antiqua" w:eastAsia="Book Antiqua" w:hAnsi="Book Antiqua"/>
            <w:color w:val="000000"/>
            <w:sz w:val="24"/>
            <w:szCs w:val="24"/>
            <w:rPrChange w:id="1057" w:author="MUTILE WANYEE" w:date="2024-03-01T12:23:00Z">
              <w:rPr>
                <w:rFonts w:ascii="Book Antiqua" w:cs="Book Antiqua" w:eastAsia="Book Antiqua" w:hAnsi="Book Antiqua"/>
                <w:color w:val="000000"/>
                <w:sz w:val="24"/>
                <w:szCs w:val="24"/>
              </w:rPr>
            </w:rPrChange>
          </w:rPr>
          <w:delText>and shared responsibility in the existing national structures.</w:delText>
        </w:r>
      </w:del>
    </w:p>
    <w:p>
      <w:pPr>
        <w:pStyle w:val="style0"/>
        <w:numPr>
          <w:ilvl w:val="0"/>
          <w:numId w:val="10"/>
        </w:numPr>
        <w:spacing w:after="0" w:lineRule="auto" w:line="276"/>
        <w:ind w:left="720" w:hanging="360"/>
        <w:jc w:val="both"/>
        <w:rPr>
          <w:color w:val="000000"/>
          <w:sz w:val="24"/>
          <w:szCs w:val="24"/>
        </w:rPr>
      </w:pPr>
      <w:del w:id="1058" w:author="MUTILE WANYEE" w:date="2024-03-01T14:32:00Z">
        <w:r w:rsidDel="BED2DD3D" w:rsidRPr="5951853C">
          <w:rPr>
            <w:rFonts w:ascii="Book Antiqua" w:cs="Book Antiqua" w:eastAsia="Book Antiqua" w:hAnsi="Book Antiqua"/>
            <w:color w:val="000000"/>
            <w:sz w:val="24"/>
            <w:szCs w:val="24"/>
            <w:rPrChange w:id="1059" w:author="MUTILE WANYEE" w:date="2024-03-01T12:23:00Z">
              <w:rPr>
                <w:rFonts w:ascii="Book Antiqua" w:cs="Book Antiqua" w:eastAsia="Book Antiqua" w:hAnsi="Book Antiqua"/>
                <w:color w:val="000000"/>
                <w:sz w:val="24"/>
                <w:szCs w:val="24"/>
              </w:rPr>
            </w:rPrChange>
          </w:rPr>
          <w:delText xml:space="preserve">To provide participants with hands-on practical guidance on the </w:delText>
        </w:r>
      </w:del>
      <w:ins w:id="1060" w:author="MUTILE WANYEE" w:date="2024-03-01T14:32:00Z">
        <w:r w:rsidR="D42CA9BB" w:rsidRPr="CB0DFD68">
          <w:rPr>
            <w:rFonts w:ascii="Book Antiqua" w:cs="Book Antiqua" w:eastAsia="Book Antiqua" w:hAnsi="Book Antiqua"/>
            <w:color w:val="000000"/>
            <w:sz w:val="24"/>
            <w:szCs w:val="24"/>
            <w:rPrChange w:id="1061" w:author="MUTILE WANYEE" w:date="2024-03-01T12:23:00Z">
              <w:rPr>
                <w:rFonts w:ascii="Book Antiqua" w:cs="Book Antiqua" w:eastAsia="Book Antiqua" w:hAnsi="Book Antiqua"/>
                <w:color w:val="000000"/>
                <w:sz w:val="24"/>
                <w:szCs w:val="24"/>
              </w:rPr>
            </w:rPrChange>
          </w:rPr>
          <w:t xml:space="preserve">The collected </w:t>
        </w:r>
      </w:ins>
      <w:r w:rsidRPr="6C4FCDE0">
        <w:rPr>
          <w:rFonts w:ascii="Book Antiqua" w:cs="Book Antiqua" w:eastAsia="Book Antiqua" w:hAnsi="Book Antiqua"/>
          <w:color w:val="000000"/>
          <w:sz w:val="24"/>
          <w:szCs w:val="24"/>
          <w:rPrChange w:id="1062" w:author="MUTILE WANYEE" w:date="2024-03-01T12:23:00Z">
            <w:rPr>
              <w:rFonts w:ascii="Book Antiqua" w:cs="Book Antiqua" w:eastAsia="Book Antiqua" w:hAnsi="Book Antiqua"/>
              <w:color w:val="000000"/>
              <w:sz w:val="24"/>
              <w:szCs w:val="24"/>
            </w:rPr>
          </w:rPrChange>
        </w:rPr>
        <w:t>HRH data entry, validation and analysis</w:t>
      </w:r>
      <w:ins w:id="1063" w:author="MUTILE WANYEE" w:date="2024-03-01T14:32:00Z">
        <w:r w:rsidR="95B94406" w:rsidRPr="DD40DFF5">
          <w:rPr>
            <w:rFonts w:ascii="Book Antiqua" w:cs="Book Antiqua" w:eastAsia="Book Antiqua" w:hAnsi="Book Antiqua"/>
            <w:color w:val="000000"/>
            <w:sz w:val="24"/>
            <w:szCs w:val="24"/>
            <w:rPrChange w:id="1064" w:author="MUTILE WANYEE" w:date="2024-03-01T12:23:00Z">
              <w:rPr>
                <w:rFonts w:ascii="Book Antiqua" w:cs="Book Antiqua" w:eastAsia="Book Antiqua" w:hAnsi="Book Antiqua"/>
                <w:color w:val="000000"/>
                <w:sz w:val="24"/>
                <w:szCs w:val="24"/>
              </w:rPr>
            </w:rPrChange>
          </w:rPr>
          <w:t xml:space="preserve"> onto</w:t>
        </w:r>
      </w:ins>
      <w:del w:id="1065" w:author="MUTILE WANYEE" w:date="2024-03-01T14:32:00Z">
        <w:r w:rsidDel="CF131F2B" w:rsidRPr="1BC5B7BC">
          <w:rPr>
            <w:rFonts w:ascii="Book Antiqua" w:cs="Book Antiqua" w:eastAsia="Book Antiqua" w:hAnsi="Book Antiqua"/>
            <w:color w:val="000000"/>
            <w:sz w:val="24"/>
            <w:szCs w:val="24"/>
            <w:rPrChange w:id="1066" w:author="MUTILE WANYEE" w:date="2024-03-01T12:23:00Z">
              <w:rPr>
                <w:rFonts w:ascii="Book Antiqua" w:cs="Book Antiqua" w:eastAsia="Book Antiqua" w:hAnsi="Book Antiqua"/>
                <w:color w:val="000000"/>
                <w:sz w:val="24"/>
                <w:szCs w:val="24"/>
              </w:rPr>
            </w:rPrChange>
          </w:rPr>
          <w:delText xml:space="preserve"> using</w:delText>
        </w:r>
      </w:del>
      <w:r w:rsidRPr="1871424B">
        <w:rPr>
          <w:rFonts w:ascii="Book Antiqua" w:cs="Book Antiqua" w:eastAsia="Book Antiqua" w:hAnsi="Book Antiqua"/>
          <w:color w:val="000000"/>
          <w:sz w:val="24"/>
          <w:szCs w:val="24"/>
          <w:rPrChange w:id="1067" w:author="MUTILE WANYEE" w:date="2024-03-01T12:23:00Z">
            <w:rPr>
              <w:rFonts w:ascii="Book Antiqua" w:cs="Book Antiqua" w:eastAsia="Book Antiqua" w:hAnsi="Book Antiqua"/>
              <w:color w:val="000000"/>
              <w:sz w:val="24"/>
              <w:szCs w:val="24"/>
            </w:rPr>
          </w:rPrChange>
        </w:rPr>
        <w:t xml:space="preserve"> the NHWA data platform</w:t>
      </w:r>
    </w:p>
    <w:p>
      <w:pPr>
        <w:pStyle w:val="style0"/>
        <w:numPr>
          <w:ilvl w:val="0"/>
          <w:numId w:val="10"/>
        </w:numPr>
        <w:spacing w:after="0" w:lineRule="auto" w:line="276"/>
        <w:ind w:left="720" w:hanging="360"/>
        <w:jc w:val="both"/>
        <w:rPr>
          <w:color w:val="000000"/>
          <w:sz w:val="24"/>
          <w:szCs w:val="24"/>
        </w:rPr>
      </w:pPr>
      <w:del w:id="1068" w:author="MUTILE WANYEE" w:date="2024-03-01T14:33:00Z">
        <w:r w:rsidDel="970C5A7A" w:rsidRPr="4F950DAA">
          <w:rPr>
            <w:rFonts w:ascii="Book Antiqua" w:cs="Book Antiqua" w:eastAsia="Book Antiqua" w:hAnsi="Book Antiqua"/>
            <w:color w:val="000000"/>
            <w:sz w:val="24"/>
            <w:szCs w:val="24"/>
            <w:rPrChange w:id="1069" w:author="MUTILE WANYEE" w:date="2024-03-01T12:23:00Z">
              <w:rPr>
                <w:rFonts w:ascii="Book Antiqua" w:cs="Book Antiqua" w:eastAsia="Book Antiqua" w:hAnsi="Book Antiqua"/>
                <w:color w:val="000000"/>
                <w:sz w:val="24"/>
                <w:szCs w:val="24"/>
              </w:rPr>
            </w:rPrChange>
          </w:rPr>
          <w:delText>To agree on the i</w:delText>
        </w:r>
      </w:del>
      <w:ins w:id="1070" w:author="MUTILE WANYEE" w:date="2024-03-01T14:33:00Z">
        <w:r w:rsidR="691620C4" w:rsidRPr="3EDD4AF2">
          <w:rPr>
            <w:rFonts w:ascii="Book Antiqua" w:cs="Book Antiqua" w:eastAsia="Book Antiqua" w:hAnsi="Book Antiqua"/>
            <w:color w:val="000000"/>
            <w:sz w:val="24"/>
            <w:szCs w:val="24"/>
            <w:rPrChange w:id="1071" w:author="MUTILE WANYEE" w:date="2024-03-01T12:23:00Z">
              <w:rPr>
                <w:rFonts w:ascii="Book Antiqua" w:cs="Book Antiqua" w:eastAsia="Book Antiqua" w:hAnsi="Book Antiqua"/>
                <w:color w:val="000000"/>
                <w:sz w:val="24"/>
                <w:szCs w:val="24"/>
              </w:rPr>
            </w:rPrChange>
          </w:rPr>
          <w:t>I</w:t>
        </w:r>
      </w:ins>
      <w:r w:rsidRPr="5240166E">
        <w:rPr>
          <w:rFonts w:ascii="Book Antiqua" w:cs="Book Antiqua" w:eastAsia="Book Antiqua" w:hAnsi="Book Antiqua"/>
          <w:color w:val="000000"/>
          <w:sz w:val="24"/>
          <w:szCs w:val="24"/>
          <w:rPrChange w:id="1072" w:author="MUTILE WANYEE" w:date="2024-03-01T12:23:00Z">
            <w:rPr>
              <w:rFonts w:ascii="Book Antiqua" w:cs="Book Antiqua" w:eastAsia="Book Antiqua" w:hAnsi="Book Antiqua"/>
              <w:color w:val="000000"/>
              <w:sz w:val="24"/>
              <w:szCs w:val="24"/>
            </w:rPr>
          </w:rPrChange>
        </w:rPr>
        <w:t xml:space="preserve">mplementation and </w:t>
      </w:r>
      <w:del w:id="1073" w:author="MUTILE WANYEE" w:date="2024-02-08T10:19:00Z">
        <w:r w:rsidDel="36F68341" w:rsidRPr="CB6DCF50">
          <w:rPr>
            <w:rFonts w:ascii="Book Antiqua" w:cs="Book Antiqua" w:eastAsia="Book Antiqua" w:hAnsi="Book Antiqua"/>
            <w:color w:val="000000"/>
            <w:sz w:val="24"/>
            <w:szCs w:val="24"/>
            <w:rPrChange w:id="1074" w:author="MUTILE WANYEE" w:date="2024-03-01T12:23:00Z">
              <w:rPr>
                <w:rFonts w:ascii="Book Antiqua" w:cs="Book Antiqua" w:eastAsia="Book Antiqua" w:hAnsi="Book Antiqua"/>
                <w:color w:val="000000"/>
                <w:sz w:val="24"/>
                <w:szCs w:val="24"/>
              </w:rPr>
            </w:rPrChange>
          </w:rPr>
          <w:delText xml:space="preserve">institutionalization </w:delText>
        </w:r>
      </w:del>
      <w:ins w:id="1075" w:author="MUTILE WANYEE" w:date="2024-02-08T10:19:00Z">
        <w:r w:rsidR="2F56D836" w:rsidRPr="7BC64FC2">
          <w:rPr>
            <w:rFonts w:ascii="Book Antiqua" w:cs="Book Antiqua" w:eastAsia="Book Antiqua" w:hAnsi="Book Antiqua"/>
            <w:color w:val="000000"/>
            <w:sz w:val="24"/>
            <w:szCs w:val="24"/>
            <w:rPrChange w:id="1076" w:author="MUTILE WANYEE" w:date="2024-03-01T12:23:00Z">
              <w:rPr>
                <w:rFonts w:ascii="Book Antiqua" w:cs="Book Antiqua" w:eastAsia="Book Antiqua" w:hAnsi="Book Antiqua"/>
                <w:color w:val="000000"/>
                <w:sz w:val="24"/>
                <w:szCs w:val="24"/>
              </w:rPr>
            </w:rPrChange>
          </w:rPr>
          <w:t xml:space="preserve">institutionalisation </w:t>
        </w:r>
      </w:ins>
      <w:r w:rsidRPr="263078C0">
        <w:rPr>
          <w:rFonts w:ascii="Book Antiqua" w:cs="Book Antiqua" w:eastAsia="Book Antiqua" w:hAnsi="Book Antiqua"/>
          <w:color w:val="000000"/>
          <w:sz w:val="24"/>
          <w:szCs w:val="24"/>
          <w:rPrChange w:id="1077" w:author="MUTILE WANYEE" w:date="2024-03-01T12:23:00Z">
            <w:rPr>
              <w:rFonts w:ascii="Book Antiqua" w:cs="Book Antiqua" w:eastAsia="Book Antiqua" w:hAnsi="Book Antiqua"/>
              <w:color w:val="000000"/>
              <w:sz w:val="24"/>
              <w:szCs w:val="24"/>
            </w:rPr>
          </w:rPrChange>
        </w:rPr>
        <w:t xml:space="preserve">roadmaps for Kenya </w:t>
      </w:r>
    </w:p>
    <w:p>
      <w:pPr>
        <w:pStyle w:val="style0"/>
        <w:numPr>
          <w:ilvl w:val="0"/>
          <w:numId w:val="10"/>
        </w:numPr>
        <w:spacing w:after="0"/>
        <w:ind w:left="720" w:hanging="360"/>
        <w:jc w:val="both"/>
        <w:rPr/>
      </w:pPr>
      <w:del w:id="1078" w:author="MUTILE WANYEE" w:date="2024-03-01T14:34:00Z">
        <w:r w:rsidDel="B38045FC" w:rsidRPr="17FFABBC">
          <w:rPr>
            <w:rFonts w:ascii="Book Antiqua" w:cs="Book Antiqua" w:eastAsia="Book Antiqua" w:hAnsi="Book Antiqua"/>
            <w:color w:val="000000"/>
            <w:sz w:val="24"/>
            <w:szCs w:val="24"/>
            <w:rPrChange w:id="1079" w:author="MUTILE WANYEE" w:date="2024-03-01T12:23:00Z">
              <w:rPr>
                <w:rFonts w:ascii="Book Antiqua" w:cs="Book Antiqua" w:eastAsia="Book Antiqua" w:hAnsi="Book Antiqua"/>
                <w:color w:val="000000"/>
                <w:sz w:val="24"/>
                <w:szCs w:val="24"/>
              </w:rPr>
            </w:rPrChange>
          </w:rPr>
          <w:delText xml:space="preserve">Sharing </w:delText>
        </w:r>
      </w:del>
      <w:ins w:id="1080" w:author="MUTILE WANYEE" w:date="2024-03-01T14:34:00Z">
        <w:r w:rsidR="1B7F39B8" w:rsidRPr="8AA34DA5">
          <w:rPr>
            <w:rFonts w:ascii="Book Antiqua" w:cs="Book Antiqua" w:eastAsia="Book Antiqua" w:hAnsi="Book Antiqua"/>
            <w:color w:val="000000"/>
            <w:sz w:val="24"/>
            <w:szCs w:val="24"/>
            <w:rPrChange w:id="1081" w:author="MUTILE WANYEE" w:date="2024-03-01T12:23:00Z">
              <w:rPr>
                <w:rFonts w:ascii="Book Antiqua" w:cs="Book Antiqua" w:eastAsia="Book Antiqua" w:hAnsi="Book Antiqua"/>
                <w:color w:val="000000"/>
                <w:sz w:val="24"/>
                <w:szCs w:val="24"/>
              </w:rPr>
            </w:rPrChange>
          </w:rPr>
          <w:t xml:space="preserve">Adoption of </w:t>
        </w:r>
      </w:ins>
      <w:r w:rsidRPr="E7A499CF">
        <w:rPr>
          <w:rFonts w:ascii="Book Antiqua" w:cs="Book Antiqua" w:eastAsia="Book Antiqua" w:hAnsi="Book Antiqua"/>
          <w:color w:val="000000"/>
          <w:sz w:val="24"/>
          <w:szCs w:val="24"/>
          <w:rPrChange w:id="1082" w:author="MUTILE WANYEE" w:date="2024-03-01T12:23:00Z">
            <w:rPr>
              <w:rFonts w:ascii="Book Antiqua" w:cs="Book Antiqua" w:eastAsia="Book Antiqua" w:hAnsi="Book Antiqua"/>
              <w:color w:val="000000"/>
              <w:sz w:val="24"/>
              <w:szCs w:val="24"/>
            </w:rPr>
          </w:rPrChange>
        </w:rPr>
        <w:t xml:space="preserve">local best practices based on </w:t>
      </w:r>
      <w:del w:id="1083" w:author="MUTILE WANYEE" w:date="2024-03-01T14:34:00Z">
        <w:r w:rsidDel="F09D53E6" w:rsidRPr="59F23BA6">
          <w:rPr>
            <w:rFonts w:ascii="Book Antiqua" w:cs="Book Antiqua" w:eastAsia="Book Antiqua" w:hAnsi="Book Antiqua"/>
            <w:color w:val="000000"/>
            <w:sz w:val="24"/>
            <w:szCs w:val="24"/>
            <w:rPrChange w:id="1084" w:author="MUTILE WANYEE" w:date="2024-03-01T12:23:00Z">
              <w:rPr>
                <w:rFonts w:ascii="Book Antiqua" w:cs="Book Antiqua" w:eastAsia="Book Antiqua" w:hAnsi="Book Antiqua"/>
                <w:color w:val="000000"/>
                <w:sz w:val="24"/>
                <w:szCs w:val="24"/>
              </w:rPr>
            </w:rPrChange>
          </w:rPr>
          <w:delText xml:space="preserve">the success story of </w:delText>
        </w:r>
      </w:del>
      <w:r w:rsidRPr="C3D5BF8C">
        <w:rPr>
          <w:rFonts w:ascii="Book Antiqua" w:cs="Book Antiqua" w:eastAsia="Book Antiqua" w:hAnsi="Book Antiqua"/>
          <w:color w:val="000000"/>
          <w:sz w:val="24"/>
          <w:szCs w:val="24"/>
          <w:rPrChange w:id="1085" w:author="MUTILE WANYEE" w:date="2024-03-01T12:23:00Z">
            <w:rPr>
              <w:rFonts w:ascii="Book Antiqua" w:cs="Book Antiqua" w:eastAsia="Book Antiqua" w:hAnsi="Book Antiqua"/>
              <w:color w:val="000000"/>
              <w:sz w:val="24"/>
              <w:szCs w:val="24"/>
            </w:rPr>
          </w:rPrChange>
        </w:rPr>
        <w:t xml:space="preserve">the implementation of the regulatory Human </w:t>
      </w:r>
      <w:ins w:id="1086" w:author="MUTILE WANYEE" w:date="2024-03-01T14:35:00Z">
        <w:r w:rsidR="DF6706A0" w:rsidRPr="C7173269">
          <w:rPr>
            <w:rFonts w:ascii="Book Antiqua" w:cs="Book Antiqua" w:eastAsia="Book Antiqua" w:hAnsi="Book Antiqua"/>
            <w:color w:val="000000"/>
            <w:sz w:val="24"/>
            <w:szCs w:val="24"/>
            <w:rPrChange w:id="1087" w:author="MUTILE WANYEE" w:date="2024-03-01T12:23:00Z">
              <w:rPr>
                <w:rFonts w:ascii="Book Antiqua" w:cs="Book Antiqua" w:eastAsia="Book Antiqua" w:hAnsi="Book Antiqua"/>
                <w:color w:val="000000"/>
                <w:sz w:val="24"/>
                <w:szCs w:val="24"/>
              </w:rPr>
            </w:rPrChange>
          </w:rPr>
          <w:t>R</w:t>
        </w:r>
      </w:ins>
      <w:del w:id="1088" w:author="MUTILE WANYEE" w:date="2024-03-01T14:35:00Z">
        <w:r w:rsidDel="B44FB5F9" w:rsidRPr="F6E764E6">
          <w:rPr>
            <w:rFonts w:ascii="Book Antiqua" w:cs="Book Antiqua" w:eastAsia="Book Antiqua" w:hAnsi="Book Antiqua"/>
            <w:color w:val="000000"/>
            <w:sz w:val="24"/>
            <w:szCs w:val="24"/>
            <w:rPrChange w:id="1089" w:author="MUTILE WANYEE" w:date="2024-03-01T12:23:00Z">
              <w:rPr>
                <w:rFonts w:ascii="Book Antiqua" w:cs="Book Antiqua" w:eastAsia="Book Antiqua" w:hAnsi="Book Antiqua"/>
                <w:color w:val="000000"/>
                <w:sz w:val="24"/>
                <w:szCs w:val="24"/>
              </w:rPr>
            </w:rPrChange>
          </w:rPr>
          <w:delText>r</w:delText>
        </w:r>
      </w:del>
      <w:r w:rsidRPr="DB74E5B4">
        <w:rPr>
          <w:rFonts w:ascii="Book Antiqua" w:cs="Book Antiqua" w:eastAsia="Book Antiqua" w:hAnsi="Book Antiqua"/>
          <w:color w:val="000000"/>
          <w:sz w:val="24"/>
          <w:szCs w:val="24"/>
          <w:rPrChange w:id="1090" w:author="MUTILE WANYEE" w:date="2024-03-01T12:23:00Z">
            <w:rPr>
              <w:rFonts w:ascii="Book Antiqua" w:cs="Book Antiqua" w:eastAsia="Book Antiqua" w:hAnsi="Book Antiqua"/>
              <w:color w:val="000000"/>
              <w:sz w:val="24"/>
              <w:szCs w:val="24"/>
            </w:rPr>
          </w:rPrChange>
        </w:rPr>
        <w:t xml:space="preserve">esources Information Systems (rHRIS) for the generation of reliable HRH information </w:t>
      </w:r>
    </w:p>
    <w:p>
      <w:pPr>
        <w:pStyle w:val="style0"/>
        <w:numPr>
          <w:ilvl w:val="0"/>
          <w:numId w:val="10"/>
        </w:numPr>
        <w:spacing w:after="0" w:lineRule="auto" w:line="276"/>
        <w:ind w:left="720" w:hanging="360"/>
        <w:jc w:val="both"/>
        <w:rPr>
          <w:color w:val="000000"/>
          <w:sz w:val="24"/>
          <w:szCs w:val="24"/>
        </w:rPr>
      </w:pPr>
      <w:ins w:id="1091" w:author="MUTILE WANYEE" w:date="2024-03-01T14:35:00Z">
        <w:r w:rsidR="85B5D81C" w:rsidRPr="D15B937C">
          <w:rPr>
            <w:rFonts w:ascii="Book Antiqua" w:cs="Book Antiqua" w:eastAsia="Book Antiqua" w:hAnsi="Book Antiqua"/>
            <w:color w:val="000000"/>
            <w:sz w:val="24"/>
            <w:szCs w:val="24"/>
            <w:rPrChange w:id="1092" w:author="MUTILE WANYEE" w:date="2024-03-01T12:23:00Z">
              <w:rPr>
                <w:rFonts w:ascii="Book Antiqua" w:cs="Book Antiqua" w:eastAsia="Book Antiqua" w:hAnsi="Book Antiqua"/>
                <w:color w:val="000000"/>
                <w:sz w:val="24"/>
                <w:szCs w:val="24"/>
              </w:rPr>
            </w:rPrChange>
          </w:rPr>
          <w:t>Conducting work on other</w:t>
        </w:r>
      </w:ins>
      <w:del w:id="1093" w:author="MUTILE WANYEE" w:date="2024-03-01T14:35:00Z">
        <w:r w:rsidDel="57A39EE9" w:rsidRPr="ACFEEAAC">
          <w:rPr>
            <w:rFonts w:ascii="Book Antiqua" w:cs="Book Antiqua" w:eastAsia="Book Antiqua" w:hAnsi="Book Antiqua"/>
            <w:color w:val="000000"/>
            <w:sz w:val="24"/>
            <w:szCs w:val="24"/>
            <w:rPrChange w:id="1094" w:author="MUTILE WANYEE" w:date="2024-03-01T12:23:00Z">
              <w:rPr>
                <w:rFonts w:ascii="Book Antiqua" w:cs="Book Antiqua" w:eastAsia="Book Antiqua" w:hAnsi="Book Antiqua"/>
                <w:color w:val="000000"/>
                <w:sz w:val="24"/>
                <w:szCs w:val="24"/>
              </w:rPr>
            </w:rPrChange>
          </w:rPr>
          <w:delText>Be</w:delText>
        </w:r>
      </w:del>
      <w:ins w:id="1095" w:author="MUTILE WANYEE" w:date="2024-03-01T14:36:00Z">
        <w:r w:rsidR="F4DBCA13" w:rsidRPr="44992ADA">
          <w:rPr>
            <w:rFonts w:ascii="Book Antiqua" w:cs="Book Antiqua" w:eastAsia="Book Antiqua" w:hAnsi="Book Antiqua"/>
            <w:color w:val="000000"/>
            <w:sz w:val="24"/>
            <w:szCs w:val="24"/>
            <w:rPrChange w:id="1096" w:author="MUTILE WANYEE" w:date="2024-03-01T12:23:00Z">
              <w:rPr>
                <w:rFonts w:ascii="Book Antiqua" w:cs="Book Antiqua" w:eastAsia="Book Antiqua" w:hAnsi="Book Antiqua"/>
                <w:color w:val="000000"/>
                <w:sz w:val="24"/>
                <w:szCs w:val="24"/>
              </w:rPr>
            </w:rPrChange>
          </w:rPr>
          <w:t xml:space="preserve"> be</w:t>
        </w:r>
      </w:ins>
      <w:r w:rsidRPr="0C7D36C7">
        <w:rPr>
          <w:rFonts w:ascii="Book Antiqua" w:cs="Book Antiqua" w:eastAsia="Book Antiqua" w:hAnsi="Book Antiqua"/>
          <w:color w:val="000000"/>
          <w:sz w:val="24"/>
          <w:szCs w:val="24"/>
          <w:rPrChange w:id="1097" w:author="MUTILE WANYEE" w:date="2024-03-01T12:23:00Z">
            <w:rPr>
              <w:rFonts w:ascii="Book Antiqua" w:cs="Book Antiqua" w:eastAsia="Book Antiqua" w:hAnsi="Book Antiqua"/>
              <w:color w:val="000000"/>
              <w:sz w:val="24"/>
              <w:szCs w:val="24"/>
            </w:rPr>
          </w:rPrChange>
        </w:rPr>
        <w:t xml:space="preserve">neficial linkages of the NHWA </w:t>
      </w:r>
      <w:del w:id="1098" w:author="MUTILE WANYEE" w:date="2024-03-01T14:36:00Z">
        <w:r w:rsidDel="DB07CA9D" w:rsidRPr="94DD03EC">
          <w:rPr>
            <w:rFonts w:ascii="Book Antiqua" w:cs="Book Antiqua" w:eastAsia="Book Antiqua" w:hAnsi="Book Antiqua"/>
            <w:color w:val="000000"/>
            <w:sz w:val="24"/>
            <w:szCs w:val="24"/>
            <w:rPrChange w:id="1099" w:author="MUTILE WANYEE" w:date="2024-03-01T12:23:00Z">
              <w:rPr>
                <w:rFonts w:ascii="Book Antiqua" w:cs="Book Antiqua" w:eastAsia="Book Antiqua" w:hAnsi="Book Antiqua"/>
                <w:color w:val="000000"/>
                <w:sz w:val="24"/>
                <w:szCs w:val="24"/>
              </w:rPr>
            </w:rPrChange>
          </w:rPr>
          <w:delText xml:space="preserve">with other systems </w:delText>
        </w:r>
      </w:del>
      <w:r w:rsidRPr="EB953461">
        <w:rPr>
          <w:rFonts w:ascii="Book Antiqua" w:cs="Book Antiqua" w:eastAsia="Book Antiqua" w:hAnsi="Book Antiqua"/>
          <w:color w:val="000000"/>
          <w:sz w:val="24"/>
          <w:szCs w:val="24"/>
          <w:rPrChange w:id="1100" w:author="MUTILE WANYEE" w:date="2024-03-01T12:23:00Z">
            <w:rPr>
              <w:rFonts w:ascii="Book Antiqua" w:cs="Book Antiqua" w:eastAsia="Book Antiqua" w:hAnsi="Book Antiqua"/>
              <w:color w:val="000000"/>
              <w:sz w:val="24"/>
              <w:szCs w:val="24"/>
            </w:rPr>
          </w:rPrChange>
        </w:rPr>
        <w:t>such as</w:t>
      </w:r>
      <w:del w:id="1101" w:author="MUTILE WANYEE" w:date="2024-03-01T14:37:00Z">
        <w:r w:rsidDel="E28A1A22" w:rsidRPr="C2D3B180">
          <w:rPr>
            <w:rFonts w:ascii="Book Antiqua" w:cs="Book Antiqua" w:eastAsia="Book Antiqua" w:hAnsi="Book Antiqua"/>
            <w:color w:val="000000"/>
            <w:sz w:val="24"/>
            <w:szCs w:val="24"/>
            <w:rPrChange w:id="1102" w:author="MUTILE WANYEE" w:date="2024-03-01T12:23:00Z">
              <w:rPr>
                <w:rFonts w:ascii="Book Antiqua" w:cs="Book Antiqua" w:eastAsia="Book Antiqua" w:hAnsi="Book Antiqua"/>
                <w:color w:val="000000"/>
                <w:sz w:val="24"/>
                <w:szCs w:val="24"/>
              </w:rPr>
            </w:rPrChange>
          </w:rPr>
          <w:delText xml:space="preserve"> in</w:delText>
        </w:r>
      </w:del>
      <w:r w:rsidRPr="811BCB68">
        <w:rPr>
          <w:rFonts w:ascii="Book Antiqua" w:cs="Book Antiqua" w:eastAsia="Book Antiqua" w:hAnsi="Book Antiqua"/>
          <w:color w:val="000000"/>
          <w:sz w:val="24"/>
          <w:szCs w:val="24"/>
          <w:rPrChange w:id="1103" w:author="MUTILE WANYEE" w:date="2024-03-01T12:23:00Z">
            <w:rPr>
              <w:rFonts w:ascii="Book Antiqua" w:cs="Book Antiqua" w:eastAsia="Book Antiqua" w:hAnsi="Book Antiqua"/>
              <w:color w:val="000000"/>
              <w:sz w:val="24"/>
              <w:szCs w:val="24"/>
            </w:rPr>
          </w:rPrChange>
        </w:rPr>
        <w:t xml:space="preserve"> the </w:t>
      </w:r>
      <w:del w:id="1104" w:author="MUTILE WANYEE" w:date="2024-03-01T14:37:00Z">
        <w:r w:rsidDel="EBB2D808" w:rsidRPr="FC19EABE">
          <w:rPr>
            <w:rFonts w:ascii="Book Antiqua" w:cs="Book Antiqua" w:eastAsia="Book Antiqua" w:hAnsi="Book Antiqua"/>
            <w:color w:val="000000"/>
            <w:sz w:val="24"/>
            <w:szCs w:val="24"/>
            <w:rPrChange w:id="1105" w:author="MUTILE WANYEE" w:date="2024-03-01T12:23:00Z">
              <w:rPr>
                <w:rFonts w:ascii="Book Antiqua" w:cs="Book Antiqua" w:eastAsia="Book Antiqua" w:hAnsi="Book Antiqua"/>
                <w:color w:val="000000"/>
                <w:sz w:val="24"/>
                <w:szCs w:val="24"/>
              </w:rPr>
            </w:rPrChange>
          </w:rPr>
          <w:delText xml:space="preserve">conducting of the </w:delText>
        </w:r>
      </w:del>
      <w:r w:rsidRPr="C50F29CC">
        <w:rPr>
          <w:rFonts w:ascii="Book Antiqua" w:cs="Book Antiqua" w:eastAsia="Book Antiqua" w:hAnsi="Book Antiqua"/>
          <w:color w:val="000000"/>
          <w:sz w:val="24"/>
          <w:szCs w:val="24"/>
          <w:rPrChange w:id="1106" w:author="MUTILE WANYEE" w:date="2024-03-01T12:23:00Z">
            <w:rPr>
              <w:rFonts w:ascii="Book Antiqua" w:cs="Book Antiqua" w:eastAsia="Book Antiqua" w:hAnsi="Book Antiqua"/>
              <w:color w:val="000000"/>
              <w:sz w:val="24"/>
              <w:szCs w:val="24"/>
            </w:rPr>
          </w:rPrChange>
        </w:rPr>
        <w:t xml:space="preserve">Health </w:t>
      </w:r>
      <w:ins w:id="1107" w:author="MUTILE WANYEE" w:date="2024-03-01T15:06:00Z">
        <w:r w:rsidR="60E6A93D" w:rsidRPr="E9AD17B3">
          <w:rPr>
            <w:rFonts w:ascii="Book Antiqua" w:cs="Book Antiqua" w:eastAsia="Book Antiqua" w:hAnsi="Book Antiqua"/>
            <w:color w:val="000000"/>
            <w:sz w:val="24"/>
            <w:szCs w:val="24"/>
            <w:rPrChange w:id="1108" w:author="MUTILE WANYEE" w:date="2024-03-01T12:23:00Z">
              <w:rPr>
                <w:rFonts w:ascii="Book Antiqua" w:cs="Book Antiqua" w:eastAsia="Book Antiqua" w:hAnsi="Book Antiqua"/>
                <w:color w:val="000000"/>
                <w:sz w:val="24"/>
                <w:szCs w:val="24"/>
              </w:rPr>
            </w:rPrChange>
          </w:rPr>
          <w:t xml:space="preserve">Labour </w:t>
        </w:r>
      </w:ins>
      <w:r w:rsidRPr="A6F95577">
        <w:rPr>
          <w:rFonts w:ascii="Book Antiqua" w:cs="Book Antiqua" w:eastAsia="Book Antiqua" w:hAnsi="Book Antiqua"/>
          <w:color w:val="000000"/>
          <w:sz w:val="24"/>
          <w:szCs w:val="24"/>
          <w:rPrChange w:id="1109" w:author="MUTILE WANYEE" w:date="2024-03-01T12:23:00Z">
            <w:rPr>
              <w:rFonts w:ascii="Book Antiqua" w:cs="Book Antiqua" w:eastAsia="Book Antiqua" w:hAnsi="Book Antiqua"/>
              <w:color w:val="000000"/>
              <w:sz w:val="24"/>
              <w:szCs w:val="24"/>
            </w:rPr>
          </w:rPrChange>
        </w:rPr>
        <w:t xml:space="preserve">Market </w:t>
      </w:r>
      <w:del w:id="1110" w:author="MUTILE WANYEE" w:date="2024-03-01T15:06:00Z">
        <w:r w:rsidDel="C18A5A61" w:rsidRPr="15FC9B29">
          <w:rPr>
            <w:rFonts w:ascii="Book Antiqua" w:cs="Book Antiqua" w:eastAsia="Book Antiqua" w:hAnsi="Book Antiqua"/>
            <w:color w:val="000000"/>
            <w:sz w:val="24"/>
            <w:szCs w:val="24"/>
            <w:rPrChange w:id="1111" w:author="MUTILE WANYEE" w:date="2024-03-01T12:23:00Z">
              <w:rPr>
                <w:rFonts w:ascii="Book Antiqua" w:cs="Book Antiqua" w:eastAsia="Book Antiqua" w:hAnsi="Book Antiqua"/>
                <w:color w:val="000000"/>
                <w:sz w:val="24"/>
                <w:szCs w:val="24"/>
              </w:rPr>
            </w:rPrChange>
          </w:rPr>
          <w:delText>Labour A</w:delText>
        </w:r>
      </w:del>
      <w:ins w:id="1112" w:author="MUTILE WANYEE" w:date="2024-03-01T15:06:00Z">
        <w:r w:rsidR="9F4E19B4" w:rsidRPr="F21F6476">
          <w:rPr>
            <w:rFonts w:ascii="Book Antiqua" w:cs="Book Antiqua" w:eastAsia="Book Antiqua" w:hAnsi="Book Antiqua"/>
            <w:color w:val="000000"/>
            <w:sz w:val="24"/>
            <w:szCs w:val="24"/>
            <w:rPrChange w:id="1113" w:author="MUTILE WANYEE" w:date="2024-03-01T12:23:00Z">
              <w:rPr>
                <w:rFonts w:ascii="Book Antiqua" w:cs="Book Antiqua" w:eastAsia="Book Antiqua" w:hAnsi="Book Antiqua"/>
                <w:color w:val="000000"/>
                <w:sz w:val="24"/>
                <w:szCs w:val="24"/>
              </w:rPr>
            </w:rPrChange>
          </w:rPr>
          <w:t>A</w:t>
        </w:r>
      </w:ins>
      <w:r w:rsidRPr="69CFBEA8">
        <w:rPr>
          <w:rFonts w:ascii="Book Antiqua" w:cs="Book Antiqua" w:eastAsia="Book Antiqua" w:hAnsi="Book Antiqua"/>
          <w:color w:val="000000"/>
          <w:sz w:val="24"/>
          <w:szCs w:val="24"/>
          <w:rPrChange w:id="1114" w:author="MUTILE WANYEE" w:date="2024-03-01T12:23:00Z">
            <w:rPr>
              <w:rFonts w:ascii="Book Antiqua" w:cs="Book Antiqua" w:eastAsia="Book Antiqua" w:hAnsi="Book Antiqua"/>
              <w:color w:val="000000"/>
              <w:sz w:val="24"/>
              <w:szCs w:val="24"/>
            </w:rPr>
          </w:rPrChange>
        </w:rPr>
        <w:t>nalysis</w:t>
      </w:r>
      <w:ins w:id="1115" w:author="MUTILE WANYEE" w:date="2024-03-01T15:07:00Z">
        <w:r w:rsidR="4959D34A" w:rsidRPr="FBF21795">
          <w:rPr>
            <w:rFonts w:ascii="Book Antiqua" w:cs="Book Antiqua" w:eastAsia="Book Antiqua" w:hAnsi="Book Antiqua"/>
            <w:color w:val="000000"/>
            <w:sz w:val="24"/>
            <w:szCs w:val="24"/>
            <w:rPrChange w:id="1116" w:author="MUTILE WANYEE" w:date="2024-03-01T12:23:00Z">
              <w:rPr>
                <w:rFonts w:ascii="Book Antiqua" w:cs="Book Antiqua" w:eastAsia="Book Antiqua" w:hAnsi="Book Antiqua"/>
                <w:color w:val="000000"/>
                <w:sz w:val="24"/>
                <w:szCs w:val="24"/>
              </w:rPr>
            </w:rPrChange>
          </w:rPr>
          <w:t xml:space="preserve"> (HLMA)</w:t>
        </w:r>
      </w:ins>
      <w:r w:rsidRPr="3CA1409F">
        <w:rPr>
          <w:rFonts w:ascii="Book Antiqua" w:cs="Book Antiqua" w:eastAsia="Book Antiqua" w:hAnsi="Book Antiqua"/>
          <w:color w:val="000000"/>
          <w:sz w:val="24"/>
          <w:szCs w:val="24"/>
          <w:rPrChange w:id="1117" w:author="MUTILE WANYEE" w:date="2024-03-01T12:23:00Z">
            <w:rPr>
              <w:rFonts w:ascii="Book Antiqua" w:cs="Book Antiqua" w:eastAsia="Book Antiqua" w:hAnsi="Book Antiqua"/>
              <w:color w:val="000000"/>
              <w:sz w:val="24"/>
              <w:szCs w:val="24"/>
            </w:rPr>
          </w:rPrChange>
        </w:rPr>
        <w:t xml:space="preserve"> </w:t>
      </w:r>
      <w:del w:id="1118" w:author="MUTILE WANYEE" w:date="2024-03-01T14:37:00Z">
        <w:r w:rsidDel="0DABBCF7" w:rsidRPr="AE4098AC">
          <w:rPr>
            <w:rFonts w:ascii="Book Antiqua" w:cs="Book Antiqua" w:eastAsia="Book Antiqua" w:hAnsi="Book Antiqua"/>
            <w:color w:val="000000"/>
            <w:sz w:val="24"/>
            <w:szCs w:val="24"/>
            <w:rPrChange w:id="1119" w:author="MUTILE WANYEE" w:date="2024-03-01T12:23:00Z">
              <w:rPr>
                <w:rFonts w:ascii="Book Antiqua" w:cs="Book Antiqua" w:eastAsia="Book Antiqua" w:hAnsi="Book Antiqua"/>
                <w:color w:val="000000"/>
                <w:sz w:val="24"/>
                <w:szCs w:val="24"/>
              </w:rPr>
            </w:rPrChange>
          </w:rPr>
          <w:delText>and in Investment cases were highlighted</w:delText>
        </w:r>
      </w:del>
      <w:r w:rsidRPr="0983F514">
        <w:rPr>
          <w:rFonts w:ascii="Book Antiqua" w:cs="Book Antiqua" w:eastAsia="Book Antiqua" w:hAnsi="Book Antiqua"/>
          <w:color w:val="000000"/>
          <w:sz w:val="24"/>
          <w:szCs w:val="24"/>
          <w:rPrChange w:id="1120" w:author="MUTILE WANYEE" w:date="2024-03-01T12:23:00Z">
            <w:rPr>
              <w:rFonts w:ascii="Book Antiqua" w:cs="Book Antiqua" w:eastAsia="Book Antiqua" w:hAnsi="Book Antiqua"/>
              <w:color w:val="000000"/>
              <w:sz w:val="24"/>
              <w:szCs w:val="24"/>
            </w:rPr>
          </w:rPrChange>
        </w:rPr>
        <w:t xml:space="preserve">. </w:t>
      </w:r>
    </w:p>
    <w:p>
      <w:pPr>
        <w:pStyle w:val="style0"/>
        <w:spacing w:after="0" w:lineRule="auto" w:line="276"/>
        <w:jc w:val="both"/>
        <w:rPr>
          <w:del w:id="1121" w:author="MUTILE WANYEE" w:date="2024-02-08T10:21:00Z"/>
          <w:rFonts w:ascii="Book Antiqua" w:cs="Book Antiqua" w:eastAsia="Book Antiqua" w:hAnsi="Book Antiqua"/>
          <w:sz w:val="18"/>
          <w:szCs w:val="18"/>
          <w:rPrChange w:id="1122" w:author="MUTILE WANYEE" w:date="2024-03-01T12:23:00Z">
            <w:rPr>
              <w:rFonts w:ascii="Book Antiqua" w:cs="Book Antiqua" w:eastAsia="Book Antiqua" w:hAnsi="Book Antiqua"/>
              <w:sz w:val="18"/>
              <w:szCs w:val="18"/>
            </w:rPr>
          </w:rPrChange>
        </w:rPr>
      </w:pPr>
    </w:p>
    <w:p>
      <w:pPr>
        <w:pStyle w:val="style0"/>
        <w:spacing w:after="0" w:lineRule="auto" w:line="276"/>
        <w:jc w:val="both"/>
        <w:rPr>
          <w:rFonts w:ascii="Book Antiqua" w:cs="Book Antiqua" w:eastAsia="Book Antiqua" w:hAnsi="Book Antiqua"/>
          <w:sz w:val="24"/>
          <w:szCs w:val="24"/>
        </w:rPr>
      </w:pPr>
      <w:r w:rsidRPr="ADFDC36E">
        <w:rPr>
          <w:rFonts w:ascii="Book Antiqua" w:cs="Book Antiqua" w:eastAsia="Book Antiqua" w:hAnsi="Book Antiqua"/>
          <w:sz w:val="24"/>
          <w:szCs w:val="24"/>
          <w:rPrChange w:id="1123" w:author="MUTILE WANYEE" w:date="2024-03-01T12:23:00Z">
            <w:rPr>
              <w:rFonts w:ascii="Book Antiqua" w:cs="Book Antiqua" w:eastAsia="Book Antiqua" w:hAnsi="Book Antiqua"/>
              <w:sz w:val="24"/>
              <w:szCs w:val="24"/>
            </w:rPr>
          </w:rPrChange>
        </w:rPr>
        <w:t xml:space="preserve">The participants for this meeting were drawn from the various departments of the MoH, the KHHRAC, KHPOA, the Regulatory bodies, representatives from the Council of Governors- High level County representative. </w:t>
      </w:r>
      <w:ins w:id="1124" w:author="MUTILE WANYEE" w:date="2024-03-01T14:38:00Z">
        <w:r w:rsidR="4B8C1141" w:rsidRPr="31F9B1CD">
          <w:rPr>
            <w:rFonts w:ascii="Book Antiqua" w:cs="Book Antiqua" w:eastAsia="Book Antiqua" w:hAnsi="Book Antiqua"/>
            <w:sz w:val="24"/>
            <w:szCs w:val="24"/>
            <w:rPrChange w:id="1125" w:author="MUTILE WANYEE" w:date="2024-03-01T12:23:00Z">
              <w:rPr>
                <w:rFonts w:ascii="Book Antiqua" w:cs="Book Antiqua" w:eastAsia="Book Antiqua" w:hAnsi="Book Antiqua"/>
                <w:sz w:val="24"/>
                <w:szCs w:val="24"/>
              </w:rPr>
            </w:rPrChange>
          </w:rPr>
          <w:t xml:space="preserve">It was facilitated by HRH experts </w:t>
        </w:r>
      </w:ins>
      <w:del w:id="1126" w:author="MUTILE WANYEE" w:date="2024-03-01T14:38:00Z">
        <w:r w:rsidDel="4BEC5C5B" w:rsidRPr="6157B4E0">
          <w:rPr>
            <w:rFonts w:ascii="Book Antiqua" w:cs="Book Antiqua" w:eastAsia="Book Antiqua" w:hAnsi="Book Antiqua"/>
            <w:sz w:val="24"/>
            <w:szCs w:val="24"/>
            <w:rPrChange w:id="1127" w:author="MUTILE WANYEE" w:date="2024-03-01T12:23:00Z">
              <w:rPr>
                <w:rFonts w:ascii="Book Antiqua" w:cs="Book Antiqua" w:eastAsia="Book Antiqua" w:hAnsi="Book Antiqua"/>
                <w:sz w:val="24"/>
                <w:szCs w:val="24"/>
              </w:rPr>
            </w:rPrChange>
          </w:rPr>
          <w:delText>The facilitators were from W</w:delText>
        </w:r>
      </w:del>
      <w:ins w:id="1128" w:author="MUTILE WANYEE" w:date="2024-03-01T14:39:00Z">
        <w:r w:rsidR="9182A3D7" w:rsidRPr="EB570CAF">
          <w:rPr>
            <w:rFonts w:ascii="Book Antiqua" w:cs="Book Antiqua" w:eastAsia="Book Antiqua" w:hAnsi="Book Antiqua"/>
            <w:sz w:val="24"/>
            <w:szCs w:val="24"/>
            <w:rPrChange w:id="1129" w:author="MUTILE WANYEE" w:date="2024-03-01T12:23:00Z">
              <w:rPr>
                <w:rFonts w:ascii="Book Antiqua" w:cs="Book Antiqua" w:eastAsia="Book Antiqua" w:hAnsi="Book Antiqua"/>
                <w:sz w:val="24"/>
                <w:szCs w:val="24"/>
              </w:rPr>
            </w:rPrChange>
          </w:rPr>
          <w:t>from W</w:t>
        </w:r>
      </w:ins>
      <w:r w:rsidRPr="FB03582D">
        <w:rPr>
          <w:rFonts w:ascii="Book Antiqua" w:cs="Book Antiqua" w:eastAsia="Book Antiqua" w:hAnsi="Book Antiqua"/>
          <w:sz w:val="24"/>
          <w:szCs w:val="24"/>
          <w:rPrChange w:id="1130" w:author="MUTILE WANYEE" w:date="2024-03-01T12:23:00Z">
            <w:rPr>
              <w:rFonts w:ascii="Book Antiqua" w:cs="Book Antiqua" w:eastAsia="Book Antiqua" w:hAnsi="Book Antiqua"/>
              <w:sz w:val="24"/>
              <w:szCs w:val="24"/>
            </w:rPr>
          </w:rPrChange>
        </w:rPr>
        <w:t xml:space="preserve">HO Geneva Office, </w:t>
      </w:r>
      <w:ins w:id="1131" w:author="MUTILE WANYEE" w:date="2024-02-08T10:25:00Z">
        <w:r w:rsidR="2574446A" w:rsidRPr="511D8D7A">
          <w:rPr>
            <w:rFonts w:ascii="Book Antiqua" w:cs="Book Antiqua" w:eastAsia="Book Antiqua" w:hAnsi="Book Antiqua"/>
            <w:sz w:val="24"/>
            <w:szCs w:val="24"/>
            <w:rPrChange w:id="1132" w:author="MUTILE WANYEE" w:date="2024-03-01T12:23:00Z">
              <w:rPr>
                <w:rFonts w:ascii="Book Antiqua" w:cs="Book Antiqua" w:eastAsia="Book Antiqua" w:hAnsi="Book Antiqua"/>
                <w:sz w:val="24"/>
                <w:szCs w:val="24"/>
              </w:rPr>
            </w:rPrChange>
          </w:rPr>
          <w:t xml:space="preserve">AFRO </w:t>
        </w:r>
      </w:ins>
      <w:r w:rsidRPr="CB10CAD5">
        <w:rPr>
          <w:rFonts w:ascii="Book Antiqua" w:cs="Book Antiqua" w:eastAsia="Book Antiqua" w:hAnsi="Book Antiqua"/>
          <w:sz w:val="24"/>
          <w:szCs w:val="24"/>
          <w:rPrChange w:id="1133" w:author="MUTILE WANYEE" w:date="2024-03-01T12:23:00Z">
            <w:rPr>
              <w:rFonts w:ascii="Book Antiqua" w:cs="Book Antiqua" w:eastAsia="Book Antiqua" w:hAnsi="Book Antiqua"/>
              <w:sz w:val="24"/>
              <w:szCs w:val="24"/>
            </w:rPr>
          </w:rPrChange>
        </w:rPr>
        <w:t>Regional Office and the Country Office</w:t>
      </w:r>
      <w:ins w:id="1134" w:author="MUTILE WANYEE" w:date="2024-03-01T14:40:00Z">
        <w:r w:rsidR="ADE54633" w:rsidRPr="914095D5">
          <w:rPr>
            <w:rFonts w:ascii="Book Antiqua" w:cs="Book Antiqua" w:eastAsia="Book Antiqua" w:hAnsi="Book Antiqua"/>
            <w:sz w:val="24"/>
            <w:szCs w:val="24"/>
            <w:rPrChange w:id="1135" w:author="MUTILE WANYEE" w:date="2024-03-01T12:23:00Z">
              <w:rPr>
                <w:rFonts w:ascii="Book Antiqua" w:cs="Book Antiqua" w:eastAsia="Book Antiqua" w:hAnsi="Book Antiqua"/>
                <w:sz w:val="24"/>
                <w:szCs w:val="24"/>
              </w:rPr>
            </w:rPrChange>
          </w:rPr>
          <w:t xml:space="preserve"> as well as the National Council of Kenya (NCK)</w:t>
        </w:r>
      </w:ins>
      <w:del w:id="1136" w:author="MUTILE WANYEE" w:date="2024-03-01T14:40:00Z">
        <w:r w:rsidDel="3E435459" w:rsidRPr="3E01F3DB">
          <w:rPr>
            <w:rFonts w:ascii="Book Antiqua" w:cs="Book Antiqua" w:eastAsia="Book Antiqua" w:hAnsi="Book Antiqua"/>
            <w:sz w:val="24"/>
            <w:szCs w:val="24"/>
            <w:rPrChange w:id="1137" w:author="MUTILE WANYEE" w:date="2024-03-01T12:23:00Z">
              <w:rPr>
                <w:rFonts w:ascii="Book Antiqua" w:cs="Book Antiqua" w:eastAsia="Book Antiqua" w:hAnsi="Book Antiqua"/>
                <w:sz w:val="24"/>
                <w:szCs w:val="24"/>
              </w:rPr>
            </w:rPrChange>
          </w:rPr>
          <w:delText>.</w:delText>
        </w:r>
      </w:del>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del w:id="1138" w:author="MUTILE WANYEE" w:date="2024-03-01T14:40:00Z"/>
          <w:rFonts w:ascii="Book Antiqua" w:cs="Book Antiqua" w:eastAsia="Book Antiqua" w:hAnsi="Book Antiqua"/>
          <w:sz w:val="24"/>
          <w:szCs w:val="24"/>
          <w:rPrChange w:id="1139" w:author="MUTILE WANYEE" w:date="2024-03-01T12:23:00Z">
            <w:rPr>
              <w:rFonts w:ascii="Book Antiqua" w:cs="Book Antiqua" w:eastAsia="Book Antiqua" w:hAnsi="Book Antiqua"/>
              <w:sz w:val="24"/>
              <w:szCs w:val="24"/>
            </w:rPr>
          </w:rPrChange>
        </w:rPr>
      </w:pPr>
      <w:del w:id="1140" w:author="MUTILE WANYEE" w:date="2024-03-01T14:40:00Z">
        <w:r w:rsidDel="D8C1265A" w:rsidRPr="83589BE1">
          <w:rPr>
            <w:rFonts w:ascii="Book Antiqua" w:cs="Book Antiqua" w:eastAsia="Book Antiqua" w:hAnsi="Book Antiqua"/>
            <w:sz w:val="24"/>
            <w:szCs w:val="24"/>
            <w:rPrChange w:id="1141" w:author="MUTILE WANYEE" w:date="2024-03-01T12:23:00Z">
              <w:rPr>
                <w:rFonts w:ascii="Book Antiqua" w:cs="Book Antiqua" w:eastAsia="Book Antiqua" w:hAnsi="Book Antiqua"/>
                <w:sz w:val="24"/>
                <w:szCs w:val="24"/>
              </w:rPr>
            </w:rPrChange>
          </w:rPr>
          <w:delText xml:space="preserve">At the end of the training workshop the team also developed a detailed Roadmap for the implementation of the NHWA. </w:delText>
        </w:r>
      </w:del>
    </w:p>
    <w:p>
      <w:pPr>
        <w:pStyle w:val="style0"/>
        <w:spacing w:after="0" w:lineRule="auto" w:line="240"/>
        <w:jc w:val="both"/>
        <w:rPr>
          <w:del w:id="1142" w:author="MUTILE WANYEE" w:date="2024-03-01T14:40:00Z"/>
          <w:rFonts w:ascii="Book Antiqua" w:cs="Book Antiqua" w:eastAsia="Book Antiqua" w:hAnsi="Book Antiqua"/>
          <w:sz w:val="24"/>
          <w:szCs w:val="24"/>
          <w:rPrChange w:id="1143" w:author="MUTILE WANYEE" w:date="2024-03-01T12:23:00Z">
            <w:rPr>
              <w:rFonts w:ascii="Book Antiqua" w:cs="Book Antiqua" w:eastAsia="Book Antiqua" w:hAnsi="Book Antiqua"/>
              <w:sz w:val="24"/>
              <w:szCs w:val="24"/>
            </w:rPr>
          </w:rPrChange>
        </w:rPr>
      </w:pPr>
    </w:p>
    <w:p>
      <w:pPr>
        <w:pStyle w:val="style0"/>
        <w:spacing w:after="0" w:lineRule="auto" w:line="276"/>
        <w:jc w:val="both"/>
        <w:rPr>
          <w:rFonts w:ascii="Book Antiqua" w:cs="Book Antiqua" w:eastAsia="Book Antiqua" w:hAnsi="Book Antiqua"/>
          <w:b/>
          <w:i/>
          <w:sz w:val="24"/>
          <w:szCs w:val="24"/>
        </w:rPr>
      </w:pPr>
      <w:r w:rsidRPr="F23F7DB3">
        <w:rPr>
          <w:rFonts w:ascii="Book Antiqua" w:cs="Book Antiqua" w:eastAsia="Book Antiqua" w:hAnsi="Book Antiqua"/>
          <w:b/>
          <w:i/>
          <w:sz w:val="24"/>
          <w:szCs w:val="24"/>
          <w:rPrChange w:id="1144" w:author="MUTILE WANYEE" w:date="2024-03-01T12:23:00Z">
            <w:rPr>
              <w:rFonts w:ascii="Book Antiqua" w:cs="Book Antiqua" w:eastAsia="Book Antiqua" w:hAnsi="Book Antiqua"/>
              <w:b/>
              <w:i/>
              <w:sz w:val="24"/>
              <w:szCs w:val="24"/>
            </w:rPr>
          </w:rPrChange>
        </w:rPr>
        <w:t xml:space="preserve">3.2.2 Implementation </w:t>
      </w:r>
    </w:p>
    <w:p>
      <w:pPr>
        <w:pStyle w:val="style0"/>
        <w:spacing w:after="0" w:lineRule="auto" w:line="276"/>
        <w:jc w:val="both"/>
        <w:rPr>
          <w:del w:id="1145" w:author="MUTILE WANYEE" w:date="2024-03-01T14:41:00Z"/>
          <w:rFonts w:ascii="Book Antiqua" w:cs="Book Antiqua" w:eastAsia="Book Antiqua" w:hAnsi="Book Antiqua"/>
          <w:sz w:val="24"/>
          <w:szCs w:val="24"/>
          <w:rPrChange w:id="1146" w:author="MUTILE WANYEE" w:date="2024-03-01T12:23:00Z">
            <w:rPr>
              <w:rFonts w:ascii="Book Antiqua" w:cs="Book Antiqua" w:eastAsia="Book Antiqua" w:hAnsi="Book Antiqua"/>
              <w:sz w:val="24"/>
              <w:szCs w:val="24"/>
            </w:rPr>
          </w:rPrChange>
        </w:rPr>
      </w:pPr>
      <w:del w:id="1147" w:author="MUTILE WANYEE" w:date="2024-03-01T14:41:00Z">
        <w:r w:rsidDel="4150E266" w:rsidRPr="C484932B">
          <w:rPr>
            <w:rFonts w:ascii="Book Antiqua" w:cs="Book Antiqua" w:eastAsia="Book Antiqua" w:hAnsi="Book Antiqua"/>
            <w:sz w:val="24"/>
            <w:szCs w:val="24"/>
            <w:rPrChange w:id="1148" w:author="MUTILE WANYEE" w:date="2024-03-01T12:23:00Z">
              <w:rPr>
                <w:rFonts w:ascii="Book Antiqua" w:cs="Book Antiqua" w:eastAsia="Book Antiqua" w:hAnsi="Book Antiqua"/>
                <w:sz w:val="24"/>
                <w:szCs w:val="24"/>
              </w:rPr>
            </w:rPrChange>
          </w:rPr>
          <w:delText xml:space="preserve">The NHWA roadmap activities were broken into three sections representing the three phases of NHWA: Conceptualization, Operationalization, and Process Revision and Sustainability, which is synonymous with Monitoring and Evaluation. A cross cutting phase has evolved which is Capacity Building. </w:delText>
        </w:r>
      </w:del>
    </w:p>
    <w:p>
      <w:pPr>
        <w:pStyle w:val="style0"/>
        <w:spacing w:after="0" w:lineRule="auto" w:line="276"/>
        <w:jc w:val="both"/>
        <w:rPr>
          <w:del w:id="1149" w:author="MUTILE WANYEE" w:date="2024-03-01T14:41:00Z"/>
          <w:rFonts w:ascii="Book Antiqua" w:cs="Book Antiqua" w:eastAsia="Book Antiqua" w:hAnsi="Book Antiqua"/>
          <w:sz w:val="16"/>
          <w:szCs w:val="16"/>
          <w:rPrChange w:id="1150" w:author="MUTILE WANYEE" w:date="2024-03-01T12:23:00Z">
            <w:rPr>
              <w:rFonts w:ascii="Book Antiqua" w:cs="Book Antiqua" w:eastAsia="Book Antiqua" w:hAnsi="Book Antiqua"/>
              <w:sz w:val="16"/>
              <w:szCs w:val="16"/>
            </w:rPr>
          </w:rPrChange>
        </w:rPr>
      </w:pPr>
    </w:p>
    <w:p>
      <w:pPr>
        <w:pStyle w:val="style0"/>
        <w:spacing w:after="0" w:lineRule="auto" w:line="276"/>
        <w:jc w:val="both"/>
        <w:rPr>
          <w:rFonts w:ascii="Book Antiqua" w:cs="Book Antiqua" w:eastAsia="Book Antiqua" w:hAnsi="Book Antiqua"/>
          <w:sz w:val="24"/>
          <w:szCs w:val="24"/>
        </w:rPr>
      </w:pPr>
      <w:del w:id="1151" w:author="MUTILE WANYEE" w:date="2024-03-01T14:41:00Z">
        <w:r w:rsidDel="0B664FD3" w:rsidRPr="85F175B9">
          <w:rPr>
            <w:rFonts w:ascii="Book Antiqua" w:cs="Book Antiqua" w:eastAsia="Book Antiqua" w:hAnsi="Book Antiqua"/>
            <w:sz w:val="24"/>
            <w:szCs w:val="24"/>
            <w:rPrChange w:id="1152" w:author="MUTILE WANYEE" w:date="2024-03-01T12:23:00Z">
              <w:rPr>
                <w:rFonts w:ascii="Book Antiqua" w:cs="Book Antiqua" w:eastAsia="Book Antiqua" w:hAnsi="Book Antiqua"/>
                <w:sz w:val="24"/>
                <w:szCs w:val="24"/>
              </w:rPr>
            </w:rPrChange>
          </w:rPr>
          <w:delText xml:space="preserve">Conceptualization </w:delText>
        </w:r>
      </w:del>
      <w:ins w:id="1153" w:author="MUTILE WANYEE" w:date="2024-03-01T14:41:00Z">
        <w:r w:rsidR="6C50E2D8" w:rsidRPr="7F7F1818">
          <w:rPr>
            <w:rFonts w:ascii="Book Antiqua" w:cs="Book Antiqua" w:eastAsia="Book Antiqua" w:hAnsi="Book Antiqua"/>
            <w:sz w:val="24"/>
            <w:szCs w:val="24"/>
            <w:rPrChange w:id="1154" w:author="MUTILE WANYEE" w:date="2024-03-01T12:23:00Z">
              <w:rPr>
                <w:rFonts w:ascii="Book Antiqua" w:cs="Book Antiqua" w:eastAsia="Book Antiqua" w:hAnsi="Book Antiqua"/>
                <w:sz w:val="24"/>
                <w:szCs w:val="24"/>
              </w:rPr>
            </w:rPrChange>
          </w:rPr>
          <w:t xml:space="preserve">Conceptualisation </w:t>
        </w:r>
      </w:ins>
      <w:r w:rsidRPr="6A2761CE">
        <w:rPr>
          <w:rFonts w:ascii="Book Antiqua" w:cs="Book Antiqua" w:eastAsia="Book Antiqua" w:hAnsi="Book Antiqua"/>
          <w:sz w:val="24"/>
          <w:szCs w:val="24"/>
          <w:rPrChange w:id="1155" w:author="MUTILE WANYEE" w:date="2024-03-01T12:23:00Z">
            <w:rPr>
              <w:rFonts w:ascii="Book Antiqua" w:cs="Book Antiqua" w:eastAsia="Book Antiqua" w:hAnsi="Book Antiqua"/>
              <w:sz w:val="24"/>
              <w:szCs w:val="24"/>
            </w:rPr>
          </w:rPrChange>
        </w:rPr>
        <w:t xml:space="preserve">activities </w:t>
      </w:r>
      <w:del w:id="1156" w:author="MUTILE WANYEE" w:date="2024-03-01T14:41:00Z">
        <w:r w:rsidDel="2AEECAC7" w:rsidRPr="CBC673CF">
          <w:rPr>
            <w:rFonts w:ascii="Book Antiqua" w:cs="Book Antiqua" w:eastAsia="Book Antiqua" w:hAnsi="Book Antiqua"/>
            <w:sz w:val="24"/>
            <w:szCs w:val="24"/>
            <w:rPrChange w:id="1157" w:author="MUTILE WANYEE" w:date="2024-03-01T12:23:00Z">
              <w:rPr>
                <w:rFonts w:ascii="Book Antiqua" w:cs="Book Antiqua" w:eastAsia="Book Antiqua" w:hAnsi="Book Antiqua"/>
                <w:sz w:val="24"/>
                <w:szCs w:val="24"/>
              </w:rPr>
            </w:rPrChange>
          </w:rPr>
          <w:delText xml:space="preserve">were meant to form a </w:delText>
        </w:r>
      </w:del>
      <w:ins w:id="1158" w:author="MUTILE WANYEE" w:date="2024-03-01T14:41:00Z">
        <w:r w:rsidR="ACD2BC82" w:rsidRPr="71A31CF7">
          <w:rPr>
            <w:rFonts w:ascii="Book Antiqua" w:cs="Book Antiqua" w:eastAsia="Book Antiqua" w:hAnsi="Book Antiqua"/>
            <w:sz w:val="24"/>
            <w:szCs w:val="24"/>
            <w:rPrChange w:id="1159" w:author="MUTILE WANYEE" w:date="2024-03-01T12:23:00Z">
              <w:rPr>
                <w:rFonts w:ascii="Book Antiqua" w:cs="Book Antiqua" w:eastAsia="Book Antiqua" w:hAnsi="Book Antiqua"/>
                <w:sz w:val="24"/>
                <w:szCs w:val="24"/>
              </w:rPr>
            </w:rPrChange>
          </w:rPr>
          <w:t xml:space="preserve">created a </w:t>
        </w:r>
      </w:ins>
      <w:r w:rsidRPr="D92C2576">
        <w:rPr>
          <w:rFonts w:ascii="Book Antiqua" w:cs="Book Antiqua" w:eastAsia="Book Antiqua" w:hAnsi="Book Antiqua"/>
          <w:sz w:val="24"/>
          <w:szCs w:val="24"/>
          <w:rPrChange w:id="1160" w:author="MUTILE WANYEE" w:date="2024-03-01T12:23:00Z">
            <w:rPr>
              <w:rFonts w:ascii="Book Antiqua" w:cs="Book Antiqua" w:eastAsia="Book Antiqua" w:hAnsi="Book Antiqua"/>
              <w:sz w:val="24"/>
              <w:szCs w:val="24"/>
            </w:rPr>
          </w:rPrChange>
        </w:rPr>
        <w:t>strong foundation for NHWA</w:t>
      </w:r>
      <w:del w:id="1161" w:author="MUTILE WANYEE" w:date="2024-03-01T14:42:00Z">
        <w:r w:rsidDel="0A2814DD" w:rsidRPr="4CCCF85A">
          <w:rPr>
            <w:rFonts w:ascii="Book Antiqua" w:cs="Book Antiqua" w:eastAsia="Book Antiqua" w:hAnsi="Book Antiqua"/>
            <w:sz w:val="24"/>
            <w:szCs w:val="24"/>
            <w:rPrChange w:id="1162" w:author="MUTILE WANYEE" w:date="2024-03-01T12:23:00Z">
              <w:rPr>
                <w:rFonts w:ascii="Book Antiqua" w:cs="Book Antiqua" w:eastAsia="Book Antiqua" w:hAnsi="Book Antiqua"/>
                <w:sz w:val="24"/>
                <w:szCs w:val="24"/>
              </w:rPr>
            </w:rPrChange>
          </w:rPr>
          <w:delText>,</w:delText>
        </w:r>
      </w:del>
      <w:r w:rsidRPr="EF1AF44A">
        <w:rPr>
          <w:rFonts w:ascii="Book Antiqua" w:cs="Book Antiqua" w:eastAsia="Book Antiqua" w:hAnsi="Book Antiqua"/>
          <w:sz w:val="24"/>
          <w:szCs w:val="24"/>
          <w:rPrChange w:id="1163" w:author="MUTILE WANYEE" w:date="2024-03-01T12:23:00Z">
            <w:rPr>
              <w:rFonts w:ascii="Book Antiqua" w:cs="Book Antiqua" w:eastAsia="Book Antiqua" w:hAnsi="Book Antiqua"/>
              <w:sz w:val="24"/>
              <w:szCs w:val="24"/>
            </w:rPr>
          </w:rPrChange>
        </w:rPr>
        <w:t xml:space="preserve"> that established the operational ecosystem </w:t>
      </w:r>
      <w:del w:id="1164" w:author="MUTILE WANYEE" w:date="2024-03-01T14:42:00Z">
        <w:r w:rsidDel="D860A03C" w:rsidRPr="9201369E">
          <w:rPr>
            <w:rFonts w:ascii="Book Antiqua" w:cs="Book Antiqua" w:eastAsia="Book Antiqua" w:hAnsi="Book Antiqua"/>
            <w:sz w:val="24"/>
            <w:szCs w:val="24"/>
            <w:rPrChange w:id="1165" w:author="MUTILE WANYEE" w:date="2024-03-01T12:23:00Z">
              <w:rPr>
                <w:rFonts w:ascii="Book Antiqua" w:cs="Book Antiqua" w:eastAsia="Book Antiqua" w:hAnsi="Book Antiqua"/>
                <w:sz w:val="24"/>
                <w:szCs w:val="24"/>
              </w:rPr>
            </w:rPrChange>
          </w:rPr>
          <w:delText xml:space="preserve">with the </w:delText>
        </w:r>
      </w:del>
      <w:ins w:id="1166" w:author="MUTILE WANYEE" w:date="2024-03-01T14:42:00Z">
        <w:r w:rsidR="5457B339" w:rsidRPr="C117A582">
          <w:rPr>
            <w:rFonts w:ascii="Book Antiqua" w:cs="Book Antiqua" w:eastAsia="Book Antiqua" w:hAnsi="Book Antiqua"/>
            <w:sz w:val="24"/>
            <w:szCs w:val="24"/>
            <w:rPrChange w:id="1167" w:author="MUTILE WANYEE" w:date="2024-03-01T12:23:00Z">
              <w:rPr>
                <w:rFonts w:ascii="Book Antiqua" w:cs="Book Antiqua" w:eastAsia="Book Antiqua" w:hAnsi="Book Antiqua"/>
                <w:sz w:val="24"/>
                <w:szCs w:val="24"/>
              </w:rPr>
            </w:rPrChange>
          </w:rPr>
          <w:t xml:space="preserve">that </w:t>
        </w:r>
      </w:ins>
      <w:r w:rsidRPr="775BAFC1">
        <w:rPr>
          <w:rFonts w:ascii="Book Antiqua" w:cs="Book Antiqua" w:eastAsia="Book Antiqua" w:hAnsi="Book Antiqua"/>
          <w:sz w:val="24"/>
          <w:szCs w:val="24"/>
          <w:rPrChange w:id="1168" w:author="MUTILE WANYEE" w:date="2024-03-01T12:23:00Z">
            <w:rPr>
              <w:rFonts w:ascii="Book Antiqua" w:cs="Book Antiqua" w:eastAsia="Book Antiqua" w:hAnsi="Book Antiqua"/>
              <w:sz w:val="24"/>
              <w:szCs w:val="24"/>
            </w:rPr>
          </w:rPrChange>
        </w:rPr>
        <w:t>set</w:t>
      </w:r>
      <w:del w:id="1169" w:author="MUTILE WANYEE" w:date="2024-03-01T14:42:00Z">
        <w:r w:rsidDel="4ADE89D8" w:rsidRPr="D9D7E90F">
          <w:rPr>
            <w:rFonts w:ascii="Book Antiqua" w:cs="Book Antiqua" w:eastAsia="Book Antiqua" w:hAnsi="Book Antiqua"/>
            <w:sz w:val="24"/>
            <w:szCs w:val="24"/>
            <w:rPrChange w:id="1170" w:author="MUTILE WANYEE" w:date="2024-03-01T12:23:00Z">
              <w:rPr>
                <w:rFonts w:ascii="Book Antiqua" w:cs="Book Antiqua" w:eastAsia="Book Antiqua" w:hAnsi="Book Antiqua"/>
                <w:sz w:val="24"/>
                <w:szCs w:val="24"/>
              </w:rPr>
            </w:rPrChange>
          </w:rPr>
          <w:delText>ting of</w:delText>
        </w:r>
      </w:del>
      <w:r w:rsidRPr="45BEFB04">
        <w:rPr>
          <w:rFonts w:ascii="Book Antiqua" w:cs="Book Antiqua" w:eastAsia="Book Antiqua" w:hAnsi="Book Antiqua"/>
          <w:sz w:val="24"/>
          <w:szCs w:val="24"/>
          <w:rPrChange w:id="1171" w:author="MUTILE WANYEE" w:date="2024-03-01T12:23:00Z">
            <w:rPr>
              <w:rFonts w:ascii="Book Antiqua" w:cs="Book Antiqua" w:eastAsia="Book Antiqua" w:hAnsi="Book Antiqua"/>
              <w:sz w:val="24"/>
              <w:szCs w:val="24"/>
            </w:rPr>
          </w:rPrChange>
        </w:rPr>
        <w:t xml:space="preserve"> priority policy directions, roadmap development and the establishment of a governance structure. </w:t>
      </w:r>
      <w:del w:id="1172" w:author="MUTILE WANYEE" w:date="2024-03-01T14:43:00Z">
        <w:r w:rsidDel="88EB88FA" w:rsidRPr="398D6E04">
          <w:rPr>
            <w:rFonts w:ascii="Book Antiqua" w:cs="Book Antiqua" w:eastAsia="Book Antiqua" w:hAnsi="Book Antiqua"/>
            <w:sz w:val="24"/>
            <w:szCs w:val="24"/>
            <w:rPrChange w:id="1173" w:author="MUTILE WANYEE" w:date="2024-03-01T12:23:00Z">
              <w:rPr>
                <w:rFonts w:ascii="Book Antiqua" w:cs="Book Antiqua" w:eastAsia="Book Antiqua" w:hAnsi="Book Antiqua"/>
                <w:sz w:val="24"/>
                <w:szCs w:val="24"/>
              </w:rPr>
            </w:rPrChange>
          </w:rPr>
          <w:delText>HRH data sources were identified with the data quality assessment conducted. Mechanisms for monitoring and evaluation were laid down. These activities shall regularly be revised as the NHWA matures.</w:delText>
        </w:r>
      </w:del>
    </w:p>
    <w:p>
      <w:pPr>
        <w:pStyle w:val="style0"/>
        <w:spacing w:after="0" w:lineRule="auto" w:line="276"/>
        <w:jc w:val="both"/>
        <w:rPr>
          <w:rFonts w:ascii="Book Antiqua" w:cs="Book Antiqua" w:eastAsia="Book Antiqua" w:hAnsi="Book Antiqua"/>
          <w:sz w:val="16"/>
          <w:szCs w:val="16"/>
        </w:rPr>
      </w:pPr>
    </w:p>
    <w:p>
      <w:pPr>
        <w:pStyle w:val="style0"/>
        <w:spacing w:after="0" w:lineRule="auto" w:line="240"/>
        <w:jc w:val="both"/>
        <w:rPr>
          <w:rFonts w:ascii="Book Antiqua" w:cs="Book Antiqua" w:eastAsia="Book Antiqua" w:hAnsi="Book Antiqua"/>
          <w:sz w:val="24"/>
          <w:szCs w:val="24"/>
        </w:rPr>
      </w:pPr>
      <w:r w:rsidRPr="A72A5057">
        <w:rPr>
          <w:rFonts w:ascii="Book Antiqua" w:cs="Book Antiqua" w:eastAsia="Book Antiqua" w:hAnsi="Book Antiqua"/>
          <w:sz w:val="24"/>
          <w:szCs w:val="24"/>
          <w:rPrChange w:id="1174" w:author="MUTILE WANYEE" w:date="2024-03-01T12:23:00Z">
            <w:rPr>
              <w:rFonts w:ascii="Book Antiqua" w:cs="Book Antiqua" w:eastAsia="Book Antiqua" w:hAnsi="Book Antiqua"/>
              <w:sz w:val="24"/>
              <w:szCs w:val="24"/>
            </w:rPr>
          </w:rPrChange>
        </w:rPr>
        <w:t xml:space="preserve">The participants were introduced to the eight steps for the implementation of the NHWA that the Kenya team has been adhering to: </w:t>
      </w:r>
    </w:p>
    <w:p>
      <w:pPr>
        <w:pStyle w:val="style0"/>
        <w:spacing w:after="0" w:lineRule="auto" w:line="240"/>
        <w:ind w:left="720" w:firstLine="0"/>
        <w:jc w:val="both"/>
        <w:rPr>
          <w:rFonts w:ascii="Book Antiqua" w:cs="Book Antiqua" w:eastAsia="Book Antiqua" w:hAnsi="Book Antiqua"/>
          <w:sz w:val="24"/>
          <w:szCs w:val="24"/>
        </w:rPr>
      </w:pPr>
    </w:p>
    <w:p>
      <w:pPr>
        <w:pStyle w:val="style0"/>
        <w:spacing w:after="0" w:lineRule="auto" w:line="240"/>
        <w:ind w:left="720" w:firstLine="0"/>
        <w:jc w:val="both"/>
        <w:rPr>
          <w:rFonts w:ascii="Book Antiqua" w:cs="Book Antiqua" w:eastAsia="Book Antiqua" w:hAnsi="Book Antiqua"/>
          <w:sz w:val="24"/>
          <w:szCs w:val="24"/>
        </w:rPr>
      </w:pPr>
      <w:r>
        <w:rPr/>
        <w:drawing>
          <wp:inline distL="0" distT="0" distB="0" distR="0">
            <wp:extent cx="5943600" cy="3429000"/>
            <wp:effectExtent l="0" t="0" r="0" b="0"/>
            <wp:docPr id="1030"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6" cstate="print"/>
                    <a:srcRect l="0" t="0" r="0" b="0"/>
                    <a:stretch/>
                  </pic:blipFill>
                  <pic:spPr>
                    <a:xfrm rot="0">
                      <a:off x="0" y="0"/>
                      <a:ext cx="5943600" cy="3429000"/>
                    </a:xfrm>
                    <a:prstGeom prst="rect"/>
                    <a:ln cmpd="sng" cap="flat" w="9525">
                      <a:solidFill>
                        <a:srgbClr val="000000"/>
                      </a:solidFill>
                      <a:prstDash val="solid"/>
                      <a:round/>
                      <a:headEnd/>
                      <a:tailEnd/>
                    </a:ln>
                  </pic:spPr>
                </pic:pic>
              </a:graphicData>
            </a:graphic>
          </wp:inline>
        </w:drawing>
      </w:r>
    </w:p>
    <w:p>
      <w:pPr>
        <w:pStyle w:val="style0"/>
        <w:spacing w:after="0" w:lineRule="auto" w:line="240"/>
        <w:ind w:left="720" w:firstLine="0"/>
        <w:jc w:val="both"/>
        <w:rPr>
          <w:rFonts w:ascii="Book Antiqua" w:cs="Book Antiqua" w:eastAsia="Book Antiqua" w:hAnsi="Book Antiqua"/>
          <w:sz w:val="24"/>
          <w:szCs w:val="24"/>
        </w:rPr>
      </w:pPr>
    </w:p>
    <w:p>
      <w:pPr>
        <w:pStyle w:val="style0"/>
        <w:spacing w:after="0" w:lineRule="auto" w:line="240"/>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b/>
          <w:i/>
          <w:sz w:val="24"/>
          <w:szCs w:val="24"/>
        </w:rPr>
      </w:pPr>
      <w:r w:rsidRPr="D0A947FB">
        <w:rPr>
          <w:rFonts w:ascii="Book Antiqua" w:cs="Book Antiqua" w:eastAsia="Book Antiqua" w:hAnsi="Book Antiqua"/>
          <w:b/>
          <w:i/>
          <w:sz w:val="24"/>
          <w:szCs w:val="24"/>
          <w:rPrChange w:id="1175" w:author="MUTILE WANYEE" w:date="2024-03-01T12:23:00Z">
            <w:rPr>
              <w:rFonts w:ascii="Book Antiqua" w:cs="Book Antiqua" w:eastAsia="Book Antiqua" w:hAnsi="Book Antiqua"/>
              <w:b/>
              <w:i/>
              <w:sz w:val="24"/>
              <w:szCs w:val="24"/>
            </w:rPr>
          </w:rPrChange>
        </w:rPr>
        <w:t xml:space="preserve">3.2.3 Government buy-in </w:t>
      </w:r>
    </w:p>
    <w:bookmarkStart w:id="7" w:name="_ih4h53cang9n" w:colFirst="0" w:colLast="0"/>
    <w:bookmarkEnd w:id="7"/>
    <w:p>
      <w:pPr>
        <w:pStyle w:val="style0"/>
        <w:spacing w:after="0" w:lineRule="auto" w:line="276"/>
        <w:ind w:left="360" w:firstLine="0"/>
        <w:jc w:val="both"/>
        <w:rPr>
          <w:rFonts w:ascii="Book Antiqua" w:cs="Book Antiqua" w:eastAsia="Book Antiqua" w:hAnsi="Book Antiqua"/>
          <w:sz w:val="24"/>
          <w:szCs w:val="24"/>
        </w:rPr>
      </w:pPr>
      <w:ins w:id="1176" w:author="MUTILE WANYEE" w:date="2024-03-01T14:52:00Z">
        <w:r w:rsidR="067B5476" w:rsidRPr="0905440D">
          <w:rPr>
            <w:rFonts w:ascii="Book Antiqua" w:cs="Book Antiqua" w:eastAsia="Book Antiqua" w:hAnsi="Book Antiqua"/>
            <w:sz w:val="24"/>
            <w:szCs w:val="24"/>
            <w:rPrChange w:id="1177" w:author="MUTILE WANYEE" w:date="2024-03-01T12:23:00Z">
              <w:rPr>
                <w:rFonts w:ascii="Book Antiqua" w:cs="Book Antiqua" w:eastAsia="Book Antiqua" w:hAnsi="Book Antiqua"/>
                <w:sz w:val="24"/>
                <w:szCs w:val="24"/>
              </w:rPr>
            </w:rPrChange>
          </w:rPr>
          <w:t xml:space="preserve">The road map guided for </w:t>
        </w:r>
      </w:ins>
      <w:del w:id="1178" w:author="MUTILE WANYEE" w:date="2024-03-01T14:52:00Z">
        <w:r w:rsidDel="6A07AF8B" w:rsidRPr="C95002C3">
          <w:rPr>
            <w:rFonts w:ascii="Book Antiqua" w:cs="Book Antiqua" w:eastAsia="Book Antiqua" w:hAnsi="Book Antiqua"/>
            <w:sz w:val="24"/>
            <w:szCs w:val="24"/>
            <w:rPrChange w:id="1179" w:author="MUTILE WANYEE" w:date="2024-03-01T12:23:00Z">
              <w:rPr>
                <w:rFonts w:ascii="Book Antiqua" w:cs="Book Antiqua" w:eastAsia="Book Antiqua" w:hAnsi="Book Antiqua"/>
                <w:sz w:val="24"/>
                <w:szCs w:val="24"/>
              </w:rPr>
            </w:rPrChange>
          </w:rPr>
          <w:delText xml:space="preserve">In line with the roadmap that was developed, </w:delText>
        </w:r>
      </w:del>
      <w:r w:rsidRPr="7010C2F7">
        <w:rPr>
          <w:rFonts w:ascii="Book Antiqua" w:cs="Book Antiqua" w:eastAsia="Book Antiqua" w:hAnsi="Book Antiqua"/>
          <w:sz w:val="24"/>
          <w:szCs w:val="24"/>
          <w:rPrChange w:id="1180" w:author="MUTILE WANYEE" w:date="2024-03-01T12:23:00Z">
            <w:rPr>
              <w:rFonts w:ascii="Book Antiqua" w:cs="Book Antiqua" w:eastAsia="Book Antiqua" w:hAnsi="Book Antiqua"/>
              <w:sz w:val="24"/>
              <w:szCs w:val="24"/>
            </w:rPr>
          </w:rPrChange>
        </w:rPr>
        <w:t xml:space="preserve">a consultative forum </w:t>
      </w:r>
      <w:del w:id="1181" w:author="MUTILE WANYEE" w:date="2024-03-01T14:53:00Z">
        <w:r w:rsidDel="0D4CA957" w:rsidRPr="C25495D8">
          <w:rPr>
            <w:rFonts w:ascii="Book Antiqua" w:cs="Book Antiqua" w:eastAsia="Book Antiqua" w:hAnsi="Book Antiqua"/>
            <w:sz w:val="24"/>
            <w:szCs w:val="24"/>
            <w:rPrChange w:id="1182" w:author="MUTILE WANYEE" w:date="2024-03-01T12:23:00Z">
              <w:rPr>
                <w:rFonts w:ascii="Book Antiqua" w:cs="Book Antiqua" w:eastAsia="Book Antiqua" w:hAnsi="Book Antiqua"/>
                <w:sz w:val="24"/>
                <w:szCs w:val="24"/>
              </w:rPr>
            </w:rPrChange>
          </w:rPr>
          <w:delText xml:space="preserve">was organized </w:delText>
        </w:r>
      </w:del>
      <w:r w:rsidRPr="C0E1218A">
        <w:rPr>
          <w:rFonts w:ascii="Book Antiqua" w:cs="Book Antiqua" w:eastAsia="Book Antiqua" w:hAnsi="Book Antiqua"/>
          <w:sz w:val="24"/>
          <w:szCs w:val="24"/>
          <w:rPrChange w:id="1183" w:author="MUTILE WANYEE" w:date="2024-03-01T12:23:00Z">
            <w:rPr>
              <w:rFonts w:ascii="Book Antiqua" w:cs="Book Antiqua" w:eastAsia="Book Antiqua" w:hAnsi="Book Antiqua"/>
              <w:sz w:val="24"/>
              <w:szCs w:val="24"/>
            </w:rPr>
          </w:rPrChange>
        </w:rPr>
        <w:t xml:space="preserve">to </w:t>
      </w:r>
      <w:del w:id="1184" w:author="MUTILE WANYEE" w:date="2024-02-08T10:28:00Z">
        <w:r w:rsidDel="9BB5D744" w:rsidRPr="8648DF02">
          <w:rPr>
            <w:rFonts w:ascii="Book Antiqua" w:cs="Book Antiqua" w:eastAsia="Book Antiqua" w:hAnsi="Book Antiqua"/>
            <w:sz w:val="24"/>
            <w:szCs w:val="24"/>
            <w:rPrChange w:id="1185" w:author="MUTILE WANYEE" w:date="2024-03-01T12:23:00Z">
              <w:rPr>
                <w:rFonts w:ascii="Book Antiqua" w:cs="Book Antiqua" w:eastAsia="Book Antiqua" w:hAnsi="Book Antiqua"/>
                <w:sz w:val="24"/>
                <w:szCs w:val="24"/>
              </w:rPr>
            </w:rPrChange>
          </w:rPr>
          <w:delText xml:space="preserve">sensitize </w:delText>
        </w:r>
      </w:del>
      <w:ins w:id="1186" w:author="MUTILE WANYEE" w:date="2024-02-08T10:28:00Z">
        <w:r w:rsidR="35E76B15" w:rsidRPr="7CD91D34">
          <w:rPr>
            <w:rFonts w:ascii="Book Antiqua" w:cs="Book Antiqua" w:eastAsia="Book Antiqua" w:hAnsi="Book Antiqua"/>
            <w:sz w:val="24"/>
            <w:szCs w:val="24"/>
            <w:rPrChange w:id="1187" w:author="MUTILE WANYEE" w:date="2024-03-01T12:23:00Z">
              <w:rPr>
                <w:rFonts w:ascii="Book Antiqua" w:cs="Book Antiqua" w:eastAsia="Book Antiqua" w:hAnsi="Book Antiqua"/>
                <w:sz w:val="24"/>
                <w:szCs w:val="24"/>
              </w:rPr>
            </w:rPrChange>
          </w:rPr>
          <w:t xml:space="preserve">sensitise </w:t>
        </w:r>
      </w:ins>
      <w:r w:rsidRPr="F9D4F93D">
        <w:rPr>
          <w:rFonts w:ascii="Book Antiqua" w:cs="Book Antiqua" w:eastAsia="Book Antiqua" w:hAnsi="Book Antiqua"/>
          <w:sz w:val="24"/>
          <w:szCs w:val="24"/>
          <w:rPrChange w:id="1188" w:author="MUTILE WANYEE" w:date="2024-03-01T12:23:00Z">
            <w:rPr>
              <w:rFonts w:ascii="Book Antiqua" w:cs="Book Antiqua" w:eastAsia="Book Antiqua" w:hAnsi="Book Antiqua"/>
              <w:sz w:val="24"/>
              <w:szCs w:val="24"/>
            </w:rPr>
          </w:rPrChange>
        </w:rPr>
        <w:t>the senior MoH management on the N</w:t>
      </w:r>
      <w:del w:id="1189" w:author="MUTILE WANYEE" w:date="2024-03-01T14:54:00Z">
        <w:r w:rsidDel="6285E16F" w:rsidRPr="0A8B0AF1">
          <w:rPr>
            <w:rFonts w:ascii="Book Antiqua" w:cs="Book Antiqua" w:eastAsia="Book Antiqua" w:hAnsi="Book Antiqua"/>
            <w:sz w:val="24"/>
            <w:szCs w:val="24"/>
            <w:rPrChange w:id="1190" w:author="MUTILE WANYEE" w:date="2024-03-01T12:23:00Z">
              <w:rPr>
                <w:rFonts w:ascii="Book Antiqua" w:cs="Book Antiqua" w:eastAsia="Book Antiqua" w:hAnsi="Book Antiqua"/>
                <w:sz w:val="24"/>
                <w:szCs w:val="24"/>
              </w:rPr>
            </w:rPrChange>
          </w:rPr>
          <w:delText xml:space="preserve">ational </w:delText>
        </w:r>
      </w:del>
      <w:r w:rsidRPr="4D7FBE7F">
        <w:rPr>
          <w:rFonts w:ascii="Book Antiqua" w:cs="Book Antiqua" w:eastAsia="Book Antiqua" w:hAnsi="Book Antiqua"/>
          <w:sz w:val="24"/>
          <w:szCs w:val="24"/>
          <w:rPrChange w:id="1191" w:author="MUTILE WANYEE" w:date="2024-03-01T12:23:00Z">
            <w:rPr>
              <w:rFonts w:ascii="Book Antiqua" w:cs="Book Antiqua" w:eastAsia="Book Antiqua" w:hAnsi="Book Antiqua"/>
              <w:sz w:val="24"/>
              <w:szCs w:val="24"/>
            </w:rPr>
          </w:rPrChange>
        </w:rPr>
        <w:t>H</w:t>
      </w:r>
      <w:del w:id="1192" w:author="MUTILE WANYEE" w:date="2024-03-01T14:54:00Z">
        <w:r w:rsidDel="DDDAA630" w:rsidRPr="D5E9F402">
          <w:rPr>
            <w:rFonts w:ascii="Book Antiqua" w:cs="Book Antiqua" w:eastAsia="Book Antiqua" w:hAnsi="Book Antiqua"/>
            <w:sz w:val="24"/>
            <w:szCs w:val="24"/>
            <w:rPrChange w:id="1193" w:author="MUTILE WANYEE" w:date="2024-03-01T12:23:00Z">
              <w:rPr>
                <w:rFonts w:ascii="Book Antiqua" w:cs="Book Antiqua" w:eastAsia="Book Antiqua" w:hAnsi="Book Antiqua"/>
                <w:sz w:val="24"/>
                <w:szCs w:val="24"/>
              </w:rPr>
            </w:rPrChange>
          </w:rPr>
          <w:delText xml:space="preserve">ealth </w:delText>
        </w:r>
      </w:del>
      <w:r w:rsidRPr="90B35F6C">
        <w:rPr>
          <w:rFonts w:ascii="Book Antiqua" w:cs="Book Antiqua" w:eastAsia="Book Antiqua" w:hAnsi="Book Antiqua"/>
          <w:sz w:val="24"/>
          <w:szCs w:val="24"/>
          <w:rPrChange w:id="1194" w:author="MUTILE WANYEE" w:date="2024-03-01T12:23:00Z">
            <w:rPr>
              <w:rFonts w:ascii="Book Antiqua" w:cs="Book Antiqua" w:eastAsia="Book Antiqua" w:hAnsi="Book Antiqua"/>
              <w:sz w:val="24"/>
              <w:szCs w:val="24"/>
            </w:rPr>
          </w:rPrChange>
        </w:rPr>
        <w:t>W</w:t>
      </w:r>
      <w:del w:id="1195" w:author="MUTILE WANYEE" w:date="2024-03-01T14:54:00Z">
        <w:r w:rsidDel="1A821968" w:rsidRPr="ABD1526A">
          <w:rPr>
            <w:rFonts w:ascii="Book Antiqua" w:cs="Book Antiqua" w:eastAsia="Book Antiqua" w:hAnsi="Book Antiqua"/>
            <w:sz w:val="24"/>
            <w:szCs w:val="24"/>
            <w:rPrChange w:id="1196" w:author="MUTILE WANYEE" w:date="2024-03-01T12:23:00Z">
              <w:rPr>
                <w:rFonts w:ascii="Book Antiqua" w:cs="Book Antiqua" w:eastAsia="Book Antiqua" w:hAnsi="Book Antiqua"/>
                <w:sz w:val="24"/>
                <w:szCs w:val="24"/>
              </w:rPr>
            </w:rPrChange>
          </w:rPr>
          <w:delText xml:space="preserve">orkforce </w:delText>
        </w:r>
      </w:del>
      <w:r w:rsidRPr="1E2FA529">
        <w:rPr>
          <w:rFonts w:ascii="Book Antiqua" w:cs="Book Antiqua" w:eastAsia="Book Antiqua" w:hAnsi="Book Antiqua"/>
          <w:sz w:val="24"/>
          <w:szCs w:val="24"/>
          <w:rPrChange w:id="1197" w:author="MUTILE WANYEE" w:date="2024-03-01T12:23:00Z">
            <w:rPr>
              <w:rFonts w:ascii="Book Antiqua" w:cs="Book Antiqua" w:eastAsia="Book Antiqua" w:hAnsi="Book Antiqua"/>
              <w:sz w:val="24"/>
              <w:szCs w:val="24"/>
            </w:rPr>
          </w:rPrChange>
        </w:rPr>
        <w:t>A</w:t>
      </w:r>
      <w:del w:id="1198" w:author="MUTILE WANYEE" w:date="2024-03-01T14:54:00Z">
        <w:r w:rsidDel="96BCAE88" w:rsidRPr="0EA65ACC">
          <w:rPr>
            <w:rFonts w:ascii="Book Antiqua" w:cs="Book Antiqua" w:eastAsia="Book Antiqua" w:hAnsi="Book Antiqua"/>
            <w:sz w:val="24"/>
            <w:szCs w:val="24"/>
            <w:rPrChange w:id="1199" w:author="MUTILE WANYEE" w:date="2024-03-01T12:23:00Z">
              <w:rPr>
                <w:rFonts w:ascii="Book Antiqua" w:cs="Book Antiqua" w:eastAsia="Book Antiqua" w:hAnsi="Book Antiqua"/>
                <w:sz w:val="24"/>
                <w:szCs w:val="24"/>
              </w:rPr>
            </w:rPrChange>
          </w:rPr>
          <w:delText>ccount</w:delText>
        </w:r>
      </w:del>
      <w:r w:rsidRPr="49E1500F">
        <w:rPr>
          <w:rFonts w:ascii="Book Antiqua" w:cs="Book Antiqua" w:eastAsia="Book Antiqua" w:hAnsi="Book Antiqua"/>
          <w:sz w:val="24"/>
          <w:szCs w:val="24"/>
          <w:rPrChange w:id="1200" w:author="MUTILE WANYEE" w:date="2024-03-01T12:23:00Z">
            <w:rPr>
              <w:rFonts w:ascii="Book Antiqua" w:cs="Book Antiqua" w:eastAsia="Book Antiqua" w:hAnsi="Book Antiqua"/>
              <w:sz w:val="24"/>
              <w:szCs w:val="24"/>
            </w:rPr>
          </w:rPrChange>
        </w:rPr>
        <w:t xml:space="preserve"> </w:t>
      </w:r>
      <w:del w:id="1201" w:author="MUTILE WANYEE" w:date="2024-03-01T14:54:00Z">
        <w:r w:rsidDel="632D8E9D" w:rsidRPr="94E58F3F">
          <w:rPr>
            <w:rFonts w:ascii="Book Antiqua" w:cs="Book Antiqua" w:eastAsia="Book Antiqua" w:hAnsi="Book Antiqua"/>
            <w:sz w:val="24"/>
            <w:szCs w:val="24"/>
            <w:rPrChange w:id="1202" w:author="MUTILE WANYEE" w:date="2024-03-01T12:23:00Z">
              <w:rPr>
                <w:rFonts w:ascii="Book Antiqua" w:cs="Book Antiqua" w:eastAsia="Book Antiqua" w:hAnsi="Book Antiqua"/>
                <w:sz w:val="24"/>
                <w:szCs w:val="24"/>
              </w:rPr>
            </w:rPrChange>
          </w:rPr>
          <w:delText xml:space="preserve">initiative </w:delText>
        </w:r>
      </w:del>
      <w:r w:rsidRPr="4C3C4C51">
        <w:rPr>
          <w:rFonts w:ascii="Book Antiqua" w:cs="Book Antiqua" w:eastAsia="Book Antiqua" w:hAnsi="Book Antiqua"/>
          <w:sz w:val="24"/>
          <w:szCs w:val="24"/>
          <w:rPrChange w:id="1203" w:author="MUTILE WANYEE" w:date="2024-03-01T12:23:00Z">
            <w:rPr>
              <w:rFonts w:ascii="Book Antiqua" w:cs="Book Antiqua" w:eastAsia="Book Antiqua" w:hAnsi="Book Antiqua"/>
              <w:sz w:val="24"/>
              <w:szCs w:val="24"/>
            </w:rPr>
          </w:rPrChange>
        </w:rPr>
        <w:t xml:space="preserve">for the adoption and endorsement of the implementation strategy. Government buy-in </w:t>
      </w:r>
      <w:del w:id="1204" w:author="MUTILE WANYEE" w:date="2024-03-01T14:55:00Z">
        <w:r w:rsidDel="58E7CF2D" w:rsidRPr="E3A355E7">
          <w:rPr>
            <w:rFonts w:ascii="Book Antiqua" w:cs="Book Antiqua" w:eastAsia="Book Antiqua" w:hAnsi="Book Antiqua"/>
            <w:sz w:val="24"/>
            <w:szCs w:val="24"/>
            <w:rPrChange w:id="1205" w:author="MUTILE WANYEE" w:date="2024-03-01T12:23:00Z">
              <w:rPr>
                <w:rFonts w:ascii="Book Antiqua" w:cs="Book Antiqua" w:eastAsia="Book Antiqua" w:hAnsi="Book Antiqua"/>
                <w:sz w:val="24"/>
                <w:szCs w:val="24"/>
              </w:rPr>
            </w:rPrChange>
          </w:rPr>
          <w:delText xml:space="preserve">is paramount with the main objective of getting </w:delText>
        </w:r>
      </w:del>
      <w:ins w:id="1206" w:author="MUTILE WANYEE" w:date="2024-03-01T14:55:00Z">
        <w:r w:rsidR="E0BEB9B7" w:rsidRPr="50B7B286">
          <w:rPr>
            <w:rFonts w:ascii="Book Antiqua" w:cs="Book Antiqua" w:eastAsia="Book Antiqua" w:hAnsi="Book Antiqua"/>
            <w:sz w:val="24"/>
            <w:szCs w:val="24"/>
            <w:rPrChange w:id="1207" w:author="MUTILE WANYEE" w:date="2024-03-01T12:23:00Z">
              <w:rPr>
                <w:rFonts w:ascii="Book Antiqua" w:cs="Book Antiqua" w:eastAsia="Book Antiqua" w:hAnsi="Book Antiqua"/>
                <w:sz w:val="24"/>
                <w:szCs w:val="24"/>
              </w:rPr>
            </w:rPrChange>
          </w:rPr>
          <w:t xml:space="preserve">with </w:t>
        </w:r>
      </w:ins>
      <w:r w:rsidRPr="4EF54B0F">
        <w:rPr>
          <w:rFonts w:ascii="Book Antiqua" w:cs="Book Antiqua" w:eastAsia="Book Antiqua" w:hAnsi="Book Antiqua"/>
          <w:sz w:val="24"/>
          <w:szCs w:val="24"/>
          <w:rPrChange w:id="1208" w:author="MUTILE WANYEE" w:date="2024-03-01T12:23:00Z">
            <w:rPr>
              <w:rFonts w:ascii="Book Antiqua" w:cs="Book Antiqua" w:eastAsia="Book Antiqua" w:hAnsi="Book Antiqua"/>
              <w:sz w:val="24"/>
              <w:szCs w:val="24"/>
            </w:rPr>
          </w:rPrChange>
        </w:rPr>
        <w:t xml:space="preserve">political commitment </w:t>
      </w:r>
      <w:ins w:id="1209" w:author="MUTILE WANYEE" w:date="2024-03-01T14:56:00Z">
        <w:r w:rsidR="74B7B126" w:rsidRPr="8ACB26B4">
          <w:rPr>
            <w:rFonts w:ascii="Book Antiqua" w:cs="Book Antiqua" w:eastAsia="Book Antiqua" w:hAnsi="Book Antiqua"/>
            <w:sz w:val="24"/>
            <w:szCs w:val="24"/>
            <w:rPrChange w:id="1210" w:author="MUTILE WANYEE" w:date="2024-03-01T12:23:00Z">
              <w:rPr>
                <w:rFonts w:ascii="Book Antiqua" w:cs="Book Antiqua" w:eastAsia="Book Antiqua" w:hAnsi="Book Antiqua"/>
                <w:sz w:val="24"/>
                <w:szCs w:val="24"/>
              </w:rPr>
            </w:rPrChange>
          </w:rPr>
          <w:t xml:space="preserve">has supported a successful </w:t>
        </w:r>
      </w:ins>
      <w:del w:id="1211" w:author="MUTILE WANYEE" w:date="2024-03-01T14:56:00Z">
        <w:r w:rsidDel="C50FE948" w:rsidRPr="FAB4F8CF">
          <w:rPr>
            <w:rFonts w:ascii="Book Antiqua" w:cs="Book Antiqua" w:eastAsia="Book Antiqua" w:hAnsi="Book Antiqua"/>
            <w:sz w:val="24"/>
            <w:szCs w:val="24"/>
            <w:rPrChange w:id="1212" w:author="MUTILE WANYEE" w:date="2024-03-01T12:23:00Z">
              <w:rPr>
                <w:rFonts w:ascii="Book Antiqua" w:cs="Book Antiqua" w:eastAsia="Book Antiqua" w:hAnsi="Book Antiqua"/>
                <w:sz w:val="24"/>
                <w:szCs w:val="24"/>
              </w:rPr>
            </w:rPrChange>
          </w:rPr>
          <w:delText xml:space="preserve">in the adoption of the NHWA framework for strengthening the HRH data and setting a conducive environment for the successful </w:delText>
        </w:r>
      </w:del>
      <w:r w:rsidRPr="AACB740F">
        <w:rPr>
          <w:rFonts w:ascii="Book Antiqua" w:cs="Book Antiqua" w:eastAsia="Book Antiqua" w:hAnsi="Book Antiqua"/>
          <w:sz w:val="24"/>
          <w:szCs w:val="24"/>
          <w:rPrChange w:id="1213" w:author="MUTILE WANYEE" w:date="2024-03-01T12:23:00Z">
            <w:rPr>
              <w:rFonts w:ascii="Book Antiqua" w:cs="Book Antiqua" w:eastAsia="Book Antiqua" w:hAnsi="Book Antiqua"/>
              <w:sz w:val="24"/>
              <w:szCs w:val="24"/>
            </w:rPr>
          </w:rPrChange>
        </w:rPr>
        <w:t xml:space="preserve">implementation of the NHWA. </w:t>
      </w:r>
    </w:p>
    <w:p>
      <w:pPr>
        <w:pStyle w:val="style0"/>
        <w:spacing w:after="0" w:lineRule="auto" w:line="240"/>
        <w:jc w:val="both"/>
        <w:rPr>
          <w:rFonts w:ascii="Book Antiqua" w:cs="Book Antiqua" w:eastAsia="Book Antiqua" w:hAnsi="Book Antiqua"/>
          <w:sz w:val="16"/>
          <w:szCs w:val="16"/>
        </w:rPr>
      </w:pPr>
    </w:p>
    <w:p>
      <w:pPr>
        <w:pStyle w:val="style0"/>
        <w:spacing w:after="0" w:lineRule="auto" w:line="240"/>
        <w:jc w:val="both"/>
        <w:rPr>
          <w:rFonts w:ascii="Book Antiqua" w:cs="Book Antiqua" w:eastAsia="Book Antiqua" w:hAnsi="Book Antiqua"/>
          <w:b/>
          <w:i/>
          <w:sz w:val="24"/>
          <w:szCs w:val="24"/>
        </w:rPr>
      </w:pPr>
      <w:r w:rsidRPr="D5BE324D">
        <w:rPr>
          <w:rFonts w:ascii="Book Antiqua" w:cs="Book Antiqua" w:eastAsia="Book Antiqua" w:hAnsi="Book Antiqua"/>
          <w:b/>
          <w:i/>
          <w:sz w:val="24"/>
          <w:szCs w:val="24"/>
          <w:rPrChange w:id="1214" w:author="MUTILE WANYEE" w:date="2024-03-01T12:23:00Z">
            <w:rPr>
              <w:rFonts w:ascii="Book Antiqua" w:cs="Book Antiqua" w:eastAsia="Book Antiqua" w:hAnsi="Book Antiqua"/>
              <w:b/>
              <w:i/>
              <w:sz w:val="24"/>
              <w:szCs w:val="24"/>
            </w:rPr>
          </w:rPrChange>
        </w:rPr>
        <w:t>3.2.4 Governance:</w:t>
      </w:r>
    </w:p>
    <w:p>
      <w:pPr>
        <w:pStyle w:val="style0"/>
        <w:numPr>
          <w:ilvl w:val="0"/>
          <w:numId w:val="12"/>
        </w:numPr>
        <w:spacing w:after="0" w:lineRule="auto" w:line="276"/>
        <w:ind w:left="720" w:hanging="360"/>
        <w:jc w:val="both"/>
        <w:rPr>
          <w:rFonts w:ascii="Book Antiqua" w:cs="Book Antiqua" w:eastAsia="Book Antiqua" w:hAnsi="Book Antiqua"/>
          <w:color w:val="000000"/>
          <w:sz w:val="24"/>
          <w:szCs w:val="24"/>
        </w:rPr>
      </w:pPr>
      <w:r w:rsidRPr="2C526268">
        <w:rPr>
          <w:rFonts w:ascii="Book Antiqua" w:cs="Book Antiqua" w:eastAsia="Book Antiqua" w:hAnsi="Book Antiqua"/>
          <w:color w:val="000000"/>
          <w:sz w:val="24"/>
          <w:szCs w:val="24"/>
          <w:rPrChange w:id="1215" w:author="MUTILE WANYEE" w:date="2024-03-01T12:23:00Z">
            <w:rPr>
              <w:rFonts w:ascii="Book Antiqua" w:cs="Book Antiqua" w:eastAsia="Book Antiqua" w:hAnsi="Book Antiqua"/>
              <w:color w:val="000000"/>
              <w:sz w:val="24"/>
              <w:szCs w:val="24"/>
            </w:rPr>
          </w:rPrChange>
        </w:rPr>
        <w:t xml:space="preserve">The NHWA Focal person was nominated first by the Principal Secretary, Ministry of Health (MOH). </w:t>
      </w:r>
    </w:p>
    <w:p>
      <w:pPr>
        <w:pStyle w:val="style0"/>
        <w:numPr>
          <w:ilvl w:val="0"/>
          <w:numId w:val="12"/>
        </w:numPr>
        <w:spacing w:after="0" w:lineRule="auto" w:line="276"/>
        <w:ind w:left="720" w:hanging="360"/>
        <w:jc w:val="both"/>
        <w:rPr>
          <w:del w:id="1216" w:author="MUTILE WANYEE" w:date="2024-03-01T14:57:00Z"/>
          <w:rFonts w:ascii="Book Antiqua" w:cs="Book Antiqua" w:eastAsia="Book Antiqua" w:hAnsi="Book Antiqua"/>
          <w:color w:val="000000"/>
          <w:sz w:val="24"/>
          <w:szCs w:val="24"/>
        </w:rPr>
      </w:pPr>
      <w:del w:id="1217" w:author="MUTILE WANYEE" w:date="2024-03-01T14:57:00Z">
        <w:r w:rsidDel="FA01E934" w:rsidRPr="D36CB5E2">
          <w:rPr>
            <w:rFonts w:ascii="Book Antiqua" w:cs="Book Antiqua" w:eastAsia="Book Antiqua" w:hAnsi="Book Antiqua"/>
            <w:color w:val="000000"/>
            <w:sz w:val="24"/>
            <w:szCs w:val="24"/>
            <w:rPrChange w:id="1218" w:author="MUTILE WANYEE" w:date="2024-03-01T12:23:00Z">
              <w:rPr>
                <w:rFonts w:ascii="Book Antiqua" w:cs="Book Antiqua" w:eastAsia="Book Antiqua" w:hAnsi="Book Antiqua"/>
                <w:color w:val="000000"/>
                <w:sz w:val="24"/>
                <w:szCs w:val="24"/>
              </w:rPr>
            </w:rPrChange>
          </w:rPr>
          <w:delText xml:space="preserve">In line with the guidelines, focal persons were appointed to represent the stakeholders at different levels of leadership for the Steering Committee that provides governance and the coordination mechanism with clearly defined roles. </w:delText>
        </w:r>
      </w:del>
    </w:p>
    <w:p>
      <w:pPr>
        <w:pStyle w:val="style0"/>
        <w:numPr>
          <w:ilvl w:val="0"/>
          <w:numId w:val="12"/>
        </w:numPr>
        <w:spacing w:after="0" w:lineRule="auto" w:line="276"/>
        <w:ind w:left="720" w:hanging="360"/>
        <w:jc w:val="both"/>
        <w:rPr>
          <w:rFonts w:ascii="Book Antiqua" w:cs="Book Antiqua" w:eastAsia="Book Antiqua" w:hAnsi="Book Antiqua"/>
          <w:color w:val="000000"/>
          <w:sz w:val="24"/>
          <w:szCs w:val="24"/>
        </w:rPr>
      </w:pPr>
      <w:r w:rsidRPr="D88BEA8A">
        <w:rPr>
          <w:rFonts w:ascii="Book Antiqua" w:cs="Book Antiqua" w:eastAsia="Book Antiqua" w:hAnsi="Book Antiqua"/>
          <w:color w:val="000000"/>
          <w:sz w:val="24"/>
          <w:szCs w:val="24"/>
          <w:rPrChange w:id="1219" w:author="MUTILE WANYEE" w:date="2024-03-01T12:23:00Z">
            <w:rPr>
              <w:rFonts w:ascii="Book Antiqua" w:cs="Book Antiqua" w:eastAsia="Book Antiqua" w:hAnsi="Book Antiqua"/>
              <w:color w:val="000000"/>
              <w:sz w:val="24"/>
              <w:szCs w:val="24"/>
            </w:rPr>
          </w:rPrChange>
        </w:rPr>
        <w:t xml:space="preserve">A Multisectoral Technical Working Group (TWG) was established with members </w:t>
      </w:r>
      <w:ins w:id="1220" w:author="MUTILE WANYEE" w:date="2024-03-01T14:59:00Z">
        <w:r w:rsidR="0D18DFA7" w:rsidRPr="6C1EFB88">
          <w:rPr>
            <w:rFonts w:ascii="Book Antiqua" w:cs="Book Antiqua" w:eastAsia="Book Antiqua" w:hAnsi="Book Antiqua"/>
            <w:color w:val="000000"/>
            <w:sz w:val="24"/>
            <w:szCs w:val="24"/>
            <w:rPrChange w:id="1221" w:author="MUTILE WANYEE" w:date="2024-03-01T12:23:00Z">
              <w:rPr>
                <w:rFonts w:ascii="Book Antiqua" w:cs="Book Antiqua" w:eastAsia="Book Antiqua" w:hAnsi="Book Antiqua"/>
                <w:color w:val="000000"/>
                <w:sz w:val="24"/>
                <w:szCs w:val="24"/>
              </w:rPr>
            </w:rPrChange>
          </w:rPr>
          <w:t xml:space="preserve">drawn </w:t>
        </w:r>
      </w:ins>
      <w:del w:id="1222" w:author="MUTILE WANYEE" w:date="2024-03-01T14:59:00Z">
        <w:r w:rsidDel="2B614D4C" w:rsidRPr="9206D84F">
          <w:rPr>
            <w:rFonts w:ascii="Book Antiqua" w:cs="Book Antiqua" w:eastAsia="Book Antiqua" w:hAnsi="Book Antiqua"/>
            <w:color w:val="000000"/>
            <w:sz w:val="24"/>
            <w:szCs w:val="24"/>
            <w:rPrChange w:id="1223" w:author="MUTILE WANYEE" w:date="2024-03-01T12:23:00Z">
              <w:rPr>
                <w:rFonts w:ascii="Book Antiqua" w:cs="Book Antiqua" w:eastAsia="Book Antiqua" w:hAnsi="Book Antiqua"/>
                <w:color w:val="000000"/>
                <w:sz w:val="24"/>
                <w:szCs w:val="24"/>
              </w:rPr>
            </w:rPrChange>
          </w:rPr>
          <w:delText>being nominated by</w:delText>
        </w:r>
      </w:del>
      <w:ins w:id="1224" w:author="MUTILE WANYEE" w:date="2024-03-01T14:58:00Z">
        <w:r w:rsidR="5C0768C1" w:rsidRPr="A45FF421">
          <w:rPr>
            <w:rFonts w:ascii="Book Antiqua" w:cs="Book Antiqua" w:eastAsia="Book Antiqua" w:hAnsi="Book Antiqua"/>
            <w:color w:val="000000"/>
            <w:sz w:val="24"/>
            <w:szCs w:val="24"/>
            <w:rPrChange w:id="1225" w:author="MUTILE WANYEE" w:date="2024-03-01T12:23:00Z">
              <w:rPr>
                <w:rFonts w:ascii="Book Antiqua" w:cs="Book Antiqua" w:eastAsia="Book Antiqua" w:hAnsi="Book Antiqua"/>
                <w:color w:val="000000"/>
                <w:sz w:val="24"/>
                <w:szCs w:val="24"/>
              </w:rPr>
            </w:rPrChange>
          </w:rPr>
          <w:t>from</w:t>
        </w:r>
      </w:ins>
      <w:r w:rsidRPr="61533B56">
        <w:rPr>
          <w:rFonts w:ascii="Book Antiqua" w:cs="Book Antiqua" w:eastAsia="Book Antiqua" w:hAnsi="Book Antiqua"/>
          <w:color w:val="000000"/>
          <w:sz w:val="24"/>
          <w:szCs w:val="24"/>
          <w:rPrChange w:id="1226" w:author="MUTILE WANYEE" w:date="2024-03-01T12:23:00Z">
            <w:rPr>
              <w:rFonts w:ascii="Book Antiqua" w:cs="Book Antiqua" w:eastAsia="Book Antiqua" w:hAnsi="Book Antiqua"/>
              <w:color w:val="000000"/>
              <w:sz w:val="24"/>
              <w:szCs w:val="24"/>
            </w:rPr>
          </w:rPrChange>
        </w:rPr>
        <w:t xml:space="preserve"> all the </w:t>
      </w:r>
      <w:ins w:id="1227" w:author="MUTILE WANYEE" w:date="2024-03-01T14:58:00Z">
        <w:r w:rsidR="9C1A89B6" w:rsidRPr="B97169A5">
          <w:rPr>
            <w:rFonts w:ascii="Book Antiqua" w:cs="Book Antiqua" w:eastAsia="Book Antiqua" w:hAnsi="Book Antiqua"/>
            <w:color w:val="000000"/>
            <w:sz w:val="24"/>
            <w:szCs w:val="24"/>
            <w:rPrChange w:id="1228" w:author="MUTILE WANYEE" w:date="2024-03-01T12:23:00Z">
              <w:rPr>
                <w:rFonts w:ascii="Book Antiqua" w:cs="Book Antiqua" w:eastAsia="Book Antiqua" w:hAnsi="Book Antiqua"/>
                <w:color w:val="000000"/>
                <w:sz w:val="24"/>
                <w:szCs w:val="24"/>
              </w:rPr>
            </w:rPrChange>
          </w:rPr>
          <w:t xml:space="preserve">mapped </w:t>
        </w:r>
      </w:ins>
      <w:r w:rsidRPr="48FBD040">
        <w:rPr>
          <w:rFonts w:ascii="Book Antiqua" w:cs="Book Antiqua" w:eastAsia="Book Antiqua" w:hAnsi="Book Antiqua"/>
          <w:color w:val="000000"/>
          <w:sz w:val="24"/>
          <w:szCs w:val="24"/>
          <w:rPrChange w:id="1229" w:author="MUTILE WANYEE" w:date="2024-03-01T12:23:00Z">
            <w:rPr>
              <w:rFonts w:ascii="Book Antiqua" w:cs="Book Antiqua" w:eastAsia="Book Antiqua" w:hAnsi="Book Antiqua"/>
              <w:color w:val="000000"/>
              <w:sz w:val="24"/>
              <w:szCs w:val="24"/>
            </w:rPr>
          </w:rPrChange>
        </w:rPr>
        <w:t xml:space="preserve">stakeholders </w:t>
      </w:r>
      <w:del w:id="1230" w:author="MUTILE WANYEE" w:date="2024-03-01T14:59:00Z">
        <w:r w:rsidDel="D1C2A16C" w:rsidRPr="0FAAD3BF">
          <w:rPr>
            <w:rFonts w:ascii="Book Antiqua" w:cs="Book Antiqua" w:eastAsia="Book Antiqua" w:hAnsi="Book Antiqua"/>
            <w:color w:val="000000"/>
            <w:sz w:val="24"/>
            <w:szCs w:val="24"/>
            <w:rPrChange w:id="1231" w:author="MUTILE WANYEE" w:date="2024-03-01T12:23:00Z">
              <w:rPr>
                <w:rFonts w:ascii="Book Antiqua" w:cs="Book Antiqua" w:eastAsia="Book Antiqua" w:hAnsi="Book Antiqua"/>
                <w:color w:val="000000"/>
                <w:sz w:val="24"/>
                <w:szCs w:val="24"/>
              </w:rPr>
            </w:rPrChange>
          </w:rPr>
          <w:delText>including nine R</w:delText>
        </w:r>
      </w:del>
      <w:ins w:id="1232" w:author="MUTILE WANYEE" w:date="2024-03-01T14:59:00Z">
        <w:r w:rsidR="8E8656EF" w:rsidRPr="4944738E">
          <w:rPr>
            <w:rFonts w:ascii="Book Antiqua" w:cs="Book Antiqua" w:eastAsia="Book Antiqua" w:hAnsi="Book Antiqua"/>
            <w:color w:val="000000"/>
            <w:sz w:val="24"/>
            <w:szCs w:val="24"/>
            <w:rPrChange w:id="1233" w:author="MUTILE WANYEE" w:date="2024-03-01T12:23:00Z">
              <w:rPr>
                <w:rFonts w:ascii="Book Antiqua" w:cs="Book Antiqua" w:eastAsia="Book Antiqua" w:hAnsi="Book Antiqua"/>
                <w:color w:val="000000"/>
                <w:sz w:val="24"/>
                <w:szCs w:val="24"/>
              </w:rPr>
            </w:rPrChange>
          </w:rPr>
          <w:t>r</w:t>
        </w:r>
      </w:ins>
      <w:r w:rsidRPr="AFF3FE92">
        <w:rPr>
          <w:rFonts w:ascii="Book Antiqua" w:cs="Book Antiqua" w:eastAsia="Book Antiqua" w:hAnsi="Book Antiqua"/>
          <w:color w:val="000000"/>
          <w:sz w:val="24"/>
          <w:szCs w:val="24"/>
          <w:rPrChange w:id="1234" w:author="MUTILE WANYEE" w:date="2024-03-01T12:23:00Z">
            <w:rPr>
              <w:rFonts w:ascii="Book Antiqua" w:cs="Book Antiqua" w:eastAsia="Book Antiqua" w:hAnsi="Book Antiqua"/>
              <w:color w:val="000000"/>
              <w:sz w:val="24"/>
              <w:szCs w:val="24"/>
            </w:rPr>
          </w:rPrChange>
        </w:rPr>
        <w:t xml:space="preserve">egional County HRH representatives. The Terms of Reference for the TWG were developed and adopted. </w:t>
      </w:r>
    </w:p>
    <w:p>
      <w:pPr>
        <w:pStyle w:val="style0"/>
        <w:numPr>
          <w:ilvl w:val="0"/>
          <w:numId w:val="12"/>
        </w:numPr>
        <w:spacing w:after="0" w:lineRule="auto" w:line="276"/>
        <w:ind w:left="720" w:hanging="360"/>
        <w:jc w:val="both"/>
        <w:rPr>
          <w:del w:id="1235" w:author="MUTILE WANYEE" w:date="2024-03-01T15:00:00Z"/>
          <w:rFonts w:ascii="Book Antiqua" w:cs="Book Antiqua" w:eastAsia="Book Antiqua" w:hAnsi="Book Antiqua"/>
          <w:color w:val="000000"/>
          <w:sz w:val="24"/>
          <w:szCs w:val="24"/>
        </w:rPr>
      </w:pPr>
      <w:r w:rsidRPr="785FF0C8">
        <w:rPr>
          <w:rFonts w:ascii="Book Antiqua" w:cs="Book Antiqua" w:eastAsia="Book Antiqua" w:hAnsi="Book Antiqua"/>
          <w:color w:val="000000"/>
          <w:sz w:val="24"/>
          <w:szCs w:val="24"/>
          <w:rPrChange w:id="1236" w:author="MUTILE WANYEE" w:date="2024-03-01T12:23:00Z">
            <w:rPr>
              <w:rFonts w:ascii="Book Antiqua" w:cs="Book Antiqua" w:eastAsia="Book Antiqua" w:hAnsi="Book Antiqua"/>
              <w:color w:val="000000"/>
              <w:sz w:val="24"/>
              <w:szCs w:val="24"/>
            </w:rPr>
          </w:rPrChange>
        </w:rPr>
        <w:t xml:space="preserve">A NHWA Secretariat </w:t>
      </w:r>
      <w:ins w:id="1237" w:author="MUTILE WANYEE" w:date="2024-03-01T14:59:00Z">
        <w:r w:rsidR="17323AA8" w:rsidRPr="75B02997">
          <w:rPr>
            <w:rFonts w:ascii="Book Antiqua" w:cs="Book Antiqua" w:eastAsia="Book Antiqua" w:hAnsi="Book Antiqua"/>
            <w:color w:val="000000"/>
            <w:sz w:val="24"/>
            <w:szCs w:val="24"/>
            <w:rPrChange w:id="1238" w:author="MUTILE WANYEE" w:date="2024-03-01T12:23:00Z">
              <w:rPr>
                <w:rFonts w:ascii="Book Antiqua" w:cs="Book Antiqua" w:eastAsia="Book Antiqua" w:hAnsi="Book Antiqua"/>
                <w:color w:val="000000"/>
                <w:sz w:val="24"/>
                <w:szCs w:val="24"/>
              </w:rPr>
            </w:rPrChange>
          </w:rPr>
          <w:t xml:space="preserve">was set up </w:t>
        </w:r>
      </w:ins>
      <w:r w:rsidRPr="2F6C765C">
        <w:rPr>
          <w:rFonts w:ascii="Book Antiqua" w:cs="Book Antiqua" w:eastAsia="Book Antiqua" w:hAnsi="Book Antiqua"/>
          <w:color w:val="000000"/>
          <w:sz w:val="24"/>
          <w:szCs w:val="24"/>
          <w:rPrChange w:id="1239" w:author="MUTILE WANYEE" w:date="2024-03-01T12:23:00Z">
            <w:rPr>
              <w:rFonts w:ascii="Book Antiqua" w:cs="Book Antiqua" w:eastAsia="Book Antiqua" w:hAnsi="Book Antiqua"/>
              <w:color w:val="000000"/>
              <w:sz w:val="24"/>
              <w:szCs w:val="24"/>
            </w:rPr>
          </w:rPrChange>
        </w:rPr>
        <w:t xml:space="preserve">comprised of a smaller group </w:t>
      </w:r>
      <w:ins w:id="1240" w:author="MUTILE WANYEE" w:date="2024-03-01T15:00:00Z">
        <w:r w:rsidR="0105EA34" w:rsidRPr="CFB7B1DD">
          <w:rPr>
            <w:rFonts w:ascii="Book Antiqua" w:cs="Book Antiqua" w:eastAsia="Book Antiqua" w:hAnsi="Book Antiqua"/>
            <w:color w:val="000000"/>
            <w:sz w:val="24"/>
            <w:szCs w:val="24"/>
            <w:rPrChange w:id="1241" w:author="MUTILE WANYEE" w:date="2024-03-01T12:23:00Z">
              <w:rPr>
                <w:rFonts w:ascii="Book Antiqua" w:cs="Book Antiqua" w:eastAsia="Book Antiqua" w:hAnsi="Book Antiqua"/>
                <w:color w:val="000000"/>
                <w:sz w:val="24"/>
                <w:szCs w:val="24"/>
              </w:rPr>
            </w:rPrChange>
          </w:rPr>
          <w:t xml:space="preserve">from core sectors. </w:t>
        </w:r>
      </w:ins>
      <w:del w:id="1242" w:author="MUTILE WANYEE" w:date="2024-03-01T15:00:00Z">
        <w:r w:rsidDel="B9CD3A89" w:rsidRPr="6DEB8842">
          <w:rPr>
            <w:rFonts w:ascii="Book Antiqua" w:cs="Book Antiqua" w:eastAsia="Book Antiqua" w:hAnsi="Book Antiqua"/>
            <w:color w:val="000000"/>
            <w:sz w:val="24"/>
            <w:szCs w:val="24"/>
            <w:rPrChange w:id="1243" w:author="MUTILE WANYEE" w:date="2024-03-01T12:23:00Z">
              <w:rPr>
                <w:rFonts w:ascii="Book Antiqua" w:cs="Book Antiqua" w:eastAsia="Book Antiqua" w:hAnsi="Book Antiqua"/>
                <w:color w:val="000000"/>
                <w:sz w:val="24"/>
                <w:szCs w:val="24"/>
              </w:rPr>
            </w:rPrChange>
          </w:rPr>
          <w:delText xml:space="preserve">with the responsibility of coordination and administration was selected. The secretariat has been organizing meetings of the multistakeholder group and has coordinated the development of the legal framework, and drafts reporting documents for approval by the multistakeholder working group. </w:delText>
        </w:r>
      </w:del>
    </w:p>
    <w:p>
      <w:pPr>
        <w:pStyle w:val="style0"/>
        <w:numPr>
          <w:ilvl w:val="0"/>
          <w:numId w:val="12"/>
        </w:numPr>
        <w:spacing w:after="0" w:lineRule="auto" w:line="276"/>
        <w:ind w:left="720" w:hanging="360"/>
        <w:jc w:val="both"/>
        <w:rPr>
          <w:ins w:id="1244" w:author="MUTILE WANYEE" w:date="2024-03-01T15:01:00Z"/>
          <w:rFonts w:ascii="Book Antiqua" w:cs="Book Antiqua" w:eastAsia="Book Antiqua" w:hAnsi="Book Antiqua"/>
          <w:sz w:val="24"/>
          <w:szCs w:val="24"/>
        </w:rPr>
      </w:pPr>
    </w:p>
    <w:p>
      <w:pPr>
        <w:pStyle w:val="style0"/>
        <w:spacing w:after="0" w:lineRule="auto" w:line="276"/>
        <w:ind w:left="360" w:firstLine="0"/>
        <w:jc w:val="both"/>
        <w:rPr>
          <w:ins w:id="1245" w:author="MUTILE WANYEE" w:date="2024-03-01T15:01:00Z"/>
          <w:rFonts w:ascii="Book Antiqua" w:cs="Book Antiqua" w:eastAsia="Book Antiqua" w:hAnsi="Book Antiqua"/>
          <w:sz w:val="24"/>
          <w:szCs w:val="24"/>
          <w:rPrChange w:id="1246" w:author="MUTILE WANYEE" w:date="2024-03-01T12:23:00Z">
            <w:rPr>
              <w:rFonts w:ascii="Book Antiqua" w:cs="Book Antiqua" w:eastAsia="Book Antiqua" w:hAnsi="Book Antiqua"/>
              <w:sz w:val="24"/>
              <w:szCs w:val="24"/>
            </w:rPr>
          </w:rPrChange>
        </w:rPr>
      </w:pPr>
    </w:p>
    <w:p>
      <w:pPr>
        <w:pStyle w:val="style0"/>
        <w:spacing w:after="0" w:lineRule="auto" w:line="276"/>
        <w:ind w:left="360"/>
        <w:jc w:val="both"/>
        <w:rPr>
          <w:del w:id="1247" w:author="MUTILE WANYEE" w:date="2024-03-01T15:16:00Z"/>
          <w:rFonts w:ascii="Book Antiqua" w:cs="Book Antiqua" w:eastAsia="Book Antiqua" w:hAnsi="Times New Roman"/>
          <w:sz w:val="20"/>
          <w:szCs w:val="24"/>
          <w:shd w:val="clear" w:color="auto" w:fill="auto"/>
          <w:rPrChange w:id="1248" w:author="MUTILE WANYEE" w:date="2024-03-01T15:01:00Z">
            <w:rPr>
              <w:rFonts w:ascii="Book Antiqua" w:cs="Book Antiqua" w:eastAsia="Book Antiqua" w:hAnsi="Book Antiqua"/>
              <w:sz w:val="24"/>
              <w:szCs w:val="24"/>
            </w:rPr>
          </w:rPrChange>
        </w:rPr>
        <w:pPrChange w:id="1249" w:author="MUTILE WANYEE" w:date="2024-03-01T15:01:00Z">
          <w:pPr>
            <w:pStyle w:val="style0"/>
            <w:spacing w:after="0" w:lineRule="auto" w:line="276"/>
            <w:jc w:val="both"/>
          </w:pPr>
        </w:pPrChange>
      </w:pPr>
      <w:del w:id="1250" w:author="MUTILE WANYEE" w:date="2024-03-01T15:01:00Z">
        <w:r w:rsidDel="0F5689ED" w:rsidRPr="E99543E2">
          <w:rPr>
            <w:rFonts w:ascii="Book Antiqua" w:cs="Book Antiqua" w:eastAsia="Book Antiqua" w:hAnsi="Book Antiqua"/>
            <w:sz w:val="24"/>
            <w:szCs w:val="24"/>
            <w:rPrChange w:id="1251" w:author="MUTILE WANYEE" w:date="2024-03-01T12:23:00Z">
              <w:rPr>
                <w:rFonts w:ascii="Book Antiqua" w:cs="Book Antiqua" w:eastAsia="Book Antiqua" w:hAnsi="Book Antiqua"/>
                <w:sz w:val="24"/>
                <w:szCs w:val="24"/>
              </w:rPr>
            </w:rPrChange>
          </w:rPr>
          <w:delText>In the implementation of the NHWA, the m</w:delText>
        </w:r>
      </w:del>
      <w:ins w:id="1252" w:author="MUTILE WANYEE" w:date="2024-03-01T15:03:00Z">
        <w:r w:rsidR="B8CD75BB" w:rsidRPr="17BA756F">
          <w:rPr>
            <w:rFonts w:ascii="Book Antiqua" w:cs="Book Antiqua" w:eastAsia="Book Antiqua" w:hAnsi="Book Antiqua"/>
            <w:sz w:val="24"/>
            <w:szCs w:val="24"/>
            <w:rPrChange w:id="1253" w:author="MUTILE WANYEE" w:date="2024-03-01T12:23:00Z">
              <w:rPr>
                <w:rFonts w:ascii="Book Antiqua" w:cs="Book Antiqua" w:eastAsia="Book Antiqua" w:hAnsi="Book Antiqua"/>
                <w:sz w:val="24"/>
                <w:szCs w:val="24"/>
              </w:rPr>
            </w:rPrChange>
          </w:rPr>
          <w:t>M</w:t>
        </w:r>
      </w:ins>
      <w:r w:rsidRPr="745A4F93">
        <w:rPr>
          <w:rFonts w:ascii="Book Antiqua" w:cs="Book Antiqua" w:eastAsia="Book Antiqua" w:hAnsi="Book Antiqua"/>
          <w:sz w:val="24"/>
          <w:szCs w:val="24"/>
          <w:rPrChange w:id="1254" w:author="MUTILE WANYEE" w:date="2024-03-01T12:23:00Z">
            <w:rPr>
              <w:rFonts w:ascii="Book Antiqua" w:cs="Book Antiqua" w:eastAsia="Book Antiqua" w:hAnsi="Book Antiqua"/>
              <w:sz w:val="24"/>
              <w:szCs w:val="24"/>
            </w:rPr>
          </w:rPrChange>
        </w:rPr>
        <w:t xml:space="preserve">apping of </w:t>
      </w:r>
      <w:del w:id="1255" w:author="MUTILE WANYEE" w:date="2024-03-01T15:03:00Z">
        <w:r w:rsidDel="1A4EEB82" w:rsidRPr="B96078C2">
          <w:rPr>
            <w:rFonts w:ascii="Book Antiqua" w:cs="Book Antiqua" w:eastAsia="Book Antiqua" w:hAnsi="Book Antiqua"/>
            <w:sz w:val="24"/>
            <w:szCs w:val="24"/>
            <w:rPrChange w:id="1256" w:author="MUTILE WANYEE" w:date="2024-03-01T12:23:00Z">
              <w:rPr>
                <w:rFonts w:ascii="Book Antiqua" w:cs="Book Antiqua" w:eastAsia="Book Antiqua" w:hAnsi="Book Antiqua"/>
                <w:sz w:val="24"/>
                <w:szCs w:val="24"/>
              </w:rPr>
            </w:rPrChange>
          </w:rPr>
          <w:delText xml:space="preserve">all </w:delText>
        </w:r>
      </w:del>
      <w:r w:rsidRPr="B3FEF8BD">
        <w:rPr>
          <w:rFonts w:ascii="Book Antiqua" w:cs="Book Antiqua" w:eastAsia="Book Antiqua" w:hAnsi="Book Antiqua"/>
          <w:sz w:val="24"/>
          <w:szCs w:val="24"/>
          <w:rPrChange w:id="1257" w:author="MUTILE WANYEE" w:date="2024-03-01T12:23:00Z">
            <w:rPr>
              <w:rFonts w:ascii="Book Antiqua" w:cs="Book Antiqua" w:eastAsia="Book Antiqua" w:hAnsi="Book Antiqua"/>
              <w:sz w:val="24"/>
              <w:szCs w:val="24"/>
            </w:rPr>
          </w:rPrChange>
        </w:rPr>
        <w:t xml:space="preserve">the stakeholders </w:t>
      </w:r>
      <w:del w:id="1258" w:author="MUTILE WANYEE" w:date="2024-03-01T15:03:00Z">
        <w:r w:rsidDel="BB4B86D5" w:rsidRPr="5B5CAAA9">
          <w:rPr>
            <w:rFonts w:ascii="Book Antiqua" w:cs="Book Antiqua" w:eastAsia="Book Antiqua" w:hAnsi="Book Antiqua"/>
            <w:sz w:val="24"/>
            <w:szCs w:val="24"/>
            <w:rPrChange w:id="1259" w:author="MUTILE WANYEE" w:date="2024-03-01T12:23:00Z">
              <w:rPr>
                <w:rFonts w:ascii="Book Antiqua" w:cs="Book Antiqua" w:eastAsia="Book Antiqua" w:hAnsi="Book Antiqua"/>
                <w:sz w:val="24"/>
                <w:szCs w:val="24"/>
              </w:rPr>
            </w:rPrChange>
          </w:rPr>
          <w:delText xml:space="preserve">for inclusivity </w:delText>
        </w:r>
      </w:del>
      <w:r w:rsidRPr="350E9B0E">
        <w:rPr>
          <w:rFonts w:ascii="Book Antiqua" w:cs="Book Antiqua" w:eastAsia="Book Antiqua" w:hAnsi="Book Antiqua"/>
          <w:sz w:val="24"/>
          <w:szCs w:val="24"/>
          <w:rPrChange w:id="1260" w:author="MUTILE WANYEE" w:date="2024-03-01T12:23:00Z">
            <w:rPr>
              <w:rFonts w:ascii="Book Antiqua" w:cs="Book Antiqua" w:eastAsia="Book Antiqua" w:hAnsi="Book Antiqua"/>
              <w:sz w:val="24"/>
              <w:szCs w:val="24"/>
            </w:rPr>
          </w:rPrChange>
        </w:rPr>
        <w:t xml:space="preserve">was </w:t>
      </w:r>
      <w:del w:id="1261" w:author="MUTILE WANYEE" w:date="2024-02-08T10:35:00Z">
        <w:r w:rsidDel="01EA7463" w:rsidRPr="11958BCA">
          <w:rPr>
            <w:rFonts w:ascii="Book Antiqua" w:cs="Book Antiqua" w:eastAsia="Book Antiqua" w:hAnsi="Book Antiqua"/>
            <w:sz w:val="24"/>
            <w:szCs w:val="24"/>
            <w:rPrChange w:id="1262" w:author="MUTILE WANYEE" w:date="2024-03-01T12:23:00Z">
              <w:rPr>
                <w:rFonts w:ascii="Book Antiqua" w:cs="Book Antiqua" w:eastAsia="Book Antiqua" w:hAnsi="Book Antiqua"/>
                <w:sz w:val="24"/>
                <w:szCs w:val="24"/>
              </w:rPr>
            </w:rPrChange>
          </w:rPr>
          <w:delText xml:space="preserve">prioritized </w:delText>
        </w:r>
      </w:del>
      <w:ins w:id="1263" w:author="MUTILE WANYEE" w:date="2024-02-08T10:35:00Z">
        <w:r w:rsidR="2C018FF3" w:rsidRPr="C87910B0">
          <w:rPr>
            <w:rFonts w:ascii="Book Antiqua" w:cs="Book Antiqua" w:eastAsia="Book Antiqua" w:hAnsi="Book Antiqua"/>
            <w:sz w:val="24"/>
            <w:szCs w:val="24"/>
            <w:rPrChange w:id="1264" w:author="MUTILE WANYEE" w:date="2024-03-01T12:23:00Z">
              <w:rPr>
                <w:rFonts w:ascii="Book Antiqua" w:cs="Book Antiqua" w:eastAsia="Book Antiqua" w:hAnsi="Book Antiqua"/>
                <w:sz w:val="24"/>
                <w:szCs w:val="24"/>
              </w:rPr>
            </w:rPrChange>
          </w:rPr>
          <w:t xml:space="preserve">prioritised </w:t>
        </w:r>
      </w:ins>
      <w:r w:rsidRPr="61598B8B">
        <w:rPr>
          <w:rFonts w:ascii="Book Antiqua" w:cs="Book Antiqua" w:eastAsia="Book Antiqua" w:hAnsi="Book Antiqua"/>
          <w:sz w:val="24"/>
          <w:szCs w:val="24"/>
          <w:rPrChange w:id="1265" w:author="MUTILE WANYEE" w:date="2024-03-01T12:23:00Z">
            <w:rPr>
              <w:rFonts w:ascii="Book Antiqua" w:cs="Book Antiqua" w:eastAsia="Book Antiqua" w:hAnsi="Book Antiqua"/>
              <w:sz w:val="24"/>
              <w:szCs w:val="24"/>
            </w:rPr>
          </w:rPrChange>
        </w:rPr>
        <w:t xml:space="preserve">to ensure sustainable processes for the identification, collection, monitoring, use and report on </w:t>
      </w:r>
      <w:del w:id="1266" w:author="MUTILE WANYEE" w:date="2024-02-08T10:36:00Z">
        <w:r w:rsidDel="D62AC3B2" w:rsidRPr="EBC1A00E">
          <w:rPr>
            <w:rFonts w:ascii="Book Antiqua" w:cs="Book Antiqua" w:eastAsia="Book Antiqua" w:hAnsi="Book Antiqua"/>
            <w:sz w:val="24"/>
            <w:szCs w:val="24"/>
            <w:rPrChange w:id="1267" w:author="MUTILE WANYEE" w:date="2024-03-01T12:23:00Z">
              <w:rPr>
                <w:rFonts w:ascii="Book Antiqua" w:cs="Book Antiqua" w:eastAsia="Book Antiqua" w:hAnsi="Book Antiqua"/>
                <w:sz w:val="24"/>
                <w:szCs w:val="24"/>
              </w:rPr>
            </w:rPrChange>
          </w:rPr>
          <w:delText xml:space="preserve">harmonized </w:delText>
        </w:r>
      </w:del>
      <w:ins w:id="1268" w:author="MUTILE WANYEE" w:date="2024-02-08T10:36:00Z">
        <w:r w:rsidR="17776C1F" w:rsidRPr="69827087">
          <w:rPr>
            <w:rFonts w:ascii="Book Antiqua" w:cs="Book Antiqua" w:eastAsia="Book Antiqua" w:hAnsi="Book Antiqua"/>
            <w:sz w:val="24"/>
            <w:szCs w:val="24"/>
            <w:rPrChange w:id="1269" w:author="MUTILE WANYEE" w:date="2024-03-01T12:23:00Z">
              <w:rPr>
                <w:rFonts w:ascii="Book Antiqua" w:cs="Book Antiqua" w:eastAsia="Book Antiqua" w:hAnsi="Book Antiqua"/>
                <w:sz w:val="24"/>
                <w:szCs w:val="24"/>
              </w:rPr>
            </w:rPrChange>
          </w:rPr>
          <w:t xml:space="preserve">harmonized </w:t>
        </w:r>
      </w:ins>
      <w:r w:rsidRPr="4E327E4D">
        <w:rPr>
          <w:rFonts w:ascii="Book Antiqua" w:cs="Book Antiqua" w:eastAsia="Book Antiqua" w:hAnsi="Book Antiqua"/>
          <w:sz w:val="24"/>
          <w:szCs w:val="24"/>
          <w:rPrChange w:id="1270" w:author="MUTILE WANYEE" w:date="2024-03-01T12:23:00Z">
            <w:rPr>
              <w:rFonts w:ascii="Book Antiqua" w:cs="Book Antiqua" w:eastAsia="Book Antiqua" w:hAnsi="Book Antiqua"/>
              <w:sz w:val="24"/>
              <w:szCs w:val="24"/>
            </w:rPr>
          </w:rPrChange>
        </w:rPr>
        <w:t>HRH data in a pr</w:t>
      </w:r>
      <w:ins w:id="1271" w:author="MUTILE WANYEE" w:date="2024-03-01T15:10:00Z">
        <w:r w:rsidR="924C3E7A" w:rsidRPr="42B651B4">
          <w:rPr>
            <w:rFonts w:ascii="Book Antiqua" w:cs="Book Antiqua" w:eastAsia="Book Antiqua" w:hAnsi="Book Antiqua"/>
            <w:sz w:val="24"/>
            <w:szCs w:val="24"/>
            <w:rPrChange w:id="1272" w:author="MUTILE WANYEE" w:date="2024-03-01T12:23:00Z">
              <w:rPr>
                <w:rFonts w:ascii="Book Antiqua" w:cs="Book Antiqua" w:eastAsia="Book Antiqua" w:hAnsi="Book Antiqua"/>
                <w:sz w:val="24"/>
                <w:szCs w:val="24"/>
              </w:rPr>
            </w:rPrChange>
          </w:rPr>
          <w:t>o</w:t>
        </w:r>
      </w:ins>
      <w:del w:id="1273" w:author="MUTILE WANYEE" w:date="2024-03-01T15:10:00Z">
        <w:r w:rsidDel="99B18538" w:rsidRPr="F1A3186A">
          <w:rPr>
            <w:rFonts w:ascii="Book Antiqua" w:cs="Book Antiqua" w:eastAsia="Book Antiqua" w:hAnsi="Book Antiqua"/>
            <w:sz w:val="24"/>
            <w:szCs w:val="24"/>
            <w:rPrChange w:id="1274" w:author="MUTILE WANYEE" w:date="2024-03-01T12:23:00Z">
              <w:rPr>
                <w:rFonts w:ascii="Book Antiqua" w:cs="Book Antiqua" w:eastAsia="Book Antiqua" w:hAnsi="Book Antiqua"/>
                <w:sz w:val="24"/>
                <w:szCs w:val="24"/>
              </w:rPr>
            </w:rPrChange>
          </w:rPr>
          <w:delText>o</w:delText>
        </w:r>
      </w:del>
      <w:r w:rsidRPr="009DDE94">
        <w:rPr>
          <w:rFonts w:ascii="Book Antiqua" w:cs="Book Antiqua" w:eastAsia="Book Antiqua" w:hAnsi="Book Antiqua"/>
          <w:sz w:val="24"/>
          <w:szCs w:val="24"/>
          <w:rPrChange w:id="1275" w:author="MUTILE WANYEE" w:date="2024-03-01T12:23:00Z">
            <w:rPr>
              <w:rFonts w:ascii="Book Antiqua" w:cs="Book Antiqua" w:eastAsia="Book Antiqua" w:hAnsi="Book Antiqua"/>
              <w:sz w:val="24"/>
              <w:szCs w:val="24"/>
            </w:rPr>
          </w:rPrChange>
        </w:rPr>
        <w:t xml:space="preserve">gressive way. </w:t>
      </w:r>
      <w:ins w:id="1276" w:author="MUTILE WANYEE" w:date="2024-03-01T15:16:00Z">
        <w:r w:rsidR="5FC96E5B" w:rsidRPr="22851DB3">
          <w:rPr>
            <w:rFonts w:ascii="Book Antiqua" w:cs="Book Antiqua" w:eastAsia="Book Antiqua" w:hAnsi="Book Antiqua"/>
            <w:sz w:val="24"/>
            <w:szCs w:val="24"/>
            <w:rPrChange w:id="1277" w:author="MUTILE WANYEE" w:date="2024-03-01T12:23:00Z">
              <w:rPr>
                <w:rFonts w:ascii="Book Antiqua" w:cs="Book Antiqua" w:eastAsia="Book Antiqua" w:hAnsi="Book Antiqua"/>
                <w:sz w:val="24"/>
                <w:szCs w:val="24"/>
              </w:rPr>
            </w:rPrChange>
          </w:rPr>
          <w:t xml:space="preserve">It was informed by the HLM Framework where priority was given to </w:t>
        </w:r>
      </w:ins>
    </w:p>
    <w:p>
      <w:pPr>
        <w:pStyle w:val="style0"/>
        <w:spacing w:after="0" w:lineRule="auto" w:line="276"/>
        <w:ind w:left="360"/>
        <w:jc w:val="both"/>
        <w:rPr>
          <w:del w:id="1278" w:author="MUTILE WANYEE" w:date="2024-03-01T15:16:00Z"/>
          <w:rFonts w:ascii="Book Antiqua" w:cs="Book Antiqua" w:eastAsia="Book Antiqua" w:hAnsi="Times New Roman"/>
          <w:sz w:val="20"/>
          <w:szCs w:val="16"/>
          <w:shd w:val="clear" w:color="auto" w:fill="auto"/>
          <w:rPrChange w:id="1279" w:author="MUTILE WANYEE" w:date="2024-03-01T15:08:00Z">
            <w:rPr>
              <w:rFonts w:ascii="Book Antiqua" w:cs="Book Antiqua" w:eastAsia="Book Antiqua" w:hAnsi="Book Antiqua"/>
              <w:sz w:val="16"/>
              <w:szCs w:val="16"/>
            </w:rPr>
          </w:rPrChange>
        </w:rPr>
        <w:pPrChange w:id="1280" w:author="MUTILE WANYEE" w:date="2024-03-01T15:08:00Z">
          <w:pPr>
            <w:pStyle w:val="style0"/>
            <w:spacing w:after="0" w:lineRule="auto" w:line="276"/>
            <w:jc w:val="both"/>
          </w:pPr>
        </w:pPrChange>
      </w:pPr>
    </w:p>
    <w:p>
      <w:pPr>
        <w:pStyle w:val="style0"/>
        <w:spacing w:after="0" w:lineRule="auto" w:line="276"/>
        <w:jc w:val="both"/>
        <w:rPr>
          <w:del w:id="1281" w:author="MUTILE WANYEE" w:date="2024-03-01T15:18:00Z"/>
          <w:rFonts w:ascii="Book Antiqua" w:cs="Book Antiqua" w:eastAsia="Book Antiqua" w:hAnsi="Book Antiqua"/>
          <w:sz w:val="24"/>
          <w:szCs w:val="24"/>
          <w:rPrChange w:id="1282" w:author="MUTILE WANYEE" w:date="2024-03-01T12:23:00Z">
            <w:rPr>
              <w:rFonts w:ascii="Book Antiqua" w:cs="Book Antiqua" w:eastAsia="Book Antiqua" w:hAnsi="Book Antiqua"/>
              <w:sz w:val="24"/>
              <w:szCs w:val="24"/>
            </w:rPr>
          </w:rPrChange>
        </w:rPr>
      </w:pPr>
      <w:del w:id="1283" w:author="MUTILE WANYEE" w:date="2024-03-01T15:16:00Z">
        <w:r w:rsidDel="A766C4E5" w:rsidRPr="6364910E">
          <w:rPr>
            <w:rFonts w:ascii="Book Antiqua" w:cs="Book Antiqua" w:eastAsia="Book Antiqua" w:hAnsi="Book Antiqua"/>
            <w:sz w:val="24"/>
            <w:szCs w:val="24"/>
            <w:rPrChange w:id="1284" w:author="MUTILE WANYEE" w:date="2024-03-01T12:23:00Z">
              <w:rPr>
                <w:rFonts w:ascii="Book Antiqua" w:cs="Book Antiqua" w:eastAsia="Book Antiqua" w:hAnsi="Book Antiqua"/>
                <w:sz w:val="24"/>
                <w:szCs w:val="24"/>
              </w:rPr>
            </w:rPrChange>
          </w:rPr>
          <w:delText xml:space="preserve">Selection of </w:delText>
        </w:r>
      </w:del>
      <w:r w:rsidRPr="D04C746E">
        <w:rPr>
          <w:rFonts w:ascii="Book Antiqua" w:cs="Book Antiqua" w:eastAsia="Book Antiqua" w:hAnsi="Book Antiqua"/>
          <w:sz w:val="24"/>
          <w:szCs w:val="24"/>
          <w:rPrChange w:id="1285" w:author="MUTILE WANYEE" w:date="2024-03-01T12:23:00Z">
            <w:rPr>
              <w:rFonts w:ascii="Book Antiqua" w:cs="Book Antiqua" w:eastAsia="Book Antiqua" w:hAnsi="Book Antiqua"/>
              <w:sz w:val="24"/>
              <w:szCs w:val="24"/>
            </w:rPr>
          </w:rPrChange>
        </w:rPr>
        <w:t xml:space="preserve">the </w:t>
      </w:r>
      <w:del w:id="1286" w:author="MUTILE WANYEE" w:date="2024-03-01T15:10:00Z">
        <w:r w:rsidDel="A38A7856" w:rsidRPr="4A927E04">
          <w:rPr>
            <w:rFonts w:ascii="Book Antiqua" w:cs="Book Antiqua" w:eastAsia="Book Antiqua" w:hAnsi="Book Antiqua"/>
            <w:sz w:val="24"/>
            <w:szCs w:val="24"/>
            <w:rPrChange w:id="1287" w:author="MUTILE WANYEE" w:date="2024-03-01T12:23:00Z">
              <w:rPr>
                <w:rFonts w:ascii="Book Antiqua" w:cs="Book Antiqua" w:eastAsia="Book Antiqua" w:hAnsi="Book Antiqua"/>
                <w:sz w:val="24"/>
                <w:szCs w:val="24"/>
              </w:rPr>
            </w:rPrChange>
          </w:rPr>
          <w:delText xml:space="preserve">stakeholders was in line with the </w:delText>
        </w:r>
      </w:del>
      <w:r w:rsidRPr="4C14DEE3">
        <w:rPr>
          <w:rFonts w:ascii="Book Antiqua" w:cs="Book Antiqua" w:eastAsia="Book Antiqua" w:hAnsi="Book Antiqua"/>
          <w:sz w:val="24"/>
          <w:szCs w:val="24"/>
          <w:rPrChange w:id="1288" w:author="MUTILE WANYEE" w:date="2024-03-01T12:23:00Z">
            <w:rPr>
              <w:rFonts w:ascii="Book Antiqua" w:cs="Book Antiqua" w:eastAsia="Book Antiqua" w:hAnsi="Book Antiqua"/>
              <w:sz w:val="24"/>
              <w:szCs w:val="24"/>
            </w:rPr>
          </w:rPrChange>
        </w:rPr>
        <w:t xml:space="preserve">sectors playing </w:t>
      </w:r>
      <w:del w:id="1289" w:author="MUTILE WANYEE" w:date="2024-03-01T15:10:00Z">
        <w:r w:rsidDel="F7E22B2E" w:rsidRPr="40045E96">
          <w:rPr>
            <w:rFonts w:ascii="Book Antiqua" w:cs="Book Antiqua" w:eastAsia="Book Antiqua" w:hAnsi="Book Antiqua"/>
            <w:sz w:val="24"/>
            <w:szCs w:val="24"/>
            <w:rPrChange w:id="1290" w:author="MUTILE WANYEE" w:date="2024-03-01T12:23:00Z">
              <w:rPr>
                <w:rFonts w:ascii="Book Antiqua" w:cs="Book Antiqua" w:eastAsia="Book Antiqua" w:hAnsi="Book Antiqua"/>
                <w:sz w:val="24"/>
                <w:szCs w:val="24"/>
              </w:rPr>
            </w:rPrChange>
          </w:rPr>
          <w:delText>k</w:delText>
        </w:r>
      </w:del>
      <w:ins w:id="1291" w:author="MUTILE WANYEE" w:date="2024-03-01T15:10:00Z">
        <w:r w:rsidR="5D1544C1" w:rsidRPr="47998A06">
          <w:rPr>
            <w:rFonts w:ascii="Book Antiqua" w:cs="Book Antiqua" w:eastAsia="Book Antiqua" w:hAnsi="Book Antiqua"/>
            <w:sz w:val="24"/>
            <w:szCs w:val="24"/>
            <w:rPrChange w:id="1292" w:author="MUTILE WANYEE" w:date="2024-03-01T12:23:00Z">
              <w:rPr>
                <w:rFonts w:ascii="Book Antiqua" w:cs="Book Antiqua" w:eastAsia="Book Antiqua" w:hAnsi="Book Antiqua"/>
                <w:sz w:val="24"/>
                <w:szCs w:val="24"/>
              </w:rPr>
            </w:rPrChange>
          </w:rPr>
          <w:t>k</w:t>
        </w:r>
      </w:ins>
      <w:r w:rsidRPr="A5E87F14">
        <w:rPr>
          <w:rFonts w:ascii="Book Antiqua" w:cs="Book Antiqua" w:eastAsia="Book Antiqua" w:hAnsi="Book Antiqua"/>
          <w:sz w:val="24"/>
          <w:szCs w:val="24"/>
          <w:rPrChange w:id="1293" w:author="MUTILE WANYEE" w:date="2024-03-01T12:23:00Z">
            <w:rPr>
              <w:rFonts w:ascii="Book Antiqua" w:cs="Book Antiqua" w:eastAsia="Book Antiqua" w:hAnsi="Book Antiqua"/>
              <w:sz w:val="24"/>
              <w:szCs w:val="24"/>
            </w:rPr>
          </w:rPrChange>
        </w:rPr>
        <w:t xml:space="preserve">ey roles </w:t>
      </w:r>
      <w:ins w:id="1294" w:author="MUTILE WANYEE" w:date="2024-03-01T15:17:00Z">
        <w:r w:rsidR="7C609340" w:rsidRPr="129F9688">
          <w:rPr>
            <w:rFonts w:ascii="Book Antiqua" w:cs="Book Antiqua" w:eastAsia="Book Antiqua" w:hAnsi="Book Antiqua"/>
            <w:sz w:val="24"/>
            <w:szCs w:val="24"/>
            <w:rPrChange w:id="1295" w:author="MUTILE WANYEE" w:date="2024-03-01T12:23:00Z">
              <w:rPr>
                <w:rFonts w:ascii="Book Antiqua" w:cs="Book Antiqua" w:eastAsia="Book Antiqua" w:hAnsi="Book Antiqua"/>
                <w:sz w:val="24"/>
                <w:szCs w:val="24"/>
              </w:rPr>
            </w:rPrChange>
          </w:rPr>
          <w:t xml:space="preserve">in the </w:t>
        </w:r>
      </w:ins>
      <w:del w:id="1296" w:author="MUTILE WANYEE" w:date="2024-03-01T15:17:00Z">
        <w:r w:rsidDel="AD0831D4" w:rsidRPr="A30E8DE0">
          <w:rPr>
            <w:rFonts w:ascii="Book Antiqua" w:cs="Book Antiqua" w:eastAsia="Book Antiqua" w:hAnsi="Book Antiqua"/>
            <w:sz w:val="24"/>
            <w:szCs w:val="24"/>
            <w:rPrChange w:id="1297" w:author="MUTILE WANYEE" w:date="2024-03-01T12:23:00Z">
              <w:rPr>
                <w:rFonts w:ascii="Book Antiqua" w:cs="Book Antiqua" w:eastAsia="Book Antiqua" w:hAnsi="Book Antiqua"/>
                <w:sz w:val="24"/>
                <w:szCs w:val="24"/>
              </w:rPr>
            </w:rPrChange>
          </w:rPr>
          <w:delText>in the Health Labour Market Analysis (HLMA) F</w:delText>
        </w:r>
      </w:del>
      <w:ins w:id="1298" w:author="MUTILE WANYEE" w:date="2024-03-01T15:17:00Z">
        <w:r w:rsidR="34EE8176" w:rsidRPr="E2CFA20C">
          <w:rPr>
            <w:rFonts w:ascii="Book Antiqua" w:cs="Book Antiqua" w:eastAsia="Book Antiqua" w:hAnsi="Book Antiqua"/>
            <w:sz w:val="24"/>
            <w:szCs w:val="24"/>
            <w:rPrChange w:id="1299" w:author="MUTILE WANYEE" w:date="2024-03-01T12:23:00Z">
              <w:rPr>
                <w:rFonts w:ascii="Book Antiqua" w:cs="Book Antiqua" w:eastAsia="Book Antiqua" w:hAnsi="Book Antiqua"/>
                <w:sz w:val="24"/>
                <w:szCs w:val="24"/>
              </w:rPr>
            </w:rPrChange>
          </w:rPr>
          <w:t>f</w:t>
        </w:r>
      </w:ins>
      <w:r w:rsidRPr="60E6A7C3">
        <w:rPr>
          <w:rFonts w:ascii="Book Antiqua" w:cs="Book Antiqua" w:eastAsia="Book Antiqua" w:hAnsi="Book Antiqua"/>
          <w:sz w:val="24"/>
          <w:szCs w:val="24"/>
          <w:rPrChange w:id="1300" w:author="MUTILE WANYEE" w:date="2024-03-01T12:23:00Z">
            <w:rPr>
              <w:rFonts w:ascii="Book Antiqua" w:cs="Book Antiqua" w:eastAsia="Book Antiqua" w:hAnsi="Book Antiqua"/>
              <w:sz w:val="24"/>
              <w:szCs w:val="24"/>
            </w:rPr>
          </w:rPrChange>
        </w:rPr>
        <w:t xml:space="preserve">ramework and in the </w:t>
      </w:r>
      <w:ins w:id="1301" w:author="MUTILE WANYEE" w:date="2024-03-01T15:17:00Z">
        <w:r w:rsidR="8E461346" w:rsidRPr="06EF46DB">
          <w:rPr>
            <w:rFonts w:ascii="Book Antiqua" w:cs="Book Antiqua" w:eastAsia="Book Antiqua" w:hAnsi="Book Antiqua"/>
            <w:sz w:val="24"/>
            <w:szCs w:val="24"/>
            <w:rPrChange w:id="1302" w:author="MUTILE WANYEE" w:date="2024-03-01T12:23:00Z">
              <w:rPr>
                <w:rFonts w:ascii="Book Antiqua" w:cs="Book Antiqua" w:eastAsia="Book Antiqua" w:hAnsi="Book Antiqua"/>
                <w:sz w:val="24"/>
                <w:szCs w:val="24"/>
              </w:rPr>
            </w:rPrChange>
          </w:rPr>
          <w:t>l</w:t>
        </w:r>
      </w:ins>
      <w:del w:id="1303" w:author="MUTILE WANYEE" w:date="2024-03-01T15:17:00Z">
        <w:r w:rsidDel="B959E9B3" w:rsidRPr="448DEBFD">
          <w:rPr>
            <w:rFonts w:ascii="Book Antiqua" w:cs="Book Antiqua" w:eastAsia="Book Antiqua" w:hAnsi="Book Antiqua"/>
            <w:sz w:val="24"/>
            <w:szCs w:val="24"/>
            <w:rPrChange w:id="1304" w:author="MUTILE WANYEE" w:date="2024-03-01T12:23:00Z">
              <w:rPr>
                <w:rFonts w:ascii="Book Antiqua" w:cs="Book Antiqua" w:eastAsia="Book Antiqua" w:hAnsi="Book Antiqua"/>
                <w:sz w:val="24"/>
                <w:szCs w:val="24"/>
              </w:rPr>
            </w:rPrChange>
          </w:rPr>
          <w:delText>L</w:delText>
        </w:r>
      </w:del>
      <w:r w:rsidRPr="6945EBF1">
        <w:rPr>
          <w:rFonts w:ascii="Book Antiqua" w:cs="Book Antiqua" w:eastAsia="Book Antiqua" w:hAnsi="Book Antiqua"/>
          <w:sz w:val="24"/>
          <w:szCs w:val="24"/>
          <w:rPrChange w:id="1305" w:author="MUTILE WANYEE" w:date="2024-03-01T12:23:00Z">
            <w:rPr>
              <w:rFonts w:ascii="Book Antiqua" w:cs="Book Antiqua" w:eastAsia="Book Antiqua" w:hAnsi="Book Antiqua"/>
              <w:sz w:val="24"/>
              <w:szCs w:val="24"/>
            </w:rPr>
          </w:rPrChange>
        </w:rPr>
        <w:t xml:space="preserve">ife </w:t>
      </w:r>
      <w:del w:id="1306" w:author="MUTILE WANYEE" w:date="2024-03-01T15:17:00Z">
        <w:r w:rsidDel="A58D1445" w:rsidRPr="A22F2830">
          <w:rPr>
            <w:rFonts w:ascii="Book Antiqua" w:cs="Book Antiqua" w:eastAsia="Book Antiqua" w:hAnsi="Book Antiqua"/>
            <w:sz w:val="24"/>
            <w:szCs w:val="24"/>
            <w:rPrChange w:id="1307" w:author="MUTILE WANYEE" w:date="2024-03-01T12:23:00Z">
              <w:rPr>
                <w:rFonts w:ascii="Book Antiqua" w:cs="Book Antiqua" w:eastAsia="Book Antiqua" w:hAnsi="Book Antiqua"/>
                <w:sz w:val="24"/>
                <w:szCs w:val="24"/>
              </w:rPr>
            </w:rPrChange>
          </w:rPr>
          <w:delText>C</w:delText>
        </w:r>
      </w:del>
      <w:ins w:id="1308" w:author="MUTILE WANYEE" w:date="2024-03-01T15:17:00Z">
        <w:r w:rsidR="8CE7DF32" w:rsidRPr="BC8344CA">
          <w:rPr>
            <w:rFonts w:ascii="Book Antiqua" w:cs="Book Antiqua" w:eastAsia="Book Antiqua" w:hAnsi="Book Antiqua"/>
            <w:sz w:val="24"/>
            <w:szCs w:val="24"/>
            <w:rPrChange w:id="1309" w:author="MUTILE WANYEE" w:date="2024-03-01T12:23:00Z">
              <w:rPr>
                <w:rFonts w:ascii="Book Antiqua" w:cs="Book Antiqua" w:eastAsia="Book Antiqua" w:hAnsi="Book Antiqua"/>
                <w:sz w:val="24"/>
                <w:szCs w:val="24"/>
              </w:rPr>
            </w:rPrChange>
          </w:rPr>
          <w:t>c</w:t>
        </w:r>
      </w:ins>
      <w:r w:rsidRPr="961B65B0">
        <w:rPr>
          <w:rFonts w:ascii="Book Antiqua" w:cs="Book Antiqua" w:eastAsia="Book Antiqua" w:hAnsi="Book Antiqua"/>
          <w:sz w:val="24"/>
          <w:szCs w:val="24"/>
          <w:rPrChange w:id="1310" w:author="MUTILE WANYEE" w:date="2024-03-01T12:23:00Z">
            <w:rPr>
              <w:rFonts w:ascii="Book Antiqua" w:cs="Book Antiqua" w:eastAsia="Book Antiqua" w:hAnsi="Book Antiqua"/>
              <w:sz w:val="24"/>
              <w:szCs w:val="24"/>
            </w:rPr>
          </w:rPrChange>
        </w:rPr>
        <w:t xml:space="preserve">ycle </w:t>
      </w:r>
      <w:del w:id="1311" w:author="MUTILE WANYEE" w:date="2024-03-01T15:17:00Z">
        <w:r w:rsidDel="D0095B71" w:rsidRPr="0675BDAA">
          <w:rPr>
            <w:rFonts w:ascii="Book Antiqua" w:cs="Book Antiqua" w:eastAsia="Book Antiqua" w:hAnsi="Book Antiqua"/>
            <w:sz w:val="24"/>
            <w:szCs w:val="24"/>
            <w:rPrChange w:id="1312" w:author="MUTILE WANYEE" w:date="2024-03-01T12:23:00Z">
              <w:rPr>
                <w:rFonts w:ascii="Book Antiqua" w:cs="Book Antiqua" w:eastAsia="Book Antiqua" w:hAnsi="Book Antiqua"/>
                <w:sz w:val="24"/>
                <w:szCs w:val="24"/>
              </w:rPr>
            </w:rPrChange>
          </w:rPr>
          <w:delText>A</w:delText>
        </w:r>
      </w:del>
      <w:ins w:id="1313" w:author="MUTILE WANYEE" w:date="2024-03-01T15:17:00Z">
        <w:r w:rsidR="2EF7FA79" w:rsidRPr="8F0E4575">
          <w:rPr>
            <w:rFonts w:ascii="Book Antiqua" w:cs="Book Antiqua" w:eastAsia="Book Antiqua" w:hAnsi="Book Antiqua"/>
            <w:sz w:val="24"/>
            <w:szCs w:val="24"/>
            <w:rPrChange w:id="1314" w:author="MUTILE WANYEE" w:date="2024-03-01T12:23:00Z">
              <w:rPr>
                <w:rFonts w:ascii="Book Antiqua" w:cs="Book Antiqua" w:eastAsia="Book Antiqua" w:hAnsi="Book Antiqua"/>
                <w:sz w:val="24"/>
                <w:szCs w:val="24"/>
              </w:rPr>
            </w:rPrChange>
          </w:rPr>
          <w:t>a</w:t>
        </w:r>
      </w:ins>
      <w:r w:rsidRPr="3E0419BC">
        <w:rPr>
          <w:rFonts w:ascii="Book Antiqua" w:cs="Book Antiqua" w:eastAsia="Book Antiqua" w:hAnsi="Book Antiqua"/>
          <w:sz w:val="24"/>
          <w:szCs w:val="24"/>
          <w:rPrChange w:id="1315" w:author="MUTILE WANYEE" w:date="2024-03-01T12:23:00Z">
            <w:rPr>
              <w:rFonts w:ascii="Book Antiqua" w:cs="Book Antiqua" w:eastAsia="Book Antiqua" w:hAnsi="Book Antiqua"/>
              <w:sz w:val="24"/>
              <w:szCs w:val="24"/>
            </w:rPr>
          </w:rPrChange>
        </w:rPr>
        <w:t>pproach of the health worker</w:t>
      </w:r>
      <w:ins w:id="1316" w:author="MUTILE WANYEE" w:date="2024-03-01T15:18:00Z">
        <w:r w:rsidR="74DAB799" w:rsidRPr="FE70ED2B">
          <w:rPr>
            <w:rFonts w:ascii="Book Antiqua" w:cs="Book Antiqua" w:eastAsia="Book Antiqua" w:hAnsi="Book Antiqua"/>
            <w:sz w:val="24"/>
            <w:szCs w:val="24"/>
            <w:rPrChange w:id="1317" w:author="MUTILE WANYEE" w:date="2024-03-01T12:23:00Z">
              <w:rPr>
                <w:rFonts w:ascii="Book Antiqua" w:cs="Book Antiqua" w:eastAsia="Book Antiqua" w:hAnsi="Book Antiqua"/>
                <w:sz w:val="24"/>
                <w:szCs w:val="24"/>
              </w:rPr>
            </w:rPrChange>
          </w:rPr>
          <w:t>.</w:t>
        </w:r>
      </w:ins>
      <w:r w:rsidRPr="41460EBA">
        <w:rPr>
          <w:rFonts w:ascii="Book Antiqua" w:cs="Book Antiqua" w:eastAsia="Book Antiqua" w:hAnsi="Book Antiqua"/>
          <w:sz w:val="24"/>
          <w:szCs w:val="24"/>
          <w:rPrChange w:id="1318" w:author="MUTILE WANYEE" w:date="2024-03-01T12:23:00Z">
            <w:rPr>
              <w:rFonts w:ascii="Book Antiqua" w:cs="Book Antiqua" w:eastAsia="Book Antiqua" w:hAnsi="Book Antiqua"/>
              <w:sz w:val="24"/>
              <w:szCs w:val="24"/>
            </w:rPr>
          </w:rPrChange>
        </w:rPr>
        <w:t xml:space="preserve"> </w:t>
      </w:r>
      <w:del w:id="1319" w:author="MUTILE WANYEE" w:date="2024-03-01T15:18:00Z">
        <w:r w:rsidDel="50829514" w:rsidRPr="94073AB6">
          <w:rPr>
            <w:rFonts w:ascii="Book Antiqua" w:cs="Book Antiqua" w:eastAsia="Book Antiqua" w:hAnsi="Book Antiqua"/>
            <w:sz w:val="24"/>
            <w:szCs w:val="24"/>
            <w:rPrChange w:id="1320" w:author="MUTILE WANYEE" w:date="2024-03-01T12:23:00Z">
              <w:rPr>
                <w:rFonts w:ascii="Book Antiqua" w:cs="Book Antiqua" w:eastAsia="Book Antiqua" w:hAnsi="Book Antiqua"/>
                <w:sz w:val="24"/>
                <w:szCs w:val="24"/>
              </w:rPr>
            </w:rPrChange>
          </w:rPr>
          <w:delText>that play a key role in the development of the following policies:</w:delText>
        </w:r>
      </w:del>
    </w:p>
    <w:p>
      <w:pPr>
        <w:pStyle w:val="style0"/>
        <w:numPr>
          <w:ilvl w:val="0"/>
          <w:numId w:val="0"/>
        </w:numPr>
        <w:spacing w:after="0" w:lineRule="auto" w:line="276"/>
        <w:ind w:left="0" w:firstLine="0"/>
        <w:jc w:val="both"/>
        <w:rPr>
          <w:del w:id="1321" w:author="MUTILE WANYEE" w:date="2024-03-01T15:18:00Z"/>
          <w:color w:val="auto"/>
          <w:sz w:val="20"/>
          <w:szCs w:val="24"/>
          <w:rPrChange w:id="1322" w:author="MUTILE WANYEE" w:date="2024-03-01T15:18:00Z">
            <w:rPr>
              <w:color w:val="000000"/>
              <w:sz w:val="24"/>
              <w:szCs w:val="24"/>
            </w:rPr>
          </w:rPrChange>
        </w:rPr>
        <w:pPrChange w:id="1323" w:author="MUTILE WANYEE" w:date="2024-03-01T15:18:00Z">
          <w:pPr>
            <w:pStyle w:val="style0"/>
            <w:numPr>
              <w:ilvl w:val="0"/>
              <w:numId w:val="13"/>
            </w:numPr>
            <w:spacing w:after="0" w:lineRule="auto" w:line="276"/>
            <w:ind w:left="720" w:hanging="360"/>
            <w:jc w:val="both"/>
          </w:pPr>
        </w:pPrChange>
      </w:pPr>
      <w:del w:id="1324" w:author="MUTILE WANYEE" w:date="2024-03-01T15:18:00Z">
        <w:r w:rsidDel="ADD6C10E" w:rsidRPr="6D142039">
          <w:rPr>
            <w:rFonts w:ascii="Book Antiqua" w:cs="Book Antiqua" w:eastAsia="Book Antiqua" w:hAnsi="Book Antiqua"/>
            <w:color w:val="000000"/>
            <w:sz w:val="24"/>
            <w:szCs w:val="24"/>
            <w:rPrChange w:id="1325" w:author="MUTILE WANYEE" w:date="2024-03-01T12:23:00Z">
              <w:rPr>
                <w:rFonts w:ascii="Book Antiqua" w:cs="Book Antiqua" w:eastAsia="Book Antiqua" w:hAnsi="Book Antiqua"/>
                <w:color w:val="000000"/>
                <w:sz w:val="24"/>
                <w:szCs w:val="24"/>
              </w:rPr>
            </w:rPrChange>
          </w:rPr>
          <w:delText>Policies on production- Education</w:delText>
        </w:r>
      </w:del>
    </w:p>
    <w:p>
      <w:pPr>
        <w:pStyle w:val="style0"/>
        <w:numPr>
          <w:ilvl w:val="0"/>
          <w:numId w:val="0"/>
        </w:numPr>
        <w:spacing w:after="0" w:lineRule="auto" w:line="276"/>
        <w:ind w:left="0" w:firstLine="0"/>
        <w:jc w:val="both"/>
        <w:rPr>
          <w:del w:id="1326" w:author="MUTILE WANYEE" w:date="2024-03-01T15:18:00Z"/>
          <w:color w:val="auto"/>
          <w:sz w:val="20"/>
          <w:szCs w:val="24"/>
          <w:rPrChange w:id="1327" w:author="MUTILE WANYEE" w:date="2024-03-01T15:18:00Z">
            <w:rPr>
              <w:color w:val="000000"/>
              <w:sz w:val="24"/>
              <w:szCs w:val="24"/>
            </w:rPr>
          </w:rPrChange>
        </w:rPr>
        <w:pPrChange w:id="1328" w:author="MUTILE WANYEE" w:date="2024-03-01T15:18:00Z">
          <w:pPr>
            <w:pStyle w:val="style0"/>
            <w:numPr>
              <w:ilvl w:val="0"/>
              <w:numId w:val="13"/>
            </w:numPr>
            <w:spacing w:after="0" w:lineRule="auto" w:line="276"/>
            <w:ind w:left="720" w:hanging="360"/>
            <w:jc w:val="both"/>
          </w:pPr>
        </w:pPrChange>
      </w:pPr>
      <w:del w:id="1329" w:author="MUTILE WANYEE" w:date="2024-03-01T15:18:00Z">
        <w:r w:rsidDel="261D8FE8" w:rsidRPr="66FA9DC6">
          <w:rPr>
            <w:rFonts w:ascii="Book Antiqua" w:cs="Book Antiqua" w:eastAsia="Book Antiqua" w:hAnsi="Book Antiqua"/>
            <w:color w:val="000000"/>
            <w:sz w:val="24"/>
            <w:szCs w:val="24"/>
            <w:rPrChange w:id="1330" w:author="MUTILE WANYEE" w:date="2024-03-01T12:23:00Z">
              <w:rPr>
                <w:rFonts w:ascii="Book Antiqua" w:cs="Book Antiqua" w:eastAsia="Book Antiqua" w:hAnsi="Book Antiqua"/>
                <w:color w:val="000000"/>
                <w:sz w:val="24"/>
                <w:szCs w:val="24"/>
              </w:rPr>
            </w:rPrChange>
          </w:rPr>
          <w:delText>Policies to address inflows and outflows - Labour</w:delText>
        </w:r>
      </w:del>
    </w:p>
    <w:p>
      <w:pPr>
        <w:pStyle w:val="style0"/>
        <w:numPr>
          <w:ilvl w:val="0"/>
          <w:numId w:val="0"/>
        </w:numPr>
        <w:spacing w:after="0" w:lineRule="auto" w:line="276"/>
        <w:ind w:left="0" w:firstLine="0"/>
        <w:jc w:val="both"/>
        <w:rPr>
          <w:del w:id="1331" w:author="MUTILE WANYEE" w:date="2024-03-01T15:18:00Z"/>
          <w:color w:val="auto"/>
          <w:sz w:val="20"/>
          <w:szCs w:val="24"/>
          <w:rPrChange w:id="1332" w:author="MUTILE WANYEE" w:date="2024-03-01T15:18:00Z">
            <w:rPr>
              <w:color w:val="000000"/>
              <w:sz w:val="24"/>
              <w:szCs w:val="24"/>
            </w:rPr>
          </w:rPrChange>
        </w:rPr>
        <w:pPrChange w:id="1333" w:author="MUTILE WANYEE" w:date="2024-03-01T15:18:00Z">
          <w:pPr>
            <w:pStyle w:val="style0"/>
            <w:numPr>
              <w:ilvl w:val="0"/>
              <w:numId w:val="13"/>
            </w:numPr>
            <w:spacing w:after="0" w:lineRule="auto" w:line="276"/>
            <w:ind w:left="720" w:hanging="360"/>
            <w:jc w:val="both"/>
          </w:pPr>
        </w:pPrChange>
      </w:pPr>
      <w:del w:id="1334" w:author="MUTILE WANYEE" w:date="2024-03-01T15:18:00Z">
        <w:r w:rsidDel="CAEB68A8" w:rsidRPr="3D88233A">
          <w:rPr>
            <w:rFonts w:ascii="Book Antiqua" w:cs="Book Antiqua" w:eastAsia="Book Antiqua" w:hAnsi="Book Antiqua"/>
            <w:color w:val="000000"/>
            <w:sz w:val="24"/>
            <w:szCs w:val="24"/>
            <w:rPrChange w:id="1335" w:author="MUTILE WANYEE" w:date="2024-03-01T12:23:00Z">
              <w:rPr>
                <w:rFonts w:ascii="Book Antiqua" w:cs="Book Antiqua" w:eastAsia="Book Antiqua" w:hAnsi="Book Antiqua"/>
                <w:color w:val="000000"/>
                <w:sz w:val="24"/>
                <w:szCs w:val="24"/>
              </w:rPr>
            </w:rPrChange>
          </w:rPr>
          <w:delText>Policies to address maldistribution and inefficiencies -Population Health Needs</w:delText>
        </w:r>
      </w:del>
    </w:p>
    <w:p>
      <w:pPr>
        <w:pStyle w:val="style0"/>
        <w:numPr>
          <w:ilvl w:val="0"/>
          <w:numId w:val="0"/>
        </w:numPr>
        <w:spacing w:after="0" w:lineRule="auto" w:line="276"/>
        <w:ind w:left="0" w:firstLine="0"/>
        <w:jc w:val="both"/>
        <w:rPr>
          <w:color w:val="auto"/>
          <w:sz w:val="20"/>
          <w:szCs w:val="24"/>
          <w:rPrChange w:id="1336" w:author="MUTILE WANYEE" w:date="2024-03-01T15:18:00Z">
            <w:rPr>
              <w:color w:val="000000"/>
              <w:sz w:val="24"/>
              <w:szCs w:val="24"/>
            </w:rPr>
          </w:rPrChange>
        </w:rPr>
        <w:pPrChange w:id="1337" w:author="MUTILE WANYEE" w:date="2024-03-01T15:18:00Z">
          <w:pPr>
            <w:pStyle w:val="style0"/>
            <w:numPr>
              <w:ilvl w:val="0"/>
              <w:numId w:val="13"/>
            </w:numPr>
            <w:spacing w:after="0" w:lineRule="auto" w:line="276"/>
            <w:ind w:left="720" w:hanging="360"/>
            <w:jc w:val="both"/>
          </w:pPr>
        </w:pPrChange>
      </w:pPr>
      <w:del w:id="1338" w:author="MUTILE WANYEE" w:date="2024-03-01T15:18:00Z">
        <w:r w:rsidDel="8DDB9A51" w:rsidRPr="1DE4C1F4">
          <w:rPr>
            <w:rFonts w:ascii="Book Antiqua" w:cs="Book Antiqua" w:eastAsia="Book Antiqua" w:hAnsi="Book Antiqua"/>
            <w:color w:val="000000"/>
            <w:sz w:val="24"/>
            <w:szCs w:val="24"/>
            <w:rPrChange w:id="1339" w:author="MUTILE WANYEE" w:date="2024-03-01T12:23:00Z">
              <w:rPr>
                <w:rFonts w:ascii="Book Antiqua" w:cs="Book Antiqua" w:eastAsia="Book Antiqua" w:hAnsi="Book Antiqua"/>
                <w:color w:val="000000"/>
                <w:sz w:val="24"/>
                <w:szCs w:val="24"/>
              </w:rPr>
            </w:rPrChange>
          </w:rPr>
          <w:delText xml:space="preserve">Policies to regulate the private sector. </w:delText>
        </w:r>
      </w:del>
    </w:p>
    <w:p>
      <w:pPr>
        <w:pStyle w:val="style0"/>
        <w:spacing w:after="0" w:lineRule="auto" w:line="276"/>
        <w:jc w:val="both"/>
        <w:rPr>
          <w:rFonts w:ascii="Book Antiqua" w:cs="Book Antiqua" w:eastAsia="Book Antiqua" w:hAnsi="Book Antiqua"/>
          <w:color w:val="000000"/>
          <w:sz w:val="24"/>
          <w:szCs w:val="24"/>
        </w:rPr>
      </w:pPr>
    </w:p>
    <w:p>
      <w:pPr>
        <w:pStyle w:val="style0"/>
        <w:spacing w:after="0" w:lineRule="auto" w:line="240"/>
        <w:jc w:val="both"/>
        <w:rPr>
          <w:rFonts w:ascii="Book Antiqua" w:cs="Book Antiqua" w:eastAsia="Book Antiqua" w:hAnsi="Book Antiqua"/>
          <w:sz w:val="16"/>
          <w:szCs w:val="16"/>
        </w:rPr>
      </w:pPr>
    </w:p>
    <w:p>
      <w:pPr>
        <w:pStyle w:val="style0"/>
        <w:spacing w:after="0" w:lineRule="auto" w:line="240"/>
        <w:jc w:val="both"/>
        <w:rPr>
          <w:rFonts w:ascii="Book Antiqua" w:cs="Book Antiqua" w:eastAsia="Book Antiqua" w:hAnsi="Book Antiqua"/>
          <w:b/>
          <w:i/>
          <w:sz w:val="24"/>
          <w:szCs w:val="24"/>
        </w:rPr>
      </w:pPr>
      <w:r>
        <w:rPr>
          <w:rFonts w:ascii="Book Antiqua" w:cs="Book Antiqua" w:eastAsia="Book Antiqua" w:hAnsi="Book Antiqua"/>
          <w:sz w:val="24"/>
          <w:szCs w:val="24"/>
        </w:rPr>
        <w:drawing>
          <wp:inline distL="0" distT="0" distB="0" distR="0">
            <wp:extent cx="6400800" cy="3771900"/>
            <wp:effectExtent l="0" t="0" r="0" b="0"/>
            <wp:docPr id="1031"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9.png"/>
                    <pic:cNvPicPr/>
                  </pic:nvPicPr>
                  <pic:blipFill>
                    <a:blip r:embed="rId7" cstate="print"/>
                    <a:srcRect l="0" t="0" r="0" b="0"/>
                    <a:stretch/>
                  </pic:blipFill>
                  <pic:spPr>
                    <a:xfrm rot="0">
                      <a:off x="0" y="0"/>
                      <a:ext cx="6400800" cy="3771900"/>
                    </a:xfrm>
                    <a:prstGeom prst="rect"/>
                    <a:ln cmpd="sng" cap="flat" w="9525">
                      <a:solidFill>
                        <a:srgbClr val="000000"/>
                      </a:solidFill>
                      <a:prstDash val="solid"/>
                      <a:round/>
                      <a:headEnd/>
                      <a:tailEnd/>
                    </a:ln>
                  </pic:spPr>
                </pic:pic>
              </a:graphicData>
            </a:graphic>
          </wp:inline>
        </w:drawing>
      </w:r>
    </w:p>
    <w:p>
      <w:pPr>
        <w:pStyle w:val="style0"/>
        <w:spacing w:after="0" w:lineRule="auto" w:line="240"/>
        <w:jc w:val="both"/>
        <w:rPr>
          <w:rFonts w:ascii="Book Antiqua" w:cs="Book Antiqua" w:eastAsia="Book Antiqua" w:hAnsi="Book Antiqua"/>
          <w:i/>
          <w:sz w:val="24"/>
          <w:szCs w:val="24"/>
        </w:rPr>
      </w:pPr>
      <w:r w:rsidRPr="92B1CAA5">
        <w:rPr>
          <w:rFonts w:ascii="Book Antiqua" w:cs="Book Antiqua" w:eastAsia="Book Antiqua" w:hAnsi="Book Antiqua"/>
          <w:i/>
          <w:sz w:val="24"/>
          <w:szCs w:val="24"/>
          <w:rPrChange w:id="1340" w:author="MUTILE WANYEE" w:date="2024-03-01T12:23:00Z">
            <w:rPr>
              <w:rFonts w:ascii="Book Antiqua" w:cs="Book Antiqua" w:eastAsia="Book Antiqua" w:hAnsi="Book Antiqua"/>
              <w:i/>
              <w:sz w:val="24"/>
              <w:szCs w:val="24"/>
            </w:rPr>
          </w:rPrChange>
        </w:rPr>
        <w:t>Health Labour Market Framework</w:t>
      </w:r>
    </w:p>
    <w:p>
      <w:pPr>
        <w:pStyle w:val="style0"/>
        <w:spacing w:after="0" w:lineRule="auto" w:line="240"/>
        <w:jc w:val="both"/>
        <w:rPr>
          <w:del w:id="1341" w:author="MUTILE WANYEE" w:date="2024-03-01T16:41:00Z"/>
          <w:rFonts w:ascii="Book Antiqua" w:cs="Book Antiqua" w:eastAsia="Book Antiqua" w:hAnsi="Book Antiqua"/>
          <w:b/>
          <w:i/>
          <w:sz w:val="24"/>
          <w:szCs w:val="24"/>
          <w:rPrChange w:id="1342" w:author="MUTILE WANYEE" w:date="2024-03-01T12:23:00Z">
            <w:rPr>
              <w:rFonts w:ascii="Book Antiqua" w:cs="Book Antiqua" w:eastAsia="Book Antiqua" w:hAnsi="Book Antiqua"/>
              <w:b/>
              <w:i/>
              <w:sz w:val="24"/>
              <w:szCs w:val="24"/>
            </w:rPr>
          </w:rPrChange>
        </w:rPr>
      </w:pPr>
    </w:p>
    <w:p>
      <w:pPr>
        <w:pStyle w:val="style0"/>
        <w:spacing w:after="0" w:lineRule="auto" w:line="240"/>
        <w:jc w:val="both"/>
        <w:rPr>
          <w:ins w:id="1343" w:author="MUTILE WANYEE" w:date="2024-03-01T16:41:00Z"/>
          <w:rFonts w:ascii="Book Antiqua" w:cs="Book Antiqua" w:eastAsia="Book Antiqua" w:hAnsi="Book Antiqua"/>
          <w:b/>
          <w:i/>
          <w:sz w:val="24"/>
          <w:szCs w:val="24"/>
          <w:rPrChange w:id="1344"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45" w:author="MUTILE WANYEE" w:date="2024-02-22T16:39:00Z"/>
          <w:rFonts w:ascii="Book Antiqua" w:cs="Book Antiqua" w:eastAsia="Book Antiqua" w:hAnsi="Book Antiqua"/>
          <w:b/>
          <w:i/>
          <w:sz w:val="24"/>
          <w:szCs w:val="24"/>
          <w:rPrChange w:id="1346" w:author="MUTILE WANYEE" w:date="2024-03-01T12:23:00Z">
            <w:rPr>
              <w:rFonts w:ascii="Book Antiqua" w:cs="Book Antiqua" w:eastAsia="Book Antiqua" w:hAnsi="Book Antiqua"/>
              <w:b/>
              <w:i/>
              <w:sz w:val="24"/>
              <w:szCs w:val="24"/>
            </w:rPr>
          </w:rPrChange>
        </w:rPr>
      </w:pPr>
      <w:ins w:id="1347" w:author="MUTILE WANYEE" w:date="2024-03-01T16:41:00Z">
        <w:r w:rsidR="E9097803" w:rsidRPr="FE978498">
          <w:rPr>
            <w:rFonts w:ascii="Book Antiqua" w:cs="Book Antiqua" w:eastAsia="Book Antiqua" w:hAnsi="Book Antiqua"/>
            <w:b/>
            <w:i/>
            <w:sz w:val="24"/>
            <w:szCs w:val="24"/>
            <w:rPrChange w:id="1348" w:author="MUTILE WANYEE" w:date="2024-03-01T12:23:00Z">
              <w:rPr>
                <w:rFonts w:ascii="Book Antiqua" w:cs="Book Antiqua" w:eastAsia="Book Antiqua" w:hAnsi="Book Antiqua"/>
                <w:b/>
                <w:i/>
                <w:sz w:val="24"/>
                <w:szCs w:val="24"/>
              </w:rPr>
            </w:rPrChange>
          </w:rPr>
          <w:t>Stakeholder Mapping</w:t>
        </w:r>
      </w:ins>
    </w:p>
    <w:p>
      <w:pPr>
        <w:pStyle w:val="style0"/>
        <w:spacing w:after="0" w:lineRule="auto" w:line="240"/>
        <w:jc w:val="both"/>
        <w:rPr>
          <w:del w:id="1349" w:author="MUTILE WANYEE" w:date="2024-02-22T16:39:00Z"/>
          <w:rFonts w:ascii="Book Antiqua" w:cs="Book Antiqua" w:eastAsia="Book Antiqua" w:hAnsi="Book Antiqua"/>
          <w:b/>
          <w:i/>
          <w:sz w:val="24"/>
          <w:szCs w:val="24"/>
          <w:rPrChange w:id="1350"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51" w:author="MUTILE WANYEE" w:date="2024-02-22T16:39:00Z"/>
          <w:rFonts w:ascii="Book Antiqua" w:cs="Book Antiqua" w:eastAsia="Book Antiqua" w:hAnsi="Book Antiqua"/>
          <w:b/>
          <w:i/>
          <w:sz w:val="24"/>
          <w:szCs w:val="24"/>
          <w:rPrChange w:id="1352"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53" w:author="MUTILE WANYEE" w:date="2024-02-22T16:39:00Z"/>
          <w:rFonts w:ascii="Book Antiqua" w:cs="Book Antiqua" w:eastAsia="Book Antiqua" w:hAnsi="Book Antiqua"/>
          <w:b/>
          <w:i/>
          <w:sz w:val="24"/>
          <w:szCs w:val="24"/>
          <w:rPrChange w:id="1354"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55" w:author="MUTILE WANYEE" w:date="2024-02-22T16:39:00Z"/>
          <w:rFonts w:ascii="Book Antiqua" w:cs="Book Antiqua" w:eastAsia="Book Antiqua" w:hAnsi="Book Antiqua"/>
          <w:b/>
          <w:i/>
          <w:sz w:val="24"/>
          <w:szCs w:val="24"/>
          <w:rPrChange w:id="1356"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57" w:author="MUTILE WANYEE" w:date="2024-02-22T16:39:00Z"/>
          <w:rFonts w:ascii="Book Antiqua" w:cs="Book Antiqua" w:eastAsia="Book Antiqua" w:hAnsi="Book Antiqua"/>
          <w:b/>
          <w:i/>
          <w:sz w:val="24"/>
          <w:szCs w:val="24"/>
          <w:rPrChange w:id="1358"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59" w:author="MUTILE WANYEE" w:date="2024-02-22T16:39:00Z"/>
          <w:rFonts w:ascii="Book Antiqua" w:cs="Book Antiqua" w:eastAsia="Book Antiqua" w:hAnsi="Book Antiqua"/>
          <w:b/>
          <w:i/>
          <w:sz w:val="24"/>
          <w:szCs w:val="24"/>
          <w:rPrChange w:id="1360"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61" w:author="MUTILE WANYEE" w:date="2024-02-22T16:39:00Z"/>
          <w:rFonts w:ascii="Book Antiqua" w:cs="Book Antiqua" w:eastAsia="Book Antiqua" w:hAnsi="Book Antiqua"/>
          <w:b/>
          <w:i/>
          <w:sz w:val="24"/>
          <w:szCs w:val="24"/>
          <w:rPrChange w:id="1362" w:author="MUTILE WANYEE" w:date="2024-03-01T12:23:00Z">
            <w:rPr>
              <w:rFonts w:ascii="Book Antiqua" w:cs="Book Antiqua" w:eastAsia="Book Antiqua" w:hAnsi="Book Antiqua"/>
              <w:b/>
              <w:i/>
              <w:sz w:val="24"/>
              <w:szCs w:val="24"/>
            </w:rPr>
          </w:rPrChange>
        </w:rPr>
      </w:pPr>
    </w:p>
    <w:p>
      <w:pPr>
        <w:pStyle w:val="style0"/>
        <w:spacing w:after="0" w:lineRule="auto" w:line="240"/>
        <w:jc w:val="both"/>
        <w:rPr>
          <w:del w:id="1363" w:author="MUTILE WANYEE" w:date="2024-02-22T16:39:00Z"/>
          <w:rFonts w:ascii="Book Antiqua" w:cs="Book Antiqua" w:eastAsia="Book Antiqua" w:hAnsi="Book Antiqua"/>
          <w:b/>
          <w:i/>
          <w:sz w:val="24"/>
          <w:szCs w:val="24"/>
          <w:rPrChange w:id="1364" w:author="MUTILE WANYEE" w:date="2024-03-01T12:23:00Z">
            <w:rPr>
              <w:rFonts w:ascii="Book Antiqua" w:cs="Book Antiqua" w:eastAsia="Book Antiqua" w:hAnsi="Book Antiqua"/>
              <w:b/>
              <w:i/>
              <w:sz w:val="24"/>
              <w:szCs w:val="24"/>
            </w:rPr>
          </w:rPrChange>
        </w:rPr>
      </w:pPr>
    </w:p>
    <w:p>
      <w:pPr>
        <w:pStyle w:val="style0"/>
        <w:spacing w:after="0" w:lineRule="auto" w:line="240"/>
        <w:ind w:left="720" w:firstLine="0"/>
        <w:jc w:val="both"/>
        <w:rPr>
          <w:del w:id="1365" w:author="MUTILE WANYEE" w:date="2024-02-22T16:39:00Z"/>
          <w:rFonts w:ascii="Book Antiqua" w:cs="Book Antiqua" w:eastAsia="Book Antiqua" w:hAnsi="Book Antiqua"/>
          <w:b/>
          <w:i/>
          <w:sz w:val="16"/>
          <w:szCs w:val="16"/>
          <w:rPrChange w:id="1366" w:author="MUTILE WANYEE" w:date="2024-03-01T12:23:00Z">
            <w:rPr>
              <w:rFonts w:ascii="Book Antiqua" w:cs="Book Antiqua" w:eastAsia="Book Antiqua" w:hAnsi="Book Antiqua"/>
              <w:b/>
              <w:i/>
              <w:sz w:val="16"/>
              <w:szCs w:val="16"/>
            </w:rPr>
          </w:rPrChange>
        </w:rPr>
      </w:pPr>
    </w:p>
    <w:p>
      <w:pPr>
        <w:pStyle w:val="style0"/>
        <w:spacing w:after="0" w:lineRule="auto" w:line="240"/>
        <w:jc w:val="both"/>
        <w:rPr>
          <w:ins w:id="1367" w:author="MUTILE WANYEE" w:date="2024-02-22T16:39:00Z"/>
          <w:rFonts w:ascii="Book Antiqua" w:cs="Book Antiqua" w:eastAsia="Book Antiqua" w:hAnsi="Book Antiqua"/>
          <w:b/>
          <w:i/>
          <w:sz w:val="24"/>
          <w:szCs w:val="24"/>
          <w:rPrChange w:id="1368" w:author="MUTILE WANYEE" w:date="2024-03-01T12:23:00Z">
            <w:rPr>
              <w:rFonts w:ascii="Book Antiqua" w:cs="Book Antiqua" w:eastAsia="Book Antiqua" w:hAnsi="Book Antiqua"/>
              <w:b/>
              <w:i/>
              <w:sz w:val="24"/>
              <w:szCs w:val="24"/>
            </w:rPr>
          </w:rPrChange>
        </w:rPr>
      </w:pPr>
      <w:del w:id="1369" w:author="MUTILE WANYEE" w:date="2024-02-22T16:39:00Z">
        <w:r w:rsidDel="8E49FB3C" w:rsidRPr="72DC9697">
          <w:rPr>
            <w:rFonts w:ascii="Book Antiqua" w:cs="Book Antiqua" w:eastAsia="Book Antiqua" w:hAnsi="Book Antiqua"/>
            <w:b/>
            <w:i/>
            <w:sz w:val="24"/>
            <w:szCs w:val="24"/>
            <w:rPrChange w:id="1370" w:author="MUTILE WANYEE" w:date="2024-03-01T12:23:00Z">
              <w:rPr>
                <w:rFonts w:ascii="Book Antiqua" w:cs="Book Antiqua" w:eastAsia="Book Antiqua" w:hAnsi="Book Antiqua"/>
                <w:b/>
                <w:i/>
                <w:sz w:val="24"/>
                <w:szCs w:val="24"/>
              </w:rPr>
            </w:rPrChange>
          </w:rPr>
          <w:delText>3.2.5 Stakeholder mapping</w:delText>
        </w:r>
      </w:del>
    </w:p>
    <w:p>
      <w:pPr>
        <w:pStyle w:val="style0"/>
        <w:spacing w:after="0" w:lineRule="auto" w:line="240"/>
        <w:jc w:val="both"/>
        <w:rPr>
          <w:del w:id="1371" w:author="MUTILE WANYEE" w:date="2024-03-01T09:44:00Z"/>
          <w:rFonts w:ascii="Book Antiqua" w:cs="Book Antiqua" w:eastAsia="Book Antiqua" w:hAnsi="Book Antiqua"/>
          <w:b/>
          <w:i/>
          <w:sz w:val="24"/>
          <w:szCs w:val="24"/>
          <w:rPrChange w:id="1372" w:author="MUTILE WANYEE" w:date="2024-03-01T12:23:00Z">
            <w:rPr>
              <w:rFonts w:ascii="Book Antiqua" w:cs="Book Antiqua" w:eastAsia="Book Antiqua" w:hAnsi="Book Antiqua"/>
              <w:b/>
              <w:i/>
              <w:sz w:val="24"/>
              <w:szCs w:val="24"/>
            </w:rPr>
          </w:rPrChange>
        </w:rPr>
      </w:pPr>
    </w:p>
    <w:p>
      <w:pPr>
        <w:pStyle w:val="style0"/>
        <w:spacing w:after="0" w:lineRule="auto" w:line="240"/>
        <w:jc w:val="both"/>
        <w:rPr>
          <w:rFonts w:ascii="Book Antiqua" w:cs="Book Antiqua" w:eastAsia="Book Antiqua" w:hAnsi="Book Antiqua"/>
          <w:sz w:val="24"/>
          <w:szCs w:val="24"/>
        </w:rPr>
      </w:pPr>
      <w:r>
        <w:rPr/>
      </w:r>
      <w:r/>
      <w:r>
        <w:rPr/>
      </w:r>
      <w:r>
        <w:rPr/>
        <mc:AlternateContent>
          <mc:Choice Requires="wpg">
            <w:drawing>
              <wp:inline distL="0" distT="0" distB="0" distR="0">
                <wp:extent cx="6362700" cy="638175"/>
                <wp:effectExtent l="0" t="0" r="0" b="0"/>
                <wp:docPr id="1032"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62700" cy="638175"/>
                          <a:chOff x="0" y="0"/>
                          <a:chExt cx="6366550" cy="638175"/>
                        </a:xfrm>
                      </wpg:grpSpPr>
                      <wpg:grpSp>
                        <wpg:cNvGrpSpPr/>
                        <wpg:grpSpPr>
                          <a:xfrm>
                            <a:off x="0" y="0"/>
                            <a:ext cx="6362700" cy="638175"/>
                            <a:chOff x="0" y="0"/>
                            <a:chExt cx="6362700" cy="638175"/>
                          </a:xfrm>
                        </wpg:grpSpPr>
                        <wps:wsp>
                          <wps:cNvSpPr/>
                          <wps:spPr>
                            <a:xfrm rot="0">
                              <a:off x="0" y="0"/>
                              <a:ext cx="6362700" cy="638175"/>
                            </a:xfrm>
                            <a:prstGeom prst="rect"/>
                            <a:ln>
                              <a:noFill/>
                            </a:ln>
                          </wps:spPr>
                          <wps:txbx id="1034">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2514" y="85498"/>
                              <a:ext cx="1380703" cy="467178"/>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35">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16197" y="99181"/>
                              <a:ext cx="1353337" cy="439812"/>
                            </a:xfrm>
                            <a:prstGeom prst="rect"/>
                            <a:ln>
                              <a:noFill/>
                            </a:ln>
                          </wps:spPr>
                          <wps:txbx id="1036">
                            <w:txbxContent>
                              <w:p>
                                <w:pPr>
                                  <w:pStyle w:val="style0"/>
                                  <w:spacing w:after="0" w:lineRule="auto" w:line="215"/>
                                  <w:jc w:val="center"/>
                                  <w:rPr/>
                                </w:pPr>
                                <w:r>
                                  <w:rPr>
                                    <w:rFonts w:ascii="Book Antiqua" w:cs="Book Antiqua" w:eastAsia="Book Antiqua" w:hAnsi="Book Antiqua"/>
                                    <w:color w:val="000000"/>
                                  </w:rPr>
                                  <w:t>Health Workforce education</w:t>
                                </w:r>
                              </w:p>
                            </w:txbxContent>
                          </wps:txbx>
                          <wps:bodyPr lIns="41900" rIns="41900" tIns="41900" bIns="41900" anchor="ctr" wrap="square">
                            <a:prstTxWarp prst="textNoShape"/>
                            <a:noAutofit/>
                          </wps:bodyPr>
                        </wps:wsp>
                        <wps:wsp>
                          <wps:cNvSpPr/>
                          <wps:spPr>
                            <a:xfrm rot="0">
                              <a:off x="1496149" y="179052"/>
                              <a:ext cx="239415" cy="280070"/>
                            </a:xfrm>
                            <a:prstGeom prst="rightArrow">
                              <a:avLst>
                                <a:gd name="adj1" fmla="val 60000"/>
                                <a:gd name="adj2" fmla="val 50000"/>
                              </a:avLst>
                            </a:prstGeom>
                            <a:solidFill>
                              <a:srgbClr val="abbade"/>
                            </a:solidFill>
                            <a:ln>
                              <a:noFill/>
                            </a:ln>
                          </wps:spPr>
                          <wps:txbx id="1037">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1496149" y="235066"/>
                              <a:ext cx="167591" cy="168042"/>
                            </a:xfrm>
                            <a:prstGeom prst="rect"/>
                            <a:ln>
                              <a:noFill/>
                            </a:ln>
                          </wps:spPr>
                          <wps:txbx id="1038">
                            <w:txbxContent>
                              <w:p>
                                <w:pPr>
                                  <w:pStyle w:val="style0"/>
                                  <w:spacing w:after="0" w:lineRule="auto" w:line="215"/>
                                  <w:jc w:val="center"/>
                                  <w:rPr/>
                                </w:pPr>
                              </w:p>
                            </w:txbxContent>
                          </wps:txbx>
                          <wps:bodyPr lIns="0" rIns="0" tIns="0" bIns="0" anchor="ctr" wrap="square">
                            <a:prstTxWarp prst="textNoShape"/>
                            <a:noAutofit/>
                          </wps:bodyPr>
                        </wps:wsp>
                        <wps:wsp>
                          <wps:cNvSpPr/>
                          <wps:spPr>
                            <a:xfrm rot="0">
                              <a:off x="1834944" y="41675"/>
                              <a:ext cx="1363153" cy="554824"/>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39">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1851194" y="57925"/>
                              <a:ext cx="1330653" cy="522324"/>
                            </a:xfrm>
                            <a:prstGeom prst="rect"/>
                            <a:ln>
                              <a:noFill/>
                            </a:ln>
                          </wps:spPr>
                          <wps:txbx id="1040">
                            <w:txbxContent>
                              <w:p>
                                <w:pPr>
                                  <w:pStyle w:val="style0"/>
                                  <w:spacing w:after="0" w:lineRule="auto" w:line="215"/>
                                  <w:jc w:val="center"/>
                                  <w:rPr/>
                                </w:pPr>
                                <w:r>
                                  <w:rPr>
                                    <w:rFonts w:ascii="Book Antiqua" w:cs="Book Antiqua" w:eastAsia="Book Antiqua" w:hAnsi="Book Antiqua"/>
                                    <w:color w:val="000000"/>
                                    <w:sz w:val="21"/>
                                  </w:rPr>
                                  <w:t xml:space="preserve">Registration and </w:t>
                                </w:r>
                                <w:del w:id="1373" w:author="MUTILE WANYEE" w:date="2024-03-01T09:44:00Z">
                                  <w:r w:rsidDel="FD82C085">
                                    <w:rPr>
                                      <w:rFonts w:ascii="Book Antiqua" w:cs="Book Antiqua" w:eastAsia="Book Antiqua" w:hAnsi="Book Antiqua"/>
                                      <w:color w:val="000000"/>
                                      <w:sz w:val="21"/>
                                    </w:rPr>
                                    <w:delText>Lincensure</w:delText>
                                  </w:r>
                                </w:del>
                                <w:ins w:id="1374" w:author="MUTILE WANYEE" w:date="2024-03-01T09:44:00Z">
                                  <w:r w:rsidR="518BBB1B">
                                    <w:rPr>
                                      <w:rFonts w:ascii="Book Antiqua" w:cs="Book Antiqua" w:eastAsia="Book Antiqua" w:hAnsi="Book Antiqua"/>
                                      <w:color w:val="000000"/>
                                      <w:sz w:val="21"/>
                                    </w:rPr>
                                    <w:t>Licensure</w:t>
                                  </w:r>
                                </w:ins>
                              </w:p>
                            </w:txbxContent>
                          </wps:txbx>
                          <wps:bodyPr lIns="41900" rIns="41900" tIns="41900" bIns="41900" anchor="ctr" wrap="square">
                            <a:prstTxWarp prst="textNoShape"/>
                            <a:noAutofit/>
                          </wps:bodyPr>
                        </wps:wsp>
                        <wps:wsp>
                          <wps:cNvSpPr/>
                          <wps:spPr>
                            <a:xfrm rot="0">
                              <a:off x="3311029" y="179052"/>
                              <a:ext cx="239415" cy="280070"/>
                            </a:xfrm>
                            <a:prstGeom prst="rightArrow">
                              <a:avLst>
                                <a:gd name="adj1" fmla="val 60000"/>
                                <a:gd name="adj2" fmla="val 50000"/>
                              </a:avLst>
                            </a:prstGeom>
                            <a:solidFill>
                              <a:srgbClr val="abbade"/>
                            </a:solidFill>
                            <a:ln>
                              <a:noFill/>
                            </a:ln>
                          </wps:spPr>
                          <wps:txbx id="1041">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3311029" y="235066"/>
                              <a:ext cx="167591" cy="168042"/>
                            </a:xfrm>
                            <a:prstGeom prst="rect"/>
                            <a:ln>
                              <a:noFill/>
                            </a:ln>
                          </wps:spPr>
                          <wps:txbx id="1042">
                            <w:txbxContent>
                              <w:p>
                                <w:pPr>
                                  <w:pStyle w:val="style0"/>
                                  <w:spacing w:after="0" w:lineRule="auto" w:line="215"/>
                                  <w:jc w:val="center"/>
                                  <w:rPr/>
                                </w:pPr>
                              </w:p>
                            </w:txbxContent>
                          </wps:txbx>
                          <wps:bodyPr lIns="0" rIns="0" tIns="0" bIns="0" anchor="ctr" wrap="square">
                            <a:prstTxWarp prst="textNoShape"/>
                            <a:noAutofit/>
                          </wps:bodyPr>
                        </wps:wsp>
                        <wps:wsp>
                          <wps:cNvSpPr/>
                          <wps:spPr>
                            <a:xfrm rot="0">
                              <a:off x="3649824" y="47624"/>
                              <a:ext cx="1129317" cy="542925"/>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43">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3665726" y="63526"/>
                              <a:ext cx="1097513" cy="511121"/>
                            </a:xfrm>
                            <a:prstGeom prst="rect"/>
                            <a:ln>
                              <a:noFill/>
                            </a:ln>
                          </wps:spPr>
                          <wps:txbx id="1044">
                            <w:txbxContent>
                              <w:p>
                                <w:pPr>
                                  <w:pStyle w:val="style0"/>
                                  <w:spacing w:after="0" w:lineRule="auto" w:line="215"/>
                                  <w:jc w:val="center"/>
                                  <w:rPr/>
                                </w:pPr>
                                <w:r>
                                  <w:rPr>
                                    <w:rFonts w:ascii="Book Antiqua" w:cs="Book Antiqua" w:eastAsia="Book Antiqua" w:hAnsi="Book Antiqua"/>
                                    <w:color w:val="000000"/>
                                  </w:rPr>
                                  <w:t>Deployment</w:t>
                                </w:r>
                              </w:p>
                            </w:txbxContent>
                          </wps:txbx>
                          <wps:bodyPr lIns="41900" rIns="41900" tIns="41900" bIns="41900" anchor="ctr" wrap="square">
                            <a:prstTxWarp prst="textNoShape"/>
                            <a:noAutofit/>
                          </wps:bodyPr>
                        </wps:wsp>
                        <wps:wsp>
                          <wps:cNvSpPr/>
                          <wps:spPr>
                            <a:xfrm rot="0">
                              <a:off x="4892073" y="179052"/>
                              <a:ext cx="239415" cy="280070"/>
                            </a:xfrm>
                            <a:prstGeom prst="rightArrow">
                              <a:avLst>
                                <a:gd name="adj1" fmla="val 60000"/>
                                <a:gd name="adj2" fmla="val 50000"/>
                              </a:avLst>
                            </a:prstGeom>
                            <a:solidFill>
                              <a:srgbClr val="abbade"/>
                            </a:solidFill>
                            <a:ln>
                              <a:noFill/>
                            </a:ln>
                          </wps:spPr>
                          <wps:txbx id="1045">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4892073" y="235066"/>
                              <a:ext cx="167591" cy="168042"/>
                            </a:xfrm>
                            <a:prstGeom prst="rect"/>
                            <a:ln>
                              <a:noFill/>
                            </a:ln>
                          </wps:spPr>
                          <wps:txbx id="1046">
                            <w:txbxContent>
                              <w:p>
                                <w:pPr>
                                  <w:pStyle w:val="style0"/>
                                  <w:spacing w:after="0" w:lineRule="auto" w:line="215"/>
                                  <w:jc w:val="center"/>
                                  <w:rPr/>
                                </w:pPr>
                              </w:p>
                            </w:txbxContent>
                          </wps:txbx>
                          <wps:bodyPr lIns="0" rIns="0" tIns="0" bIns="0" anchor="ctr" wrap="square">
                            <a:prstTxWarp prst="textNoShape"/>
                            <a:noAutofit/>
                          </wps:bodyPr>
                        </wps:wsp>
                        <wps:wsp>
                          <wps:cNvSpPr/>
                          <wps:spPr>
                            <a:xfrm rot="0">
                              <a:off x="5230868" y="95248"/>
                              <a:ext cx="1129317" cy="447677"/>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47">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5243980" y="108360"/>
                              <a:ext cx="1103093" cy="421453"/>
                            </a:xfrm>
                            <a:prstGeom prst="rect"/>
                            <a:ln>
                              <a:noFill/>
                            </a:ln>
                          </wps:spPr>
                          <wps:txbx id="1048">
                            <w:txbxContent>
                              <w:p>
                                <w:pPr>
                                  <w:pStyle w:val="style0"/>
                                  <w:spacing w:after="0" w:lineRule="auto" w:line="215"/>
                                  <w:jc w:val="center"/>
                                  <w:rPr/>
                                </w:pPr>
                                <w:r>
                                  <w:rPr>
                                    <w:rFonts w:ascii="Book Antiqua" w:cs="Book Antiqua" w:eastAsia="Book Antiqua" w:hAnsi="Book Antiqua"/>
                                    <w:color w:val="000000"/>
                                    <w:sz w:val="24"/>
                                  </w:rPr>
                                  <w:t>Exit</w:t>
                                </w:r>
                              </w:p>
                            </w:txbxContent>
                          </wps:txbx>
                          <wps:bodyPr lIns="45700" rIns="45700" tIns="45700" bIns="45700" anchor="ctr" wrap="square">
                            <a:prstTxWarp prst="textNoShape"/>
                            <a:noAutofit/>
                          </wps:bodyPr>
                        </wps:wsp>
                      </wpg:grpSp>
                    </wpg:wgp>
                  </a:graphicData>
                </a:graphic>
              </wp:inline>
            </w:drawing>
          </mc:Choice>
          <mc:Fallback>
            <w:pict>
              <v:group id="1032" filled="f" stroked="f" style="margin-left:0.0pt;margin-top:0.0pt;width:501.0pt;height:50.25pt;mso-wrap-distance-left:0.0pt;mso-wrap-distance-right:0.0pt;visibility:visible;" coordsize="6366550,638175">
                <v:group id="1033" filled="f" stroked="f" style="position:absolute;left:0;top:0;width:6362700;height:638175;z-index:2;mso-position-horizontal-relative:page;mso-position-vertical-relative:page;mso-width-relative:page;mso-height-relative:page;visibility:visible;" coordsize="6362700,638175">
                  <v:rect id="1034" filled="f" stroked="f" style="position:absolute;left:0;top:0;width:6362700;height:638175;z-index:2;mso-position-horizontal-relative:page;mso-position-vertical-relative:page;mso-width-relative:page;mso-height-relative:page;visibility:visible;v-text-anchor:middle;">
                    <v:stroke on="f"/>
                    <v:fill/>
                    <v:textbox inset="7.2pt,7.2pt,7.2pt,7.2pt">
                      <w:txbxContent>
                        <w:p>
                          <w:pPr>
                            <w:pStyle w:val="style0"/>
                            <w:spacing w:after="0" w:lineRule="auto" w:line="240"/>
                            <w:rPr/>
                          </w:pPr>
                        </w:p>
                      </w:txbxContent>
                    </v:textbox>
                  </v:rect>
                  <v:roundrect id="1035" arcsize="0.1," fillcolor="#4372c3" stroked="t" style="position:absolute;left:2514;top:85498;width:1380703;height:467178;z-index:3;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36" filled="f" stroked="f" style="position:absolute;left:16197;top:99181;width:1353337;height:439812;z-index:4;mso-position-horizontal-relative:page;mso-position-vertical-relative:page;mso-width-relative:page;mso-height-relative:page;visibility:visible;v-text-anchor:middle;">
                    <v:stroke on="f"/>
                    <v:fill/>
                    <v:textbox inset="3.3pt,3.3pt,3.3pt,3.3pt">
                      <w:txbxContent>
                        <w:p>
                          <w:pPr>
                            <w:pStyle w:val="style0"/>
                            <w:spacing w:after="0" w:lineRule="auto" w:line="215"/>
                            <w:jc w:val="center"/>
                            <w:rPr/>
                          </w:pPr>
                          <w:r>
                            <w:rPr>
                              <w:rFonts w:ascii="Book Antiqua" w:cs="Book Antiqua" w:eastAsia="Book Antiqua" w:hAnsi="Book Antiqua"/>
                              <w:color w:val="000000"/>
                            </w:rPr>
                            <w:t>Health Workforce education</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037" type="#_x0000_t13" adj="10800,4320," fillcolor="#abbade" stroked="f" style="position:absolute;left:1496149;top:179052;width:239415;height:280070;z-index:5;mso-position-horizontal-relative:page;mso-position-vertical-relative:page;mso-width-relative:page;mso-height-relative:page;visibility:visible;v-text-anchor:middle;">
                    <v:stroke on="f"/>
                    <v:fill/>
                    <v:textbox inset="7.2pt,7.2pt,7.2pt,7.2pt">
                      <w:txbxContent>
                        <w:p>
                          <w:pPr>
                            <w:pStyle w:val="style0"/>
                            <w:spacing w:after="0" w:lineRule="auto" w:line="240"/>
                            <w:rPr/>
                          </w:pPr>
                        </w:p>
                      </w:txbxContent>
                    </v:textbox>
                  </v:shape>
                  <v:rect id="1038" filled="f" stroked="f" style="position:absolute;left:1496149;top:235066;width:167591;height:168042;z-index:6;mso-position-horizontal-relative:page;mso-position-vertical-relative:page;mso-width-relative:page;mso-height-relative:page;visibility:visible;v-text-anchor:middle;">
                    <v:stroke on="f"/>
                    <v:fill/>
                    <v:textbox inset="0.0pt,0.0pt,0.0pt,0.0pt">
                      <w:txbxContent>
                        <w:p>
                          <w:pPr>
                            <w:pStyle w:val="style0"/>
                            <w:spacing w:after="0" w:lineRule="auto" w:line="215"/>
                            <w:jc w:val="center"/>
                            <w:rPr/>
                          </w:pPr>
                        </w:p>
                      </w:txbxContent>
                    </v:textbox>
                  </v:rect>
                  <v:roundrect id="1039" arcsize="0.1," fillcolor="#4372c3" stroked="t" style="position:absolute;left:1834944;top:41675;width:1363153;height:554824;z-index:7;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40" filled="f" stroked="f" style="position:absolute;left:1851194;top:57925;width:1330653;height:522324;z-index:8;mso-position-horizontal-relative:page;mso-position-vertical-relative:page;mso-width-relative:page;mso-height-relative:page;visibility:visible;v-text-anchor:middle;">
                    <v:stroke on="f"/>
                    <v:fill/>
                    <v:textbox inset="3.3pt,3.3pt,3.3pt,3.3pt">
                      <w:txbxContent>
                        <w:p>
                          <w:pPr>
                            <w:pStyle w:val="style0"/>
                            <w:spacing w:after="0" w:lineRule="auto" w:line="215"/>
                            <w:jc w:val="center"/>
                            <w:rPr/>
                          </w:pPr>
                          <w:r>
                            <w:rPr>
                              <w:rFonts w:ascii="Book Antiqua" w:cs="Book Antiqua" w:eastAsia="Book Antiqua" w:hAnsi="Book Antiqua"/>
                              <w:color w:val="000000"/>
                              <w:sz w:val="21"/>
                            </w:rPr>
                            <w:t xml:space="preserve">Registration and </w:t>
                          </w:r>
                          <w:del w:id="1375" w:author="MUTILE WANYEE" w:date="2024-03-01T09:44:00Z">
                            <w:r w:rsidDel="FD82C085">
                              <w:rPr>
                                <w:rFonts w:ascii="Book Antiqua" w:cs="Book Antiqua" w:eastAsia="Book Antiqua" w:hAnsi="Book Antiqua"/>
                                <w:color w:val="000000"/>
                                <w:sz w:val="21"/>
                              </w:rPr>
                              <w:delText>Lincensure</w:delText>
                            </w:r>
                          </w:del>
                          <w:ins w:id="1376" w:author="MUTILE WANYEE" w:date="2024-03-01T09:44:00Z">
                            <w:r w:rsidR="518BBB1B">
                              <w:rPr>
                                <w:rFonts w:ascii="Book Antiqua" w:cs="Book Antiqua" w:eastAsia="Book Antiqua" w:hAnsi="Book Antiqua"/>
                                <w:color w:val="000000"/>
                                <w:sz w:val="21"/>
                              </w:rPr>
                              <w:t>Licensure</w:t>
                            </w:r>
                          </w:ins>
                        </w:p>
                      </w:txbxContent>
                    </v:textbox>
                  </v:rect>
                  <v:shape id="1041" type="#_x0000_t13" adj="10800,4320," fillcolor="#abbade" stroked="f" style="position:absolute;left:3311029;top:179052;width:239415;height:280070;z-index:9;mso-position-horizontal-relative:page;mso-position-vertical-relative:page;mso-width-relative:page;mso-height-relative:page;visibility:visible;v-text-anchor:middle;">
                    <v:stroke on="f"/>
                    <v:fill/>
                    <v:textbox inset="7.2pt,7.2pt,7.2pt,7.2pt">
                      <w:txbxContent>
                        <w:p>
                          <w:pPr>
                            <w:pStyle w:val="style0"/>
                            <w:spacing w:after="0" w:lineRule="auto" w:line="240"/>
                            <w:rPr/>
                          </w:pPr>
                        </w:p>
                      </w:txbxContent>
                    </v:textbox>
                  </v:shape>
                  <v:rect id="1042" filled="f" stroked="f" style="position:absolute;left:3311029;top:235066;width:167591;height:168042;z-index:10;mso-position-horizontal-relative:page;mso-position-vertical-relative:page;mso-width-relative:page;mso-height-relative:page;visibility:visible;v-text-anchor:middle;">
                    <v:stroke on="f"/>
                    <v:fill/>
                    <v:textbox inset="0.0pt,0.0pt,0.0pt,0.0pt">
                      <w:txbxContent>
                        <w:p>
                          <w:pPr>
                            <w:pStyle w:val="style0"/>
                            <w:spacing w:after="0" w:lineRule="auto" w:line="215"/>
                            <w:jc w:val="center"/>
                            <w:rPr/>
                          </w:pPr>
                        </w:p>
                      </w:txbxContent>
                    </v:textbox>
                  </v:rect>
                  <v:roundrect id="1043" arcsize="0.1," fillcolor="#4372c3" stroked="t" style="position:absolute;left:3649824;top:47624;width:1129317;height:542925;z-index:11;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44" filled="f" stroked="f" style="position:absolute;left:3665726;top:63526;width:1097513;height:511121;z-index:12;mso-position-horizontal-relative:page;mso-position-vertical-relative:page;mso-width-relative:page;mso-height-relative:page;visibility:visible;v-text-anchor:middle;">
                    <v:stroke on="f"/>
                    <v:fill/>
                    <v:textbox inset="3.3pt,3.3pt,3.3pt,3.3pt">
                      <w:txbxContent>
                        <w:p>
                          <w:pPr>
                            <w:pStyle w:val="style0"/>
                            <w:spacing w:after="0" w:lineRule="auto" w:line="215"/>
                            <w:jc w:val="center"/>
                            <w:rPr/>
                          </w:pPr>
                          <w:r>
                            <w:rPr>
                              <w:rFonts w:ascii="Book Antiqua" w:cs="Book Antiqua" w:eastAsia="Book Antiqua" w:hAnsi="Book Antiqua"/>
                              <w:color w:val="000000"/>
                            </w:rPr>
                            <w:t>Deployment</w:t>
                          </w:r>
                        </w:p>
                      </w:txbxContent>
                    </v:textbox>
                  </v:rect>
                  <v:shape id="1045" type="#_x0000_t13" adj="10800,4320," fillcolor="#abbade" stroked="f" style="position:absolute;left:4892073;top:179052;width:239415;height:280070;z-index:13;mso-position-horizontal-relative:page;mso-position-vertical-relative:page;mso-width-relative:page;mso-height-relative:page;visibility:visible;v-text-anchor:middle;">
                    <v:stroke on="f"/>
                    <v:fill/>
                    <v:textbox inset="7.2pt,7.2pt,7.2pt,7.2pt">
                      <w:txbxContent>
                        <w:p>
                          <w:pPr>
                            <w:pStyle w:val="style0"/>
                            <w:spacing w:after="0" w:lineRule="auto" w:line="240"/>
                            <w:rPr/>
                          </w:pPr>
                        </w:p>
                      </w:txbxContent>
                    </v:textbox>
                  </v:shape>
                  <v:rect id="1046" filled="f" stroked="f" style="position:absolute;left:4892073;top:235066;width:167591;height:168042;z-index:14;mso-position-horizontal-relative:page;mso-position-vertical-relative:page;mso-width-relative:page;mso-height-relative:page;visibility:visible;v-text-anchor:middle;">
                    <v:stroke on="f"/>
                    <v:fill/>
                    <v:textbox inset="0.0pt,0.0pt,0.0pt,0.0pt">
                      <w:txbxContent>
                        <w:p>
                          <w:pPr>
                            <w:pStyle w:val="style0"/>
                            <w:spacing w:after="0" w:lineRule="auto" w:line="215"/>
                            <w:jc w:val="center"/>
                            <w:rPr/>
                          </w:pPr>
                        </w:p>
                      </w:txbxContent>
                    </v:textbox>
                  </v:rect>
                  <v:roundrect id="1047" arcsize="0.1," fillcolor="#4372c3" stroked="t" style="position:absolute;left:5230868;top:95248;width:1129317;height:447677;z-index:15;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48" filled="f" stroked="f" style="position:absolute;left:5243980;top:108360;width:1103093;height:421453;z-index:16;mso-position-horizontal-relative:page;mso-position-vertical-relative:page;mso-width-relative:page;mso-height-relative:page;visibility:visible;v-text-anchor:middle;">
                    <v:stroke on="f"/>
                    <v:fill/>
                    <v:textbox inset="3.6pt,3.6pt,3.6pt,3.6pt">
                      <w:txbxContent>
                        <w:p>
                          <w:pPr>
                            <w:pStyle w:val="style0"/>
                            <w:spacing w:after="0" w:lineRule="auto" w:line="215"/>
                            <w:jc w:val="center"/>
                            <w:rPr/>
                          </w:pPr>
                          <w:r>
                            <w:rPr>
                              <w:rFonts w:ascii="Book Antiqua" w:cs="Book Antiqua" w:eastAsia="Book Antiqua" w:hAnsi="Book Antiqua"/>
                              <w:color w:val="000000"/>
                              <w:sz w:val="24"/>
                            </w:rPr>
                            <w:t>Exit</w:t>
                          </w:r>
                        </w:p>
                      </w:txbxContent>
                    </v:textbox>
                  </v:rect>
                  <v:fill/>
                </v:group>
                <w10:anchorlock/>
                <v:fill rotate="true"/>
              </v:group>
            </w:pict>
          </mc:Fallback>
        </mc:AlternateContent>
      </w:r>
      <w:r>
        <w:rPr/>
      </w:r>
      <w:r>
        <w:rPr/>
      </w:r>
    </w:p>
    <w:p>
      <w:pPr>
        <w:pStyle w:val="style0"/>
        <w:spacing w:after="0" w:lineRule="auto" w:line="240"/>
        <w:jc w:val="both"/>
        <w:rPr>
          <w:rFonts w:ascii="Book Antiqua" w:cs="Book Antiqua" w:eastAsia="Book Antiqua" w:hAnsi="Book Antiqua"/>
          <w:sz w:val="24"/>
          <w:szCs w:val="24"/>
        </w:rPr>
      </w:pPr>
      <w:r>
        <w:rPr/>
      </w:r>
      <w:r/>
      <w:r>
        <w:rPr/>
      </w:r>
      <w:r>
        <w:rPr/>
        <mc:AlternateContent>
          <mc:Choice Requires="wpg">
            <w:drawing>
              <wp:inline distL="0" distT="0" distB="0" distR="0">
                <wp:extent cx="6540427" cy="3476625"/>
                <wp:effectExtent l="0" t="0" r="0" b="0"/>
                <wp:docPr id="1050"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40427" cy="3476625"/>
                          <a:chOff x="0" y="0"/>
                          <a:chExt cx="6543676" cy="3476625"/>
                        </a:xfrm>
                      </wpg:grpSpPr>
                      <wpg:grpSp>
                        <wpg:cNvGrpSpPr/>
                        <wpg:grpSpPr>
                          <a:xfrm>
                            <a:off x="0" y="0"/>
                            <a:ext cx="6543676" cy="3476625"/>
                            <a:chOff x="0" y="0"/>
                            <a:chExt cx="6543676" cy="3476625"/>
                          </a:xfrm>
                        </wpg:grpSpPr>
                        <wps:wsp>
                          <wps:cNvSpPr/>
                          <wps:spPr>
                            <a:xfrm rot="0">
                              <a:off x="0" y="0"/>
                              <a:ext cx="6543676" cy="3476625"/>
                            </a:xfrm>
                            <a:prstGeom prst="rect"/>
                            <a:ln>
                              <a:noFill/>
                            </a:ln>
                          </wps:spPr>
                          <wps:txbx id="1052">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3120" y="253107"/>
                              <a:ext cx="1270297" cy="708851"/>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53">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3120" y="253107"/>
                              <a:ext cx="1270297" cy="472567"/>
                            </a:xfrm>
                            <a:prstGeom prst="rect"/>
                            <a:ln>
                              <a:noFill/>
                            </a:ln>
                          </wps:spPr>
                          <wps:txbx id="1054">
                            <w:txbxContent>
                              <w:p>
                                <w:pPr>
                                  <w:pStyle w:val="style0"/>
                                  <w:spacing w:after="0" w:lineRule="auto" w:line="215"/>
                                  <w:rPr/>
                                </w:pPr>
                                <w:r>
                                  <w:rPr>
                                    <w:rFonts w:ascii="Book Antiqua" w:cs="Book Antiqua" w:eastAsia="Book Antiqua" w:hAnsi="Book Antiqua"/>
                                    <w:color w:val="000000"/>
                                    <w:sz w:val="24"/>
                                  </w:rPr>
                                  <w:t>Education Sector</w:t>
                                </w:r>
                              </w:p>
                            </w:txbxContent>
                          </wps:txbx>
                          <wps:bodyPr lIns="85325" rIns="85325" tIns="85325" bIns="45700" anchor="t" wrap="square">
                            <a:prstTxWarp prst="textNoShape"/>
                            <a:noAutofit/>
                          </wps:bodyPr>
                        </wps:wsp>
                        <wps:wsp>
                          <wps:cNvSpPr/>
                          <wps:spPr>
                            <a:xfrm rot="0">
                              <a:off x="9102" y="1328951"/>
                              <a:ext cx="1778695" cy="1894566"/>
                            </a:xfrm>
                            <a:prstGeom prst="roundRect">
                              <a:avLst>
                                <a:gd name="adj" fmla="val 10000"/>
                              </a:avLst>
                            </a:prstGeom>
                            <a:solidFill>
                              <a:srgbClr val="ffffff">
                                <a:alpha val="89803"/>
                              </a:srgbClr>
                            </a:solidFill>
                            <a:ln cmpd="sng" cap="flat" w="12700">
                              <a:solidFill>
                                <a:srgbClr val="4372c3"/>
                              </a:solidFill>
                              <a:prstDash val="solid"/>
                              <a:miter/>
                              <a:headEnd len="sm" w="sm" type="none"/>
                              <a:tailEnd len="sm" w="sm" type="none"/>
                            </a:ln>
                          </wps:spPr>
                          <wps:txbx id="1055">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61198" y="1381047"/>
                              <a:ext cx="1674503" cy="1790374"/>
                            </a:xfrm>
                            <a:prstGeom prst="rect"/>
                            <a:ln>
                              <a:noFill/>
                            </a:ln>
                          </wps:spPr>
                          <wps:txbx id="1056">
                            <w:txbxContent>
                              <w:p>
                                <w:pPr>
                                  <w:pStyle w:val="style0"/>
                                  <w:spacing w:after="0" w:lineRule="auto" w:line="215"/>
                                  <w:ind w:left="90" w:firstLine="90"/>
                                  <w:rPr/>
                                </w:pPr>
                                <w:r>
                                  <w:rPr>
                                    <w:rFonts w:ascii="Book Antiqua" w:cs="Book Antiqua" w:eastAsia="Book Antiqua" w:hAnsi="Book Antiqua"/>
                                    <w:color w:val="000000"/>
                                  </w:rPr>
                                  <w:t>Eduaction</w:t>
                                </w:r>
                                <w:r>
                                  <w:rPr>
                                    <w:rFonts w:ascii="Book Antiqua" w:cs="Book Antiqua" w:eastAsia="Book Antiqua" w:hAnsi="Book Antiqua"/>
                                    <w:color w:val="000000"/>
                                  </w:rPr>
                                  <w:t xml:space="preserve"> policy makers</w:t>
                                </w:r>
                              </w:p>
                              <w:p>
                                <w:pPr>
                                  <w:pStyle w:val="style0"/>
                                  <w:spacing w:before="33" w:after="0" w:lineRule="auto" w:line="215"/>
                                  <w:ind w:left="90" w:firstLine="90"/>
                                  <w:rPr/>
                                </w:pPr>
                                <w:r>
                                  <w:rPr>
                                    <w:rFonts w:ascii="Book Antiqua" w:cs="Book Antiqua" w:eastAsia="Book Antiqua" w:hAnsi="Book Antiqua"/>
                                    <w:color w:val="000000"/>
                                  </w:rPr>
                                  <w:t>Training Institutions</w:t>
                                </w:r>
                              </w:p>
                              <w:p>
                                <w:pPr>
                                  <w:pStyle w:val="style0"/>
                                  <w:spacing w:before="33" w:after="0" w:lineRule="auto" w:line="215"/>
                                  <w:ind w:left="90" w:firstLine="90"/>
                                  <w:rPr/>
                                </w:pPr>
                                <w:r>
                                  <w:rPr>
                                    <w:rFonts w:ascii="Book Antiqua" w:cs="Book Antiqua" w:eastAsia="Book Antiqua" w:hAnsi="Book Antiqua"/>
                                    <w:color w:val="000000"/>
                                  </w:rPr>
                                  <w:t>Technical and Vocational Educational Institutions</w:t>
                                </w:r>
                              </w:p>
                              <w:p>
                                <w:pPr>
                                  <w:pStyle w:val="style0"/>
                                  <w:spacing w:before="33" w:after="0" w:lineRule="auto" w:line="215"/>
                                  <w:ind w:left="90" w:firstLine="90"/>
                                  <w:rPr/>
                                </w:pPr>
                                <w:r>
                                  <w:rPr>
                                    <w:rFonts w:ascii="Book Antiqua" w:cs="Book Antiqua" w:eastAsia="Book Antiqua" w:hAnsi="Book Antiqua"/>
                                    <w:color w:val="000000"/>
                                  </w:rPr>
                                  <w:t>Commission of University Education</w:t>
                                </w:r>
                              </w:p>
                            </w:txbxContent>
                          </wps:txbx>
                          <wps:bodyPr lIns="78225" rIns="78225" tIns="78225" bIns="78225" anchor="t" wrap="square">
                            <a:prstTxWarp prst="textNoShape"/>
                            <a:noAutofit/>
                          </wps:bodyPr>
                        </wps:wsp>
                        <wps:wsp>
                          <wps:cNvSpPr/>
                          <wps:spPr>
                            <a:xfrm rot="-202399">
                              <a:off x="1529068" y="262720"/>
                              <a:ext cx="543921" cy="316267"/>
                            </a:xfrm>
                            <a:prstGeom prst="rightArrow">
                              <a:avLst>
                                <a:gd name="adj1" fmla="val 60000"/>
                                <a:gd name="adj2" fmla="val 50000"/>
                              </a:avLst>
                            </a:prstGeom>
                            <a:solidFill>
                              <a:srgbClr val="abbade"/>
                            </a:solidFill>
                            <a:ln>
                              <a:noFill/>
                            </a:ln>
                          </wps:spPr>
                          <wps:txbx id="1057">
                            <w:txbxContent>
                              <w:p>
                                <w:pPr>
                                  <w:pStyle w:val="style0"/>
                                  <w:spacing w:after="0" w:lineRule="auto" w:line="240"/>
                                  <w:rPr/>
                                </w:pPr>
                              </w:p>
                            </w:txbxContent>
                          </wps:txbx>
                          <wps:bodyPr lIns="91425" rIns="91425" tIns="91425" bIns="91425" anchor="ctr" wrap="square">
                            <a:prstTxWarp prst="textNoShape"/>
                            <a:noAutofit/>
                          </wps:bodyPr>
                        </wps:wsp>
                        <wps:wsp>
                          <wps:cNvSpPr/>
                          <wps:spPr>
                            <a:xfrm rot="-202399">
                              <a:off x="1529150" y="328764"/>
                              <a:ext cx="449041" cy="189761"/>
                            </a:xfrm>
                            <a:prstGeom prst="rect"/>
                            <a:ln>
                              <a:noFill/>
                            </a:ln>
                          </wps:spPr>
                          <wps:txbx id="1058">
                            <w:txbxContent>
                              <w:p>
                                <w:pPr>
                                  <w:pStyle w:val="style0"/>
                                  <w:spacing w:after="0" w:lineRule="auto" w:line="215"/>
                                  <w:jc w:val="center"/>
                                  <w:rPr/>
                                </w:pPr>
                              </w:p>
                            </w:txbxContent>
                          </wps:txbx>
                          <wps:bodyPr lIns="0" rIns="0" tIns="0" bIns="0" anchor="ctr" wrap="square">
                            <a:prstTxWarp prst="textNoShape"/>
                            <a:noAutofit/>
                          </wps:bodyPr>
                        </wps:wsp>
                        <wps:wsp>
                          <wps:cNvSpPr/>
                          <wps:spPr>
                            <a:xfrm rot="0">
                              <a:off x="2297906" y="117844"/>
                              <a:ext cx="1270297" cy="708851"/>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59">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2297906" y="117844"/>
                              <a:ext cx="1270297" cy="472567"/>
                            </a:xfrm>
                            <a:prstGeom prst="rect"/>
                            <a:ln>
                              <a:noFill/>
                            </a:ln>
                          </wps:spPr>
                          <wps:txbx id="1060">
                            <w:txbxContent>
                              <w:p>
                                <w:pPr>
                                  <w:pStyle w:val="style0"/>
                                  <w:spacing w:after="0" w:lineRule="auto" w:line="215"/>
                                  <w:rPr/>
                                </w:pPr>
                                <w:r>
                                  <w:rPr>
                                    <w:rFonts w:ascii="Book Antiqua" w:cs="Book Antiqua" w:eastAsia="Book Antiqua" w:hAnsi="Book Antiqua"/>
                                    <w:color w:val="000000"/>
                                    <w:sz w:val="24"/>
                                  </w:rPr>
                                  <w:t>Ministry of Health</w:t>
                                </w:r>
                              </w:p>
                            </w:txbxContent>
                          </wps:txbx>
                          <wps:bodyPr lIns="85325" rIns="85325" tIns="85325" bIns="45700" anchor="t" wrap="square">
                            <a:prstTxWarp prst="textNoShape"/>
                            <a:noAutofit/>
                          </wps:bodyPr>
                        </wps:wsp>
                        <wps:wsp>
                          <wps:cNvSpPr/>
                          <wps:spPr>
                            <a:xfrm rot="0">
                              <a:off x="2302009" y="923162"/>
                              <a:ext cx="1782455" cy="2435618"/>
                            </a:xfrm>
                            <a:prstGeom prst="roundRect">
                              <a:avLst>
                                <a:gd name="adj" fmla="val 10000"/>
                              </a:avLst>
                            </a:prstGeom>
                            <a:solidFill>
                              <a:srgbClr val="ffffff">
                                <a:alpha val="89803"/>
                              </a:srgbClr>
                            </a:solidFill>
                            <a:ln cmpd="sng" cap="flat" w="12700">
                              <a:solidFill>
                                <a:srgbClr val="4372c3"/>
                              </a:solidFill>
                              <a:prstDash val="solid"/>
                              <a:miter/>
                              <a:headEnd len="sm" w="sm" type="none"/>
                              <a:tailEnd len="sm" w="sm" type="none"/>
                            </a:ln>
                          </wps:spPr>
                          <wps:txbx id="1061">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2354215" y="975368"/>
                              <a:ext cx="1678043" cy="2331206"/>
                            </a:xfrm>
                            <a:prstGeom prst="rect"/>
                            <a:ln>
                              <a:noFill/>
                            </a:ln>
                          </wps:spPr>
                          <wps:txbx id="1062">
                            <w:txbxContent>
                              <w:p>
                                <w:pPr>
                                  <w:pStyle w:val="style0"/>
                                  <w:spacing w:after="0" w:lineRule="auto" w:line="215"/>
                                  <w:ind w:left="90" w:firstLine="90"/>
                                  <w:rPr/>
                                </w:pPr>
                                <w:r>
                                  <w:rPr>
                                    <w:rFonts w:ascii="Book Antiqua" w:cs="Book Antiqua" w:eastAsia="Book Antiqua" w:hAnsi="Book Antiqua"/>
                                    <w:color w:val="000000"/>
                                  </w:rPr>
                                  <w:t>Director of Human resource Management and Development</w:t>
                                </w:r>
                              </w:p>
                              <w:p>
                                <w:pPr>
                                  <w:pStyle w:val="style0"/>
                                  <w:spacing w:before="33" w:after="0" w:lineRule="auto" w:line="215"/>
                                  <w:ind w:left="90" w:firstLine="90"/>
                                  <w:rPr/>
                                </w:pPr>
                                <w:r>
                                  <w:rPr>
                                    <w:rFonts w:ascii="Book Antiqua" w:cs="Book Antiqua" w:eastAsia="Book Antiqua" w:hAnsi="Book Antiqua"/>
                                    <w:color w:val="000000"/>
                                  </w:rPr>
                                  <w:t>Policy and Planning</w:t>
                                </w:r>
                              </w:p>
                              <w:p>
                                <w:pPr>
                                  <w:pStyle w:val="style0"/>
                                  <w:spacing w:before="33" w:after="0" w:lineRule="auto" w:line="215"/>
                                  <w:ind w:left="90" w:firstLine="90"/>
                                  <w:rPr/>
                                </w:pPr>
                                <w:r>
                                  <w:rPr>
                                    <w:rFonts w:ascii="Book Antiqua" w:cs="Book Antiqua" w:eastAsia="Book Antiqua" w:hAnsi="Book Antiqua"/>
                                    <w:color w:val="000000"/>
                                  </w:rPr>
                                  <w:t>Human Resources for Health Division</w:t>
                                </w:r>
                              </w:p>
                              <w:p>
                                <w:pPr>
                                  <w:pStyle w:val="style0"/>
                                  <w:spacing w:before="33" w:after="0" w:lineRule="auto" w:line="215"/>
                                  <w:ind w:left="90" w:firstLine="90"/>
                                  <w:rPr/>
                                </w:pPr>
                                <w:r>
                                  <w:rPr>
                                    <w:rFonts w:ascii="Book Antiqua" w:cs="Book Antiqua" w:eastAsia="Book Antiqua" w:hAnsi="Book Antiqua"/>
                                    <w:color w:val="000000"/>
                                  </w:rPr>
                                  <w:t>Research</w:t>
                                </w:r>
                              </w:p>
                              <w:p>
                                <w:pPr>
                                  <w:pStyle w:val="style0"/>
                                  <w:spacing w:before="33" w:after="0" w:lineRule="auto" w:line="215"/>
                                  <w:ind w:left="90" w:firstLine="90"/>
                                  <w:rPr/>
                                </w:pPr>
                                <w:r>
                                  <w:rPr>
                                    <w:rFonts w:ascii="Book Antiqua" w:cs="Book Antiqua" w:eastAsia="Book Antiqua" w:hAnsi="Book Antiqua"/>
                                    <w:color w:val="000000"/>
                                  </w:rPr>
                                  <w:t>Adminstration</w:t>
                                </w:r>
                              </w:p>
                              <w:p>
                                <w:pPr>
                                  <w:pStyle w:val="style0"/>
                                  <w:spacing w:before="33" w:after="0" w:lineRule="auto" w:line="215"/>
                                  <w:ind w:left="90" w:firstLine="90"/>
                                  <w:rPr/>
                                </w:pPr>
                                <w:r>
                                  <w:rPr>
                                    <w:rFonts w:ascii="Book Antiqua" w:cs="Book Antiqua" w:eastAsia="Book Antiqua" w:hAnsi="Book Antiqua"/>
                                    <w:color w:val="000000"/>
                                  </w:rPr>
                                  <w:t>ICT</w:t>
                                </w:r>
                              </w:p>
                              <w:p>
                                <w:pPr>
                                  <w:pStyle w:val="style0"/>
                                  <w:spacing w:before="33" w:after="0" w:lineRule="auto" w:line="215"/>
                                  <w:ind w:left="90" w:firstLine="90"/>
                                  <w:rPr/>
                                </w:pPr>
                                <w:r>
                                  <w:rPr>
                                    <w:rFonts w:ascii="Book Antiqua" w:cs="Book Antiqua" w:eastAsia="Book Antiqua" w:hAnsi="Book Antiqua"/>
                                    <w:color w:val="000000"/>
                                  </w:rPr>
                                  <w:t>Regulatory bodies</w:t>
                                </w:r>
                              </w:p>
                            </w:txbxContent>
                          </wps:txbx>
                          <wps:bodyPr lIns="78225" rIns="78225" tIns="78225" bIns="78225" anchor="t" wrap="square">
                            <a:prstTxWarp prst="textNoShape"/>
                            <a:noAutofit/>
                          </wps:bodyPr>
                        </wps:wsp>
                        <wps:wsp>
                          <wps:cNvSpPr/>
                          <wps:spPr>
                            <a:xfrm rot="3772">
                              <a:off x="3844211" y="197315"/>
                              <a:ext cx="585136" cy="316267"/>
                            </a:xfrm>
                            <a:prstGeom prst="rightArrow">
                              <a:avLst>
                                <a:gd name="adj1" fmla="val 60000"/>
                                <a:gd name="adj2" fmla="val 50000"/>
                              </a:avLst>
                            </a:prstGeom>
                            <a:solidFill>
                              <a:srgbClr val="abbade"/>
                            </a:solidFill>
                            <a:ln>
                              <a:noFill/>
                            </a:ln>
                          </wps:spPr>
                          <wps:txbx id="1063">
                            <w:txbxContent>
                              <w:p>
                                <w:pPr>
                                  <w:pStyle w:val="style0"/>
                                  <w:spacing w:after="0" w:lineRule="auto" w:line="240"/>
                                  <w:rPr/>
                                </w:pPr>
                              </w:p>
                            </w:txbxContent>
                          </wps:txbx>
                          <wps:bodyPr lIns="91425" rIns="91425" tIns="91425" bIns="91425" anchor="ctr" wrap="square">
                            <a:prstTxWarp prst="textNoShape"/>
                            <a:noAutofit/>
                          </wps:bodyPr>
                        </wps:wsp>
                        <wps:wsp>
                          <wps:cNvSpPr/>
                          <wps:spPr>
                            <a:xfrm rot="3772">
                              <a:off x="3844211" y="260516"/>
                              <a:ext cx="490256" cy="189761"/>
                            </a:xfrm>
                            <a:prstGeom prst="rect"/>
                            <a:ln>
                              <a:noFill/>
                            </a:ln>
                          </wps:spPr>
                          <wps:txbx id="1064">
                            <w:txbxContent>
                              <w:p>
                                <w:pPr>
                                  <w:pStyle w:val="style0"/>
                                  <w:spacing w:after="0" w:lineRule="auto" w:line="215"/>
                                  <w:jc w:val="center"/>
                                  <w:rPr/>
                                </w:pPr>
                              </w:p>
                            </w:txbxContent>
                          </wps:txbx>
                          <wps:bodyPr lIns="0" rIns="0" tIns="0" bIns="0" anchor="ctr" wrap="square">
                            <a:prstTxWarp prst="textNoShape"/>
                            <a:noAutofit/>
                          </wps:bodyPr>
                        </wps:wsp>
                        <wps:wsp>
                          <wps:cNvSpPr/>
                          <wps:spPr>
                            <a:xfrm rot="0">
                              <a:off x="4672233" y="120449"/>
                              <a:ext cx="1270297" cy="708851"/>
                            </a:xfrm>
                            <a:prstGeom prst="roundRect">
                              <a:avLst>
                                <a:gd name="adj" fmla="val 10000"/>
                              </a:avLst>
                            </a:prstGeom>
                            <a:solidFill>
                              <a:srgbClr val="4372c3"/>
                            </a:solidFill>
                            <a:ln cmpd="sng" cap="flat" w="12700">
                              <a:solidFill>
                                <a:srgbClr val="ffffff"/>
                              </a:solidFill>
                              <a:prstDash val="solid"/>
                              <a:miter/>
                              <a:headEnd len="sm" w="sm" type="none"/>
                              <a:tailEnd len="sm" w="sm" type="none"/>
                            </a:ln>
                          </wps:spPr>
                          <wps:txbx id="1065">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4672233" y="120449"/>
                              <a:ext cx="1270297" cy="472567"/>
                            </a:xfrm>
                            <a:prstGeom prst="rect"/>
                            <a:ln>
                              <a:noFill/>
                            </a:ln>
                          </wps:spPr>
                          <wps:txbx id="1066">
                            <w:txbxContent>
                              <w:p>
                                <w:pPr>
                                  <w:pStyle w:val="style0"/>
                                  <w:spacing w:after="0" w:lineRule="auto" w:line="215"/>
                                  <w:rPr/>
                                </w:pPr>
                                <w:r>
                                  <w:rPr>
                                    <w:rFonts w:ascii="Book Antiqua" w:cs="Book Antiqua" w:eastAsia="Book Antiqua" w:hAnsi="Book Antiqua"/>
                                    <w:color w:val="000000"/>
                                    <w:sz w:val="24"/>
                                  </w:rPr>
                                  <w:t>Other Line Sectors</w:t>
                                </w:r>
                              </w:p>
                            </w:txbxContent>
                          </wps:txbx>
                          <wps:bodyPr lIns="85325" rIns="85325" tIns="85325" bIns="45700" anchor="t" wrap="square">
                            <a:prstTxWarp prst="textNoShape"/>
                            <a:noAutofit/>
                          </wps:bodyPr>
                        </wps:wsp>
                        <wps:wsp>
                          <wps:cNvSpPr/>
                          <wps:spPr>
                            <a:xfrm rot="0">
                              <a:off x="4594573" y="930976"/>
                              <a:ext cx="1945981" cy="2425198"/>
                            </a:xfrm>
                            <a:prstGeom prst="roundRect">
                              <a:avLst>
                                <a:gd name="adj" fmla="val 10000"/>
                              </a:avLst>
                            </a:prstGeom>
                            <a:solidFill>
                              <a:srgbClr val="ffffff">
                                <a:alpha val="89803"/>
                              </a:srgbClr>
                            </a:solidFill>
                            <a:ln cmpd="sng" cap="flat" w="12700">
                              <a:solidFill>
                                <a:srgbClr val="4372c3"/>
                              </a:solidFill>
                              <a:prstDash val="solid"/>
                              <a:miter/>
                              <a:headEnd len="sm" w="sm" type="none"/>
                              <a:tailEnd len="sm" w="sm" type="none"/>
                            </a:ln>
                          </wps:spPr>
                          <wps:txbx id="1067">
                            <w:txbxContent>
                              <w:p>
                                <w:pPr>
                                  <w:pStyle w:val="style0"/>
                                  <w:spacing w:after="0" w:lineRule="auto" w:line="240"/>
                                  <w:rPr/>
                                </w:pPr>
                              </w:p>
                            </w:txbxContent>
                          </wps:txbx>
                          <wps:bodyPr lIns="91425" rIns="91425" tIns="91425" bIns="91425" anchor="ctr" wrap="square">
                            <a:prstTxWarp prst="textNoShape"/>
                            <a:noAutofit/>
                          </wps:bodyPr>
                        </wps:wsp>
                        <wps:wsp>
                          <wps:cNvSpPr/>
                          <wps:spPr>
                            <a:xfrm rot="0">
                              <a:off x="4651569" y="987972"/>
                              <a:ext cx="1831989" cy="2311206"/>
                            </a:xfrm>
                            <a:prstGeom prst="rect"/>
                            <a:ln>
                              <a:noFill/>
                            </a:ln>
                          </wps:spPr>
                          <wps:txbx id="1068">
                            <w:txbxContent>
                              <w:p>
                                <w:pPr>
                                  <w:pStyle w:val="style0"/>
                                  <w:spacing w:after="0" w:lineRule="auto" w:line="215"/>
                                  <w:ind w:left="90" w:firstLine="90"/>
                                  <w:rPr/>
                                </w:pPr>
                                <w:r>
                                  <w:rPr>
                                    <w:rFonts w:ascii="Book Antiqua" w:cs="Book Antiqua" w:eastAsia="Book Antiqua" w:hAnsi="Book Antiqua"/>
                                    <w:color w:val="000000"/>
                                  </w:rPr>
                                  <w:t>Private Sector (Kenya Health Federation)</w:t>
                                </w:r>
                              </w:p>
                              <w:p>
                                <w:pPr>
                                  <w:pStyle w:val="style0"/>
                                  <w:spacing w:before="33" w:after="0" w:lineRule="auto" w:line="215"/>
                                  <w:ind w:left="90" w:firstLine="90"/>
                                  <w:rPr/>
                                </w:pPr>
                                <w:r>
                                  <w:rPr>
                                    <w:rFonts w:ascii="Book Antiqua" w:cs="Book Antiqua" w:eastAsia="Book Antiqua" w:hAnsi="Book Antiqua"/>
                                    <w:color w:val="000000"/>
                                  </w:rPr>
                                  <w:t>Faith Based Consortium</w:t>
                                </w:r>
                              </w:p>
                              <w:p>
                                <w:pPr>
                                  <w:pStyle w:val="style0"/>
                                  <w:spacing w:before="33" w:after="0" w:lineRule="auto" w:line="215"/>
                                  <w:ind w:left="90" w:firstLine="90"/>
                                  <w:rPr/>
                                </w:pPr>
                                <w:r>
                                  <w:rPr>
                                    <w:rFonts w:ascii="Book Antiqua" w:cs="Book Antiqua" w:eastAsia="Book Antiqua" w:hAnsi="Book Antiqua"/>
                                    <w:color w:val="000000"/>
                                  </w:rPr>
                                  <w:t>Labour</w:t>
                                </w:r>
                              </w:p>
                              <w:p>
                                <w:pPr>
                                  <w:pStyle w:val="style0"/>
                                  <w:spacing w:before="33" w:after="0" w:lineRule="auto" w:line="215"/>
                                  <w:ind w:left="90" w:firstLine="90"/>
                                  <w:rPr/>
                                </w:pPr>
                                <w:r>
                                  <w:rPr>
                                    <w:rFonts w:ascii="Book Antiqua" w:cs="Book Antiqua" w:eastAsia="Book Antiqua" w:hAnsi="Book Antiqua"/>
                                    <w:color w:val="000000"/>
                                  </w:rPr>
                                  <w:t>Immigration</w:t>
                                </w:r>
                              </w:p>
                              <w:p>
                                <w:pPr>
                                  <w:pStyle w:val="style0"/>
                                  <w:spacing w:before="33" w:after="0" w:lineRule="auto" w:line="215"/>
                                  <w:ind w:left="90" w:firstLine="90"/>
                                  <w:rPr/>
                                </w:pPr>
                                <w:r>
                                  <w:rPr>
                                    <w:rFonts w:ascii="Book Antiqua" w:cs="Book Antiqua" w:eastAsia="Book Antiqua" w:hAnsi="Book Antiqua"/>
                                    <w:color w:val="000000"/>
                                  </w:rPr>
                                  <w:t>Public Service Ministry</w:t>
                                </w:r>
                              </w:p>
                              <w:p>
                                <w:pPr>
                                  <w:pStyle w:val="style0"/>
                                  <w:spacing w:before="33" w:after="0" w:lineRule="auto" w:line="215"/>
                                  <w:ind w:left="90" w:firstLine="90"/>
                                  <w:rPr/>
                                </w:pPr>
                                <w:r>
                                  <w:rPr>
                                    <w:rFonts w:ascii="Book Antiqua" w:cs="Book Antiqua" w:eastAsia="Book Antiqua" w:hAnsi="Book Antiqua"/>
                                    <w:color w:val="000000"/>
                                  </w:rPr>
                                  <w:t>Teaching and Referral Hospitals</w:t>
                                </w:r>
                              </w:p>
                              <w:p>
                                <w:pPr>
                                  <w:pStyle w:val="style0"/>
                                  <w:spacing w:before="33" w:after="0" w:lineRule="auto" w:line="215"/>
                                  <w:ind w:left="90" w:firstLine="90"/>
                                  <w:rPr/>
                                </w:pPr>
                                <w:r>
                                  <w:rPr>
                                    <w:rFonts w:ascii="Book Antiqua" w:cs="Book Antiqua" w:eastAsia="Book Antiqua" w:hAnsi="Book Antiqua"/>
                                    <w:color w:val="000000"/>
                                  </w:rPr>
                                  <w:t>County Public Service Board</w:t>
                                </w:r>
                              </w:p>
                              <w:p>
                                <w:pPr>
                                  <w:pStyle w:val="style0"/>
                                  <w:spacing w:before="33" w:after="0" w:lineRule="auto" w:line="215"/>
                                  <w:ind w:left="90" w:firstLine="90"/>
                                  <w:rPr/>
                                </w:pPr>
                                <w:r>
                                  <w:rPr>
                                    <w:rFonts w:ascii="Book Antiqua" w:cs="Book Antiqua" w:eastAsia="Book Antiqua" w:hAnsi="Book Antiqua"/>
                                    <w:color w:val="000000"/>
                                  </w:rPr>
                                  <w:t>Council of Governors</w:t>
                                </w:r>
                              </w:p>
                              <w:p>
                                <w:pPr>
                                  <w:pStyle w:val="style0"/>
                                  <w:spacing w:before="33" w:after="0" w:lineRule="auto" w:line="215"/>
                                  <w:ind w:left="90" w:firstLine="90"/>
                                  <w:rPr/>
                                </w:pPr>
                                <w:r>
                                  <w:rPr>
                                    <w:rFonts w:ascii="Book Antiqua" w:cs="Book Antiqua" w:eastAsia="Book Antiqua" w:hAnsi="Book Antiqua"/>
                                    <w:color w:val="000000"/>
                                  </w:rPr>
                                  <w:t>Defence</w:t>
                                </w:r>
                              </w:p>
                            </w:txbxContent>
                          </wps:txbx>
                          <wps:bodyPr lIns="78225" rIns="78225" tIns="78225" bIns="78225" anchor="t" wrap="square">
                            <a:prstTxWarp prst="textNoShape"/>
                            <a:noAutofit/>
                          </wps:bodyPr>
                        </wps:wsp>
                      </wpg:grpSp>
                    </wpg:wgp>
                  </a:graphicData>
                </a:graphic>
              </wp:inline>
            </w:drawing>
          </mc:Choice>
          <mc:Fallback>
            <w:pict>
              <v:group id="1050" filled="f" stroked="f" style="margin-left:0.0pt;margin-top:0.0pt;width:514.99pt;height:273.75pt;mso-wrap-distance-left:0.0pt;mso-wrap-distance-right:0.0pt;visibility:visible;" coordsize="6543676,3476625">
                <v:group id="1051" filled="f" stroked="f" style="position:absolute;left:0;top:0;width:6543676;height:3476625;z-index:2;mso-position-horizontal-relative:page;mso-position-vertical-relative:page;mso-width-relative:page;mso-height-relative:page;visibility:visible;" coordsize="6543676,3476625">
                  <v:rect id="1052" filled="f" stroked="f" style="position:absolute;left:0;top:0;width:6543676;height:3476625;z-index:2;mso-position-horizontal-relative:page;mso-position-vertical-relative:page;mso-width-relative:page;mso-height-relative:page;visibility:visible;v-text-anchor:middle;">
                    <v:stroke on="f"/>
                    <v:fill/>
                    <v:textbox inset="7.2pt,7.2pt,7.2pt,7.2pt">
                      <w:txbxContent>
                        <w:p>
                          <w:pPr>
                            <w:pStyle w:val="style0"/>
                            <w:spacing w:after="0" w:lineRule="auto" w:line="240"/>
                            <w:rPr/>
                          </w:pPr>
                        </w:p>
                      </w:txbxContent>
                    </v:textbox>
                  </v:rect>
                  <v:roundrect id="1053" arcsize="0.1," fillcolor="#4372c3" stroked="t" style="position:absolute;left:3120;top:253107;width:1270297;height:708851;z-index:3;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54" filled="f" stroked="f" style="position:absolute;left:3120;top:253107;width:1270297;height:472567;z-index:4;mso-position-horizontal-relative:page;mso-position-vertical-relative:page;mso-width-relative:page;mso-height-relative:page;visibility:visible;">
                    <v:stroke on="f"/>
                    <v:fill/>
                    <v:textbox inset="6.72pt,6.72pt,6.72pt,3.6pt">
                      <w:txbxContent>
                        <w:p>
                          <w:pPr>
                            <w:pStyle w:val="style0"/>
                            <w:spacing w:after="0" w:lineRule="auto" w:line="215"/>
                            <w:rPr/>
                          </w:pPr>
                          <w:r>
                            <w:rPr>
                              <w:rFonts w:ascii="Book Antiqua" w:cs="Book Antiqua" w:eastAsia="Book Antiqua" w:hAnsi="Book Antiqua"/>
                              <w:color w:val="000000"/>
                              <w:sz w:val="24"/>
                            </w:rPr>
                            <w:t>Education Sector</w:t>
                          </w:r>
                        </w:p>
                      </w:txbxContent>
                    </v:textbox>
                  </v:rect>
                  <v:roundrect id="1055" arcsize="0.1," fillcolor="white" stroked="t" style="position:absolute;left:9102;top:1328951;width:1778695;height:1894566;z-index:5;mso-position-horizontal-relative:page;mso-position-vertical-relative:page;mso-width-relative:page;mso-height-relative:page;visibility:visible;v-text-anchor:middle;">
                    <v:stroke startarrowwidth="narrow" startarrowlength="short" endarrowwidth="narrow" endarrowlength="short" joinstyle="miter" color="#4372c3" weight="1.0pt"/>
                    <v:fill opacity="58853f"/>
                    <v:textbox inset="7.2pt,7.2pt,7.2pt,7.2pt">
                      <w:txbxContent>
                        <w:p>
                          <w:pPr>
                            <w:pStyle w:val="style0"/>
                            <w:spacing w:after="0" w:lineRule="auto" w:line="240"/>
                            <w:rPr/>
                          </w:pPr>
                        </w:p>
                      </w:txbxContent>
                    </v:textbox>
                  </v:roundrect>
                  <v:rect id="1056" filled="f" stroked="f" style="position:absolute;left:61198;top:1381047;width:1674503;height:1790374;z-index:6;mso-position-horizontal-relative:page;mso-position-vertical-relative:page;mso-width-relative:page;mso-height-relative:page;visibility:visible;">
                    <v:stroke on="f"/>
                    <v:fill/>
                    <v:textbox inset="6.16pt,6.16pt,6.16pt,6.16pt">
                      <w:txbxContent>
                        <w:p>
                          <w:pPr>
                            <w:pStyle w:val="style0"/>
                            <w:spacing w:after="0" w:lineRule="auto" w:line="215"/>
                            <w:ind w:left="90" w:firstLine="90"/>
                            <w:rPr/>
                          </w:pPr>
                          <w:r>
                            <w:rPr>
                              <w:rFonts w:ascii="Book Antiqua" w:cs="Book Antiqua" w:eastAsia="Book Antiqua" w:hAnsi="Book Antiqua"/>
                              <w:color w:val="000000"/>
                            </w:rPr>
                            <w:t>Eduaction</w:t>
                          </w:r>
                          <w:r>
                            <w:rPr>
                              <w:rFonts w:ascii="Book Antiqua" w:cs="Book Antiqua" w:eastAsia="Book Antiqua" w:hAnsi="Book Antiqua"/>
                              <w:color w:val="000000"/>
                            </w:rPr>
                            <w:t xml:space="preserve"> policy makers</w:t>
                          </w:r>
                        </w:p>
                        <w:p>
                          <w:pPr>
                            <w:pStyle w:val="style0"/>
                            <w:spacing w:before="33" w:after="0" w:lineRule="auto" w:line="215"/>
                            <w:ind w:left="90" w:firstLine="90"/>
                            <w:rPr/>
                          </w:pPr>
                          <w:r>
                            <w:rPr>
                              <w:rFonts w:ascii="Book Antiqua" w:cs="Book Antiqua" w:eastAsia="Book Antiqua" w:hAnsi="Book Antiqua"/>
                              <w:color w:val="000000"/>
                            </w:rPr>
                            <w:t>Training Institutions</w:t>
                          </w:r>
                        </w:p>
                        <w:p>
                          <w:pPr>
                            <w:pStyle w:val="style0"/>
                            <w:spacing w:before="33" w:after="0" w:lineRule="auto" w:line="215"/>
                            <w:ind w:left="90" w:firstLine="90"/>
                            <w:rPr/>
                          </w:pPr>
                          <w:r>
                            <w:rPr>
                              <w:rFonts w:ascii="Book Antiqua" w:cs="Book Antiqua" w:eastAsia="Book Antiqua" w:hAnsi="Book Antiqua"/>
                              <w:color w:val="000000"/>
                            </w:rPr>
                            <w:t>Technical and Vocational Educational Institutions</w:t>
                          </w:r>
                        </w:p>
                        <w:p>
                          <w:pPr>
                            <w:pStyle w:val="style0"/>
                            <w:spacing w:before="33" w:after="0" w:lineRule="auto" w:line="215"/>
                            <w:ind w:left="90" w:firstLine="90"/>
                            <w:rPr/>
                          </w:pPr>
                          <w:r>
                            <w:rPr>
                              <w:rFonts w:ascii="Book Antiqua" w:cs="Book Antiqua" w:eastAsia="Book Antiqua" w:hAnsi="Book Antiqua"/>
                              <w:color w:val="000000"/>
                            </w:rPr>
                            <w:t>Commission of University Education</w:t>
                          </w:r>
                        </w:p>
                      </w:txbxContent>
                    </v:textbox>
                  </v:rect>
                  <v:shape id="1057" type="#_x0000_t13" adj="15321,4320," fillcolor="#abbade" stroked="f" style="position:absolute;left:1529068;top:262720;width:543921;height:316267;z-index:7;mso-position-horizontal-relative:page;mso-position-vertical-relative:page;mso-width-relative:page;mso-height-relative:page;visibility:visible;rotation:-196608fd;v-text-anchor:middle;">
                    <v:stroke on="f"/>
                    <v:fill/>
                    <v:textbox inset="7.2pt,7.2pt,7.2pt,7.2pt">
                      <w:txbxContent>
                        <w:p>
                          <w:pPr>
                            <w:pStyle w:val="style0"/>
                            <w:spacing w:after="0" w:lineRule="auto" w:line="240"/>
                            <w:rPr/>
                          </w:pPr>
                        </w:p>
                      </w:txbxContent>
                    </v:textbox>
                  </v:shape>
                  <v:rect id="1058" filled="f" stroked="f" style="position:absolute;left:1529150;top:328764;width:449041;height:189761;z-index:8;mso-position-horizontal-relative:page;mso-position-vertical-relative:page;mso-width-relative:page;mso-height-relative:page;visibility:visible;rotation:-196608fd;v-text-anchor:middle;">
                    <v:stroke on="f"/>
                    <v:fill/>
                    <v:textbox inset="0.0pt,0.0pt,0.0pt,0.0pt">
                      <w:txbxContent>
                        <w:p>
                          <w:pPr>
                            <w:pStyle w:val="style0"/>
                            <w:spacing w:after="0" w:lineRule="auto" w:line="215"/>
                            <w:jc w:val="center"/>
                            <w:rPr/>
                          </w:pPr>
                        </w:p>
                      </w:txbxContent>
                    </v:textbox>
                  </v:rect>
                  <v:roundrect id="1059" arcsize="0.1," fillcolor="#4372c3" stroked="t" style="position:absolute;left:2297906;top:117844;width:1270297;height:708851;z-index:9;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60" filled="f" stroked="f" style="position:absolute;left:2297906;top:117844;width:1270297;height:472567;z-index:10;mso-position-horizontal-relative:page;mso-position-vertical-relative:page;mso-width-relative:page;mso-height-relative:page;visibility:visible;">
                    <v:stroke on="f"/>
                    <v:fill/>
                    <v:textbox inset="6.72pt,6.72pt,6.72pt,3.6pt">
                      <w:txbxContent>
                        <w:p>
                          <w:pPr>
                            <w:pStyle w:val="style0"/>
                            <w:spacing w:after="0" w:lineRule="auto" w:line="215"/>
                            <w:rPr/>
                          </w:pPr>
                          <w:r>
                            <w:rPr>
                              <w:rFonts w:ascii="Book Antiqua" w:cs="Book Antiqua" w:eastAsia="Book Antiqua" w:hAnsi="Book Antiqua"/>
                              <w:color w:val="000000"/>
                              <w:sz w:val="24"/>
                            </w:rPr>
                            <w:t>Ministry of Health</w:t>
                          </w:r>
                        </w:p>
                      </w:txbxContent>
                    </v:textbox>
                  </v:rect>
                  <v:roundrect id="1061" arcsize="0.1," fillcolor="white" stroked="t" style="position:absolute;left:2302009;top:923162;width:1782455;height:2435618;z-index:11;mso-position-horizontal-relative:page;mso-position-vertical-relative:page;mso-width-relative:page;mso-height-relative:page;visibility:visible;v-text-anchor:middle;">
                    <v:stroke startarrowwidth="narrow" startarrowlength="short" endarrowwidth="narrow" endarrowlength="short" joinstyle="miter" color="#4372c3" weight="1.0pt"/>
                    <v:fill opacity="58853f"/>
                    <v:textbox inset="7.2pt,7.2pt,7.2pt,7.2pt">
                      <w:txbxContent>
                        <w:p>
                          <w:pPr>
                            <w:pStyle w:val="style0"/>
                            <w:spacing w:after="0" w:lineRule="auto" w:line="240"/>
                            <w:rPr/>
                          </w:pPr>
                        </w:p>
                      </w:txbxContent>
                    </v:textbox>
                  </v:roundrect>
                  <v:rect id="1062" filled="f" stroked="f" style="position:absolute;left:2354215;top:975368;width:1678043;height:2331206;z-index:12;mso-position-horizontal-relative:page;mso-position-vertical-relative:page;mso-width-relative:page;mso-height-relative:page;visibility:visible;">
                    <v:stroke on="f"/>
                    <v:fill/>
                    <v:textbox inset="6.16pt,6.16pt,6.16pt,6.16pt">
                      <w:txbxContent>
                        <w:p>
                          <w:pPr>
                            <w:pStyle w:val="style0"/>
                            <w:spacing w:after="0" w:lineRule="auto" w:line="215"/>
                            <w:ind w:left="90" w:firstLine="90"/>
                            <w:rPr/>
                          </w:pPr>
                          <w:r>
                            <w:rPr>
                              <w:rFonts w:ascii="Book Antiqua" w:cs="Book Antiqua" w:eastAsia="Book Antiqua" w:hAnsi="Book Antiqua"/>
                              <w:color w:val="000000"/>
                            </w:rPr>
                            <w:t>Director of Human resource Management and Development</w:t>
                          </w:r>
                        </w:p>
                        <w:p>
                          <w:pPr>
                            <w:pStyle w:val="style0"/>
                            <w:spacing w:before="33" w:after="0" w:lineRule="auto" w:line="215"/>
                            <w:ind w:left="90" w:firstLine="90"/>
                            <w:rPr/>
                          </w:pPr>
                          <w:r>
                            <w:rPr>
                              <w:rFonts w:ascii="Book Antiqua" w:cs="Book Antiqua" w:eastAsia="Book Antiqua" w:hAnsi="Book Antiqua"/>
                              <w:color w:val="000000"/>
                            </w:rPr>
                            <w:t>Policy and Planning</w:t>
                          </w:r>
                        </w:p>
                        <w:p>
                          <w:pPr>
                            <w:pStyle w:val="style0"/>
                            <w:spacing w:before="33" w:after="0" w:lineRule="auto" w:line="215"/>
                            <w:ind w:left="90" w:firstLine="90"/>
                            <w:rPr/>
                          </w:pPr>
                          <w:r>
                            <w:rPr>
                              <w:rFonts w:ascii="Book Antiqua" w:cs="Book Antiqua" w:eastAsia="Book Antiqua" w:hAnsi="Book Antiqua"/>
                              <w:color w:val="000000"/>
                            </w:rPr>
                            <w:t>Human Resources for Health Division</w:t>
                          </w:r>
                        </w:p>
                        <w:p>
                          <w:pPr>
                            <w:pStyle w:val="style0"/>
                            <w:spacing w:before="33" w:after="0" w:lineRule="auto" w:line="215"/>
                            <w:ind w:left="90" w:firstLine="90"/>
                            <w:rPr/>
                          </w:pPr>
                          <w:r>
                            <w:rPr>
                              <w:rFonts w:ascii="Book Antiqua" w:cs="Book Antiqua" w:eastAsia="Book Antiqua" w:hAnsi="Book Antiqua"/>
                              <w:color w:val="000000"/>
                            </w:rPr>
                            <w:t>Research</w:t>
                          </w:r>
                        </w:p>
                        <w:p>
                          <w:pPr>
                            <w:pStyle w:val="style0"/>
                            <w:spacing w:before="33" w:after="0" w:lineRule="auto" w:line="215"/>
                            <w:ind w:left="90" w:firstLine="90"/>
                            <w:rPr/>
                          </w:pPr>
                          <w:r>
                            <w:rPr>
                              <w:rFonts w:ascii="Book Antiqua" w:cs="Book Antiqua" w:eastAsia="Book Antiqua" w:hAnsi="Book Antiqua"/>
                              <w:color w:val="000000"/>
                            </w:rPr>
                            <w:t>Adminstration</w:t>
                          </w:r>
                        </w:p>
                        <w:p>
                          <w:pPr>
                            <w:pStyle w:val="style0"/>
                            <w:spacing w:before="33" w:after="0" w:lineRule="auto" w:line="215"/>
                            <w:ind w:left="90" w:firstLine="90"/>
                            <w:rPr/>
                          </w:pPr>
                          <w:r>
                            <w:rPr>
                              <w:rFonts w:ascii="Book Antiqua" w:cs="Book Antiqua" w:eastAsia="Book Antiqua" w:hAnsi="Book Antiqua"/>
                              <w:color w:val="000000"/>
                            </w:rPr>
                            <w:t>ICT</w:t>
                          </w:r>
                        </w:p>
                        <w:p>
                          <w:pPr>
                            <w:pStyle w:val="style0"/>
                            <w:spacing w:before="33" w:after="0" w:lineRule="auto" w:line="215"/>
                            <w:ind w:left="90" w:firstLine="90"/>
                            <w:rPr/>
                          </w:pPr>
                          <w:r>
                            <w:rPr>
                              <w:rFonts w:ascii="Book Antiqua" w:cs="Book Antiqua" w:eastAsia="Book Antiqua" w:hAnsi="Book Antiqua"/>
                              <w:color w:val="000000"/>
                            </w:rPr>
                            <w:t>Regulatory bodies</w:t>
                          </w:r>
                        </w:p>
                      </w:txbxContent>
                    </v:textbox>
                  </v:rect>
                  <v:shape id="1063" type="#_x0000_t13" adj="15763,4320," fillcolor="#abbade" stroked="f" style="position:absolute;left:3844211;top:197315;width:585136;height:316267;z-index:13;mso-position-horizontal-relative:page;mso-position-vertical-relative:page;mso-width-relative:page;mso-height-relative:page;visibility:visible;v-text-anchor:middle;">
                    <v:stroke on="f"/>
                    <v:fill/>
                    <v:textbox inset="7.2pt,7.2pt,7.2pt,7.2pt">
                      <w:txbxContent>
                        <w:p>
                          <w:pPr>
                            <w:pStyle w:val="style0"/>
                            <w:spacing w:after="0" w:lineRule="auto" w:line="240"/>
                            <w:rPr/>
                          </w:pPr>
                        </w:p>
                      </w:txbxContent>
                    </v:textbox>
                  </v:shape>
                  <v:rect id="1064" filled="f" stroked="f" style="position:absolute;left:3844211;top:260516;width:490256;height:189761;z-index:14;mso-position-horizontal-relative:page;mso-position-vertical-relative:page;mso-width-relative:page;mso-height-relative:page;visibility:visible;v-text-anchor:middle;">
                    <v:stroke on="f"/>
                    <v:fill/>
                    <v:textbox inset="0.0pt,0.0pt,0.0pt,0.0pt">
                      <w:txbxContent>
                        <w:p>
                          <w:pPr>
                            <w:pStyle w:val="style0"/>
                            <w:spacing w:after="0" w:lineRule="auto" w:line="215"/>
                            <w:jc w:val="center"/>
                            <w:rPr/>
                          </w:pPr>
                        </w:p>
                      </w:txbxContent>
                    </v:textbox>
                  </v:rect>
                  <v:roundrect id="1065" arcsize="0.1," fillcolor="#4372c3" stroked="t" style="position:absolute;left:4672233;top:120449;width:1270297;height:708851;z-index:15;mso-position-horizontal-relative:page;mso-position-vertical-relative:page;mso-width-relative:page;mso-height-relative:page;visibility:visible;v-text-anchor:middle;">
                    <v:stroke startarrowwidth="narrow" startarrowlength="short" endarrowwidth="narrow" endarrowlength="short" joinstyle="miter" color="white" weight="1.0pt"/>
                    <v:fill/>
                    <v:textbox inset="7.2pt,7.2pt,7.2pt,7.2pt">
                      <w:txbxContent>
                        <w:p>
                          <w:pPr>
                            <w:pStyle w:val="style0"/>
                            <w:spacing w:after="0" w:lineRule="auto" w:line="240"/>
                            <w:rPr/>
                          </w:pPr>
                        </w:p>
                      </w:txbxContent>
                    </v:textbox>
                  </v:roundrect>
                  <v:rect id="1066" filled="f" stroked="f" style="position:absolute;left:4672233;top:120449;width:1270297;height:472567;z-index:16;mso-position-horizontal-relative:page;mso-position-vertical-relative:page;mso-width-relative:page;mso-height-relative:page;visibility:visible;">
                    <v:stroke on="f"/>
                    <v:fill/>
                    <v:textbox inset="6.72pt,6.72pt,6.72pt,3.6pt">
                      <w:txbxContent>
                        <w:p>
                          <w:pPr>
                            <w:pStyle w:val="style0"/>
                            <w:spacing w:after="0" w:lineRule="auto" w:line="215"/>
                            <w:rPr/>
                          </w:pPr>
                          <w:r>
                            <w:rPr>
                              <w:rFonts w:ascii="Book Antiqua" w:cs="Book Antiqua" w:eastAsia="Book Antiqua" w:hAnsi="Book Antiqua"/>
                              <w:color w:val="000000"/>
                              <w:sz w:val="24"/>
                            </w:rPr>
                            <w:t>Other Line Sectors</w:t>
                          </w:r>
                        </w:p>
                      </w:txbxContent>
                    </v:textbox>
                  </v:rect>
                  <v:roundrect id="1067" arcsize="0.1," fillcolor="white" stroked="t" style="position:absolute;left:4594573;top:930976;width:1945981;height:2425198;z-index:17;mso-position-horizontal-relative:page;mso-position-vertical-relative:page;mso-width-relative:page;mso-height-relative:page;visibility:visible;v-text-anchor:middle;">
                    <v:stroke startarrowwidth="narrow" startarrowlength="short" endarrowwidth="narrow" endarrowlength="short" joinstyle="miter" color="#4372c3" weight="1.0pt"/>
                    <v:fill opacity="58853f"/>
                    <v:textbox inset="7.2pt,7.2pt,7.2pt,7.2pt">
                      <w:txbxContent>
                        <w:p>
                          <w:pPr>
                            <w:pStyle w:val="style0"/>
                            <w:spacing w:after="0" w:lineRule="auto" w:line="240"/>
                            <w:rPr/>
                          </w:pPr>
                        </w:p>
                      </w:txbxContent>
                    </v:textbox>
                  </v:roundrect>
                  <v:rect id="1068" filled="f" stroked="f" style="position:absolute;left:4651569;top:987972;width:1831989;height:2311206;z-index:18;mso-position-horizontal-relative:page;mso-position-vertical-relative:page;mso-width-relative:page;mso-height-relative:page;visibility:visible;">
                    <v:stroke on="f"/>
                    <v:fill/>
                    <v:textbox inset="6.16pt,6.16pt,6.16pt,6.16pt">
                      <w:txbxContent>
                        <w:p>
                          <w:pPr>
                            <w:pStyle w:val="style0"/>
                            <w:spacing w:after="0" w:lineRule="auto" w:line="215"/>
                            <w:ind w:left="90" w:firstLine="90"/>
                            <w:rPr/>
                          </w:pPr>
                          <w:r>
                            <w:rPr>
                              <w:rFonts w:ascii="Book Antiqua" w:cs="Book Antiqua" w:eastAsia="Book Antiqua" w:hAnsi="Book Antiqua"/>
                              <w:color w:val="000000"/>
                            </w:rPr>
                            <w:t>Private Sector (Kenya Health Federation)</w:t>
                          </w:r>
                        </w:p>
                        <w:p>
                          <w:pPr>
                            <w:pStyle w:val="style0"/>
                            <w:spacing w:before="33" w:after="0" w:lineRule="auto" w:line="215"/>
                            <w:ind w:left="90" w:firstLine="90"/>
                            <w:rPr/>
                          </w:pPr>
                          <w:r>
                            <w:rPr>
                              <w:rFonts w:ascii="Book Antiqua" w:cs="Book Antiqua" w:eastAsia="Book Antiqua" w:hAnsi="Book Antiqua"/>
                              <w:color w:val="000000"/>
                            </w:rPr>
                            <w:t>Faith Based Consortium</w:t>
                          </w:r>
                        </w:p>
                        <w:p>
                          <w:pPr>
                            <w:pStyle w:val="style0"/>
                            <w:spacing w:before="33" w:after="0" w:lineRule="auto" w:line="215"/>
                            <w:ind w:left="90" w:firstLine="90"/>
                            <w:rPr/>
                          </w:pPr>
                          <w:r>
                            <w:rPr>
                              <w:rFonts w:ascii="Book Antiqua" w:cs="Book Antiqua" w:eastAsia="Book Antiqua" w:hAnsi="Book Antiqua"/>
                              <w:color w:val="000000"/>
                            </w:rPr>
                            <w:t>Labour</w:t>
                          </w:r>
                        </w:p>
                        <w:p>
                          <w:pPr>
                            <w:pStyle w:val="style0"/>
                            <w:spacing w:before="33" w:after="0" w:lineRule="auto" w:line="215"/>
                            <w:ind w:left="90" w:firstLine="90"/>
                            <w:rPr/>
                          </w:pPr>
                          <w:r>
                            <w:rPr>
                              <w:rFonts w:ascii="Book Antiqua" w:cs="Book Antiqua" w:eastAsia="Book Antiqua" w:hAnsi="Book Antiqua"/>
                              <w:color w:val="000000"/>
                            </w:rPr>
                            <w:t>Immigration</w:t>
                          </w:r>
                        </w:p>
                        <w:p>
                          <w:pPr>
                            <w:pStyle w:val="style0"/>
                            <w:spacing w:before="33" w:after="0" w:lineRule="auto" w:line="215"/>
                            <w:ind w:left="90" w:firstLine="90"/>
                            <w:rPr/>
                          </w:pPr>
                          <w:r>
                            <w:rPr>
                              <w:rFonts w:ascii="Book Antiqua" w:cs="Book Antiqua" w:eastAsia="Book Antiqua" w:hAnsi="Book Antiqua"/>
                              <w:color w:val="000000"/>
                            </w:rPr>
                            <w:t>Public Service Ministry</w:t>
                          </w:r>
                        </w:p>
                        <w:p>
                          <w:pPr>
                            <w:pStyle w:val="style0"/>
                            <w:spacing w:before="33" w:after="0" w:lineRule="auto" w:line="215"/>
                            <w:ind w:left="90" w:firstLine="90"/>
                            <w:rPr/>
                          </w:pPr>
                          <w:r>
                            <w:rPr>
                              <w:rFonts w:ascii="Book Antiqua" w:cs="Book Antiqua" w:eastAsia="Book Antiqua" w:hAnsi="Book Antiqua"/>
                              <w:color w:val="000000"/>
                            </w:rPr>
                            <w:t>Teaching and Referral Hospitals</w:t>
                          </w:r>
                        </w:p>
                        <w:p>
                          <w:pPr>
                            <w:pStyle w:val="style0"/>
                            <w:spacing w:before="33" w:after="0" w:lineRule="auto" w:line="215"/>
                            <w:ind w:left="90" w:firstLine="90"/>
                            <w:rPr/>
                          </w:pPr>
                          <w:r>
                            <w:rPr>
                              <w:rFonts w:ascii="Book Antiqua" w:cs="Book Antiqua" w:eastAsia="Book Antiqua" w:hAnsi="Book Antiqua"/>
                              <w:color w:val="000000"/>
                            </w:rPr>
                            <w:t>County Public Service Board</w:t>
                          </w:r>
                        </w:p>
                        <w:p>
                          <w:pPr>
                            <w:pStyle w:val="style0"/>
                            <w:spacing w:before="33" w:after="0" w:lineRule="auto" w:line="215"/>
                            <w:ind w:left="90" w:firstLine="90"/>
                            <w:rPr/>
                          </w:pPr>
                          <w:r>
                            <w:rPr>
                              <w:rFonts w:ascii="Book Antiqua" w:cs="Book Antiqua" w:eastAsia="Book Antiqua" w:hAnsi="Book Antiqua"/>
                              <w:color w:val="000000"/>
                            </w:rPr>
                            <w:t>Council of Governors</w:t>
                          </w:r>
                        </w:p>
                        <w:p>
                          <w:pPr>
                            <w:pStyle w:val="style0"/>
                            <w:spacing w:before="33" w:after="0" w:lineRule="auto" w:line="215"/>
                            <w:ind w:left="90" w:firstLine="90"/>
                            <w:rPr/>
                          </w:pPr>
                          <w:r>
                            <w:rPr>
                              <w:rFonts w:ascii="Book Antiqua" w:cs="Book Antiqua" w:eastAsia="Book Antiqua" w:hAnsi="Book Antiqua"/>
                              <w:color w:val="000000"/>
                            </w:rPr>
                            <w:t>Defence</w:t>
                          </w:r>
                        </w:p>
                      </w:txbxContent>
                    </v:textbox>
                  </v:rect>
                  <v:fill/>
                </v:group>
                <w10:anchorlock/>
                <v:fill rotate="true"/>
              </v:group>
            </w:pict>
          </mc:Fallback>
        </mc:AlternateContent>
      </w:r>
      <w:r>
        <w:rPr/>
      </w:r>
      <w:r>
        <w:rPr/>
      </w:r>
    </w:p>
    <w:p>
      <w:pPr>
        <w:pStyle w:val="style0"/>
        <w:spacing w:after="0" w:lineRule="auto" w:line="240"/>
        <w:jc w:val="both"/>
        <w:rPr>
          <w:ins w:id="1377" w:author="MUTILE WANYEE" w:date="2024-03-01T16:57:00Z"/>
          <w:rPrChange w:id="1378" w:author="MUTILE WANYEE" w:date="2024-03-01T12:23:00Z">
            <w:rPr/>
          </w:rPrChange>
        </w:rPr>
      </w:pPr>
    </w:p>
    <w:p>
      <w:pPr>
        <w:pStyle w:val="style0"/>
        <w:spacing w:after="0" w:lineRule="auto" w:line="240"/>
        <w:jc w:val="both"/>
        <w:rPr>
          <w:rFonts w:ascii="Book Antiqua" w:cs="Book Antiqua" w:eastAsia="Book Antiqua" w:hAnsi="Book Antiqua"/>
          <w:b/>
          <w:i/>
          <w:sz w:val="24"/>
          <w:szCs w:val="24"/>
        </w:rPr>
      </w:pPr>
      <w:r w:rsidRPr="21596E94">
        <w:rPr>
          <w:rPrChange w:id="1379" w:author="MUTILE WANYEE" w:date="2024-03-01T12:23:00Z">
            <w:rPr/>
          </w:rPrChange>
        </w:rPr>
        <w:t xml:space="preserve"> </w:t>
      </w:r>
      <w:r w:rsidRPr="7D6593B6">
        <w:rPr>
          <w:rFonts w:ascii="Book Antiqua" w:cs="Book Antiqua" w:eastAsia="Book Antiqua" w:hAnsi="Book Antiqua"/>
          <w:b/>
          <w:i/>
          <w:sz w:val="24"/>
          <w:szCs w:val="24"/>
          <w:rPrChange w:id="1380" w:author="MUTILE WANYEE" w:date="2024-03-01T12:23:00Z">
            <w:rPr>
              <w:rFonts w:ascii="Book Antiqua" w:cs="Book Antiqua" w:eastAsia="Book Antiqua" w:hAnsi="Book Antiqua"/>
              <w:b/>
              <w:i/>
              <w:sz w:val="24"/>
              <w:szCs w:val="24"/>
            </w:rPr>
          </w:rPrChange>
        </w:rPr>
        <w:t>3.2.7 Scoping and Analysis</w:t>
      </w:r>
    </w:p>
    <w:p>
      <w:pPr>
        <w:pStyle w:val="style0"/>
        <w:spacing w:after="0" w:lineRule="auto" w:line="240"/>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sz w:val="24"/>
          <w:szCs w:val="24"/>
        </w:rPr>
      </w:pPr>
      <w:r w:rsidRPr="959ABFEC">
        <w:rPr>
          <w:rFonts w:ascii="Book Antiqua" w:cs="Book Antiqua" w:eastAsia="Book Antiqua" w:hAnsi="Book Antiqua"/>
          <w:sz w:val="24"/>
          <w:szCs w:val="24"/>
          <w:rPrChange w:id="1381" w:author="MUTILE WANYEE" w:date="2024-03-01T12:23:00Z">
            <w:rPr>
              <w:rFonts w:ascii="Book Antiqua" w:cs="Book Antiqua" w:eastAsia="Book Antiqua" w:hAnsi="Book Antiqua"/>
              <w:sz w:val="24"/>
              <w:szCs w:val="24"/>
            </w:rPr>
          </w:rPrChange>
        </w:rPr>
        <w:t>Members of the technical working group with HRH expertise conducted a scoping analysis of the current situation of HRH data in the country to provide the following:</w:t>
      </w:r>
    </w:p>
    <w:p>
      <w:pPr>
        <w:pStyle w:val="style0"/>
        <w:numPr>
          <w:ilvl w:val="0"/>
          <w:numId w:val="14"/>
        </w:numPr>
        <w:spacing w:after="0" w:lineRule="auto" w:line="276"/>
        <w:ind w:left="1440" w:hanging="360"/>
        <w:jc w:val="both"/>
        <w:rPr>
          <w:rFonts w:ascii="Book Antiqua" w:cs="Book Antiqua" w:eastAsia="Book Antiqua" w:hAnsi="Book Antiqua"/>
          <w:color w:val="000000"/>
          <w:sz w:val="24"/>
          <w:szCs w:val="24"/>
        </w:rPr>
      </w:pPr>
      <w:r w:rsidRPr="B1FFA913">
        <w:rPr>
          <w:rFonts w:ascii="Book Antiqua" w:cs="Book Antiqua" w:eastAsia="Book Antiqua" w:hAnsi="Book Antiqua"/>
          <w:color w:val="000000"/>
          <w:sz w:val="24"/>
          <w:szCs w:val="24"/>
          <w:rPrChange w:id="1382" w:author="MUTILE WANYEE" w:date="2024-03-01T12:23:00Z">
            <w:rPr>
              <w:rFonts w:ascii="Book Antiqua" w:cs="Book Antiqua" w:eastAsia="Book Antiqua" w:hAnsi="Book Antiqua"/>
              <w:color w:val="000000"/>
              <w:sz w:val="24"/>
              <w:szCs w:val="24"/>
            </w:rPr>
          </w:rPrChange>
        </w:rPr>
        <w:t xml:space="preserve">guidance on the selection of data sources; </w:t>
      </w:r>
    </w:p>
    <w:p>
      <w:pPr>
        <w:pStyle w:val="style0"/>
        <w:numPr>
          <w:ilvl w:val="0"/>
          <w:numId w:val="14"/>
        </w:numPr>
        <w:spacing w:after="0" w:lineRule="auto" w:line="276"/>
        <w:ind w:left="1440" w:hanging="360"/>
        <w:jc w:val="both"/>
        <w:rPr>
          <w:del w:id="1383" w:author="MUTILE WANYEE" w:date="2024-03-06T11:38:00Z"/>
          <w:rFonts w:ascii="Book Antiqua" w:cs="Book Antiqua" w:eastAsia="Book Antiqua" w:hAnsi="Times New Roman"/>
          <w:color w:val="auto"/>
          <w:sz w:val="20"/>
          <w:szCs w:val="24"/>
          <w:rPrChange w:id="1384" w:author="MUTILE WANYEE" w:date="2024-03-06T11:38:00Z">
            <w:rPr>
              <w:rFonts w:ascii="Book Antiqua" w:cs="Book Antiqua" w:eastAsia="Book Antiqua" w:hAnsi="Book Antiqua"/>
              <w:color w:val="000000"/>
              <w:sz w:val="24"/>
              <w:szCs w:val="24"/>
            </w:rPr>
          </w:rPrChange>
        </w:rPr>
      </w:pPr>
      <w:r w:rsidRPr="1DEAB0CF">
        <w:rPr>
          <w:rFonts w:ascii="Book Antiqua" w:cs="Book Antiqua" w:eastAsia="Book Antiqua" w:hAnsi="Book Antiqua"/>
          <w:color w:val="000000"/>
          <w:sz w:val="24"/>
          <w:szCs w:val="24"/>
          <w:rPrChange w:id="1385" w:author="MUTILE WANYEE" w:date="2024-03-01T12:23:00Z">
            <w:rPr>
              <w:rFonts w:ascii="Book Antiqua" w:cs="Book Antiqua" w:eastAsia="Book Antiqua" w:hAnsi="Book Antiqua"/>
              <w:color w:val="000000"/>
              <w:sz w:val="24"/>
              <w:szCs w:val="24"/>
            </w:rPr>
          </w:rPrChange>
        </w:rPr>
        <w:t xml:space="preserve">to identify data gaps and </w:t>
      </w:r>
    </w:p>
    <w:p>
      <w:pPr>
        <w:pStyle w:val="style0"/>
        <w:numPr>
          <w:ilvl w:val="0"/>
          <w:numId w:val="14"/>
        </w:numPr>
        <w:spacing w:after="0" w:lineRule="auto" w:line="276"/>
        <w:ind w:left="1440" w:hanging="360"/>
        <w:jc w:val="both"/>
        <w:rPr>
          <w:rFonts w:ascii="Book Antiqua" w:cs="Book Antiqua" w:eastAsia="Book Antiqua" w:hAnsi="Book Antiqua"/>
          <w:color w:val="000000"/>
          <w:sz w:val="24"/>
          <w:szCs w:val="24"/>
        </w:rPr>
      </w:pPr>
      <w:del w:id="1386" w:author="MUTILE WANYEE" w:date="2024-03-06T11:38:00Z">
        <w:r w:rsidDel="1A1414B0" w:rsidRPr="F27859D3">
          <w:rPr>
            <w:rFonts w:ascii="Book Antiqua" w:cs="Book Antiqua" w:eastAsia="Book Antiqua" w:hAnsi="Book Antiqua"/>
            <w:color w:val="000000"/>
            <w:sz w:val="24"/>
            <w:szCs w:val="24"/>
            <w:rPrChange w:id="1387" w:author="MUTILE WANYEE" w:date="2024-03-01T12:23:00Z">
              <w:rPr>
                <w:rFonts w:ascii="Book Antiqua" w:cs="Book Antiqua" w:eastAsia="Book Antiqua" w:hAnsi="Book Antiqua"/>
                <w:color w:val="000000"/>
                <w:sz w:val="24"/>
                <w:szCs w:val="24"/>
              </w:rPr>
            </w:rPrChange>
          </w:rPr>
          <w:delText xml:space="preserve">organize </w:delText>
        </w:r>
      </w:del>
      <w:ins w:id="1388" w:author="MUTILE WANYEE" w:date="2024-03-06T11:38:00Z">
        <w:r w:rsidR="432C0F6D" w:rsidRPr="5E31CF6B">
          <w:rPr>
            <w:rFonts w:ascii="Book Antiqua" w:cs="Book Antiqua" w:eastAsia="Book Antiqua" w:hAnsi="Book Antiqua"/>
            <w:color w:val="000000"/>
            <w:sz w:val="24"/>
            <w:szCs w:val="24"/>
            <w:rPrChange w:id="1389" w:author="MUTILE WANYEE" w:date="2024-03-01T12:23:00Z">
              <w:rPr>
                <w:rFonts w:ascii="Book Antiqua" w:cs="Book Antiqua" w:eastAsia="Book Antiqua" w:hAnsi="Book Antiqua"/>
                <w:color w:val="000000"/>
                <w:sz w:val="24"/>
                <w:szCs w:val="24"/>
              </w:rPr>
            </w:rPrChange>
          </w:rPr>
          <w:t xml:space="preserve">organize </w:t>
        </w:r>
      </w:ins>
      <w:r w:rsidRPr="A2BFEB27">
        <w:rPr>
          <w:rFonts w:ascii="Book Antiqua" w:cs="Book Antiqua" w:eastAsia="Book Antiqua" w:hAnsi="Book Antiqua"/>
          <w:color w:val="000000"/>
          <w:sz w:val="24"/>
          <w:szCs w:val="24"/>
          <w:rPrChange w:id="1390" w:author="MUTILE WANYEE" w:date="2024-03-01T12:23:00Z">
            <w:rPr>
              <w:rFonts w:ascii="Book Antiqua" w:cs="Book Antiqua" w:eastAsia="Book Antiqua" w:hAnsi="Book Antiqua"/>
              <w:color w:val="000000"/>
              <w:sz w:val="24"/>
              <w:szCs w:val="24"/>
            </w:rPr>
          </w:rPrChange>
        </w:rPr>
        <w:t xml:space="preserve">multiple sources to fill these gaps; and </w:t>
      </w:r>
    </w:p>
    <w:p>
      <w:pPr>
        <w:pStyle w:val="style0"/>
        <w:numPr>
          <w:ilvl w:val="0"/>
          <w:numId w:val="14"/>
        </w:numPr>
        <w:spacing w:after="0" w:lineRule="auto" w:line="276"/>
        <w:ind w:left="1440" w:hanging="360"/>
        <w:jc w:val="both"/>
        <w:rPr>
          <w:rFonts w:ascii="Book Antiqua" w:cs="Book Antiqua" w:eastAsia="Book Antiqua" w:hAnsi="Book Antiqua"/>
          <w:color w:val="000000"/>
          <w:sz w:val="24"/>
          <w:szCs w:val="24"/>
        </w:rPr>
      </w:pPr>
      <w:r w:rsidRPr="7D628CC8">
        <w:rPr>
          <w:rFonts w:ascii="Book Antiqua" w:cs="Book Antiqua" w:eastAsia="Book Antiqua" w:hAnsi="Book Antiqua"/>
          <w:color w:val="000000"/>
          <w:sz w:val="24"/>
          <w:szCs w:val="24"/>
          <w:rPrChange w:id="1391" w:author="MUTILE WANYEE" w:date="2024-03-01T12:23:00Z">
            <w:rPr>
              <w:rFonts w:ascii="Book Antiqua" w:cs="Book Antiqua" w:eastAsia="Book Antiqua" w:hAnsi="Book Antiqua"/>
              <w:color w:val="000000"/>
              <w:sz w:val="24"/>
              <w:szCs w:val="24"/>
            </w:rPr>
          </w:rPrChange>
        </w:rPr>
        <w:t>to draft summary reports on the data analysed for validation by the multistakeholder working group.</w:t>
      </w:r>
    </w:p>
    <w:p>
      <w:pPr>
        <w:pStyle w:val="style0"/>
        <w:spacing w:after="0" w:lineRule="auto" w:line="276"/>
        <w:ind w:left="720" w:firstLine="0"/>
        <w:jc w:val="both"/>
        <w:rPr>
          <w:del w:id="1392" w:author="MUTILE WANYEE" w:date="2024-03-06T11:20:00Z"/>
          <w:rFonts w:ascii="Book Antiqua" w:cs="Book Antiqua" w:eastAsia="Book Antiqua" w:hAnsi="Book Antiqua"/>
          <w:sz w:val="24"/>
          <w:szCs w:val="24"/>
          <w:rPrChange w:id="1393" w:author="MUTILE WANYEE" w:date="2024-03-01T12:23:00Z">
            <w:rPr>
              <w:rFonts w:ascii="Book Antiqua" w:cs="Book Antiqua" w:eastAsia="Book Antiqua" w:hAnsi="Book Antiqua"/>
              <w:sz w:val="24"/>
              <w:szCs w:val="24"/>
            </w:rPr>
          </w:rPrChange>
        </w:rPr>
      </w:pPr>
    </w:p>
    <w:p>
      <w:pPr>
        <w:pStyle w:val="style0"/>
        <w:spacing w:after="0" w:lineRule="auto" w:line="276"/>
        <w:jc w:val="both"/>
        <w:rPr>
          <w:del w:id="1394" w:author="MUTILE WANYEE" w:date="2024-03-06T11:22:00Z"/>
          <w:rFonts w:ascii="Book Antiqua" w:cs="Book Antiqua" w:eastAsia="Book Antiqua" w:hAnsi="Book Antiqua"/>
          <w:sz w:val="24"/>
          <w:szCs w:val="24"/>
          <w:rPrChange w:id="1395" w:author="MUTILE WANYEE" w:date="2024-03-01T12:23:00Z">
            <w:rPr>
              <w:rFonts w:ascii="Book Antiqua" w:cs="Book Antiqua" w:eastAsia="Book Antiqua" w:hAnsi="Book Antiqua"/>
              <w:sz w:val="24"/>
              <w:szCs w:val="24"/>
            </w:rPr>
          </w:rPrChange>
        </w:rPr>
      </w:pPr>
      <w:r w:rsidRPr="695592CD">
        <w:rPr>
          <w:rFonts w:ascii="Book Antiqua" w:cs="Book Antiqua" w:eastAsia="Book Antiqua" w:hAnsi="Book Antiqua"/>
          <w:sz w:val="24"/>
          <w:szCs w:val="24"/>
          <w:rPrChange w:id="1396" w:author="MUTILE WANYEE" w:date="2024-03-01T12:23:00Z">
            <w:rPr>
              <w:rFonts w:ascii="Book Antiqua" w:cs="Book Antiqua" w:eastAsia="Book Antiqua" w:hAnsi="Book Antiqua"/>
              <w:sz w:val="24"/>
              <w:szCs w:val="24"/>
            </w:rPr>
          </w:rPrChange>
        </w:rPr>
        <w:t xml:space="preserve">The relevant members of the TWG included policy-makers and programme managers involved in HRH policy and strategy in the Ministry of Health, </w:t>
      </w:r>
      <w:ins w:id="1397" w:author="MUTILE WANYEE" w:date="2024-03-06T11:20:00Z">
        <w:r w:rsidR="4FA5DDAB" w:rsidRPr="14FF211F">
          <w:rPr>
            <w:rFonts w:ascii="Book Antiqua" w:cs="Book Antiqua" w:eastAsia="Book Antiqua" w:hAnsi="Book Antiqua"/>
            <w:sz w:val="24"/>
            <w:szCs w:val="24"/>
            <w:rPrChange w:id="1398" w:author="MUTILE WANYEE" w:date="2024-03-01T12:23:00Z">
              <w:rPr>
                <w:rFonts w:ascii="Book Antiqua" w:cs="Book Antiqua" w:eastAsia="Book Antiqua" w:hAnsi="Book Antiqua"/>
                <w:sz w:val="24"/>
                <w:szCs w:val="24"/>
              </w:rPr>
            </w:rPrChange>
          </w:rPr>
          <w:t>E</w:t>
        </w:r>
      </w:ins>
      <w:del w:id="1399" w:author="MUTILE WANYEE" w:date="2024-03-06T11:20:00Z">
        <w:r w:rsidDel="6E96755E" w:rsidRPr="3DCAF448">
          <w:rPr>
            <w:rFonts w:ascii="Book Antiqua" w:cs="Book Antiqua" w:eastAsia="Book Antiqua" w:hAnsi="Book Antiqua"/>
            <w:sz w:val="24"/>
            <w:szCs w:val="24"/>
            <w:rPrChange w:id="1400" w:author="MUTILE WANYEE" w:date="2024-03-01T12:23:00Z">
              <w:rPr>
                <w:rFonts w:ascii="Book Antiqua" w:cs="Book Antiqua" w:eastAsia="Book Antiqua" w:hAnsi="Book Antiqua"/>
                <w:sz w:val="24"/>
                <w:szCs w:val="24"/>
              </w:rPr>
            </w:rPrChange>
          </w:rPr>
          <w:delText>e</w:delText>
        </w:r>
      </w:del>
      <w:r w:rsidRPr="8DBCE9DF">
        <w:rPr>
          <w:rFonts w:ascii="Book Antiqua" w:cs="Book Antiqua" w:eastAsia="Book Antiqua" w:hAnsi="Book Antiqua"/>
          <w:sz w:val="24"/>
          <w:szCs w:val="24"/>
          <w:rPrChange w:id="1401" w:author="MUTILE WANYEE" w:date="2024-03-01T12:23:00Z">
            <w:rPr>
              <w:rFonts w:ascii="Book Antiqua" w:cs="Book Antiqua" w:eastAsia="Book Antiqua" w:hAnsi="Book Antiqua"/>
              <w:sz w:val="24"/>
              <w:szCs w:val="24"/>
            </w:rPr>
          </w:rPrChange>
        </w:rPr>
        <w:t xml:space="preserve">ducation, </w:t>
      </w:r>
      <w:del w:id="1402" w:author="MUTILE WANYEE" w:date="2024-03-06T11:20:00Z">
        <w:r w:rsidDel="2C817DEF" w:rsidRPr="8E8B2AD0">
          <w:rPr>
            <w:rFonts w:ascii="Book Antiqua" w:cs="Book Antiqua" w:eastAsia="Book Antiqua" w:hAnsi="Book Antiqua"/>
            <w:sz w:val="24"/>
            <w:szCs w:val="24"/>
            <w:rPrChange w:id="1403" w:author="MUTILE WANYEE" w:date="2024-03-01T12:23:00Z">
              <w:rPr>
                <w:rFonts w:ascii="Book Antiqua" w:cs="Book Antiqua" w:eastAsia="Book Antiqua" w:hAnsi="Book Antiqua"/>
                <w:sz w:val="24"/>
                <w:szCs w:val="24"/>
              </w:rPr>
            </w:rPrChange>
          </w:rPr>
          <w:delText>l</w:delText>
        </w:r>
      </w:del>
      <w:ins w:id="1404" w:author="MUTILE WANYEE" w:date="2024-03-06T11:20:00Z">
        <w:r w:rsidR="FB357019" w:rsidRPr="DF7780F1">
          <w:rPr>
            <w:rFonts w:ascii="Book Antiqua" w:cs="Book Antiqua" w:eastAsia="Book Antiqua" w:hAnsi="Book Antiqua"/>
            <w:sz w:val="24"/>
            <w:szCs w:val="24"/>
            <w:rPrChange w:id="1405" w:author="MUTILE WANYEE" w:date="2024-03-01T12:23:00Z">
              <w:rPr>
                <w:rFonts w:ascii="Book Antiqua" w:cs="Book Antiqua" w:eastAsia="Book Antiqua" w:hAnsi="Book Antiqua"/>
                <w:sz w:val="24"/>
                <w:szCs w:val="24"/>
              </w:rPr>
            </w:rPrChange>
          </w:rPr>
          <w:t>L</w:t>
        </w:r>
      </w:ins>
      <w:r w:rsidRPr="57F6E491">
        <w:rPr>
          <w:rFonts w:ascii="Book Antiqua" w:cs="Book Antiqua" w:eastAsia="Book Antiqua" w:hAnsi="Book Antiqua"/>
          <w:sz w:val="24"/>
          <w:szCs w:val="24"/>
          <w:rPrChange w:id="1406" w:author="MUTILE WANYEE" w:date="2024-03-01T12:23:00Z">
            <w:rPr>
              <w:rFonts w:ascii="Book Antiqua" w:cs="Book Antiqua" w:eastAsia="Book Antiqua" w:hAnsi="Book Antiqua"/>
              <w:sz w:val="24"/>
              <w:szCs w:val="24"/>
            </w:rPr>
          </w:rPrChange>
        </w:rPr>
        <w:t>abour</w:t>
      </w:r>
      <w:ins w:id="1407" w:author="MUTILE WANYEE" w:date="2024-03-06T11:21:00Z">
        <w:r w:rsidR="02936F1E" w:rsidRPr="8914C6B4">
          <w:rPr>
            <w:rFonts w:ascii="Book Antiqua" w:cs="Book Antiqua" w:eastAsia="Book Antiqua" w:hAnsi="Book Antiqua"/>
            <w:sz w:val="24"/>
            <w:szCs w:val="24"/>
            <w:rPrChange w:id="1408" w:author="MUTILE WANYEE" w:date="2024-03-01T12:23:00Z">
              <w:rPr>
                <w:rFonts w:ascii="Book Antiqua" w:cs="Book Antiqua" w:eastAsia="Book Antiqua" w:hAnsi="Book Antiqua"/>
                <w:sz w:val="24"/>
                <w:szCs w:val="24"/>
              </w:rPr>
            </w:rPrChange>
          </w:rPr>
          <w:t xml:space="preserve"> </w:t>
        </w:r>
      </w:ins>
      <w:del w:id="1409" w:author="MUTILE WANYEE" w:date="2024-03-06T11:21:00Z">
        <w:r w:rsidDel="1CC3FCA2" w:rsidRPr="FBAF410D">
          <w:rPr>
            <w:rFonts w:ascii="Book Antiqua" w:cs="Book Antiqua" w:eastAsia="Book Antiqua" w:hAnsi="Book Antiqua"/>
            <w:sz w:val="24"/>
            <w:szCs w:val="24"/>
            <w:rPrChange w:id="1410" w:author="MUTILE WANYEE" w:date="2024-03-01T12:23:00Z">
              <w:rPr>
                <w:rFonts w:ascii="Book Antiqua" w:cs="Book Antiqua" w:eastAsia="Book Antiqua" w:hAnsi="Book Antiqua"/>
                <w:sz w:val="24"/>
                <w:szCs w:val="24"/>
              </w:rPr>
            </w:rPrChange>
          </w:rPr>
          <w:delText xml:space="preserve">, social affairs, economy </w:delText>
        </w:r>
      </w:del>
      <w:r w:rsidRPr="FE2B3213">
        <w:rPr>
          <w:rFonts w:ascii="Book Antiqua" w:cs="Book Antiqua" w:eastAsia="Book Antiqua" w:hAnsi="Book Antiqua"/>
          <w:sz w:val="24"/>
          <w:szCs w:val="24"/>
          <w:rPrChange w:id="1411" w:author="MUTILE WANYEE" w:date="2024-03-01T12:23:00Z">
            <w:rPr>
              <w:rFonts w:ascii="Book Antiqua" w:cs="Book Antiqua" w:eastAsia="Book Antiqua" w:hAnsi="Book Antiqua"/>
              <w:sz w:val="24"/>
              <w:szCs w:val="24"/>
            </w:rPr>
          </w:rPrChange>
        </w:rPr>
        <w:t xml:space="preserve">and finance; public service commissions, Kenya National Bureau of Statistics, </w:t>
      </w:r>
      <w:ins w:id="1412" w:author="MUTILE WANYEE" w:date="2024-03-06T11:21:00Z">
        <w:r w:rsidR="770A9257" w:rsidRPr="87992754">
          <w:rPr>
            <w:rFonts w:ascii="Book Antiqua" w:cs="Book Antiqua" w:eastAsia="Book Antiqua" w:hAnsi="Book Antiqua"/>
            <w:sz w:val="24"/>
            <w:szCs w:val="24"/>
            <w:rPrChange w:id="1413" w:author="MUTILE WANYEE" w:date="2024-03-01T12:23:00Z">
              <w:rPr>
                <w:rFonts w:ascii="Book Antiqua" w:cs="Book Antiqua" w:eastAsia="Book Antiqua" w:hAnsi="Book Antiqua"/>
                <w:sz w:val="24"/>
                <w:szCs w:val="24"/>
              </w:rPr>
            </w:rPrChange>
          </w:rPr>
          <w:t>A</w:t>
        </w:r>
      </w:ins>
      <w:del w:id="1414" w:author="MUTILE WANYEE" w:date="2024-03-06T11:21:00Z">
        <w:r w:rsidDel="A536B9E0" w:rsidRPr="52A2B879">
          <w:rPr>
            <w:rFonts w:ascii="Book Antiqua" w:cs="Book Antiqua" w:eastAsia="Book Antiqua" w:hAnsi="Book Antiqua"/>
            <w:sz w:val="24"/>
            <w:szCs w:val="24"/>
            <w:rPrChange w:id="1415" w:author="MUTILE WANYEE" w:date="2024-03-01T12:23:00Z">
              <w:rPr>
                <w:rFonts w:ascii="Book Antiqua" w:cs="Book Antiqua" w:eastAsia="Book Antiqua" w:hAnsi="Book Antiqua"/>
                <w:sz w:val="24"/>
                <w:szCs w:val="24"/>
              </w:rPr>
            </w:rPrChange>
          </w:rPr>
          <w:delText>a</w:delText>
        </w:r>
      </w:del>
      <w:r w:rsidRPr="414CF16B">
        <w:rPr>
          <w:rFonts w:ascii="Book Antiqua" w:cs="Book Antiqua" w:eastAsia="Book Antiqua" w:hAnsi="Book Antiqua"/>
          <w:sz w:val="24"/>
          <w:szCs w:val="24"/>
          <w:rPrChange w:id="1416" w:author="MUTILE WANYEE" w:date="2024-03-01T12:23:00Z">
            <w:rPr>
              <w:rFonts w:ascii="Book Antiqua" w:cs="Book Antiqua" w:eastAsia="Book Antiqua" w:hAnsi="Book Antiqua"/>
              <w:sz w:val="24"/>
              <w:szCs w:val="24"/>
            </w:rPr>
          </w:rPrChange>
        </w:rPr>
        <w:t xml:space="preserve">cademia, </w:t>
      </w:r>
      <w:ins w:id="1417" w:author="MUTILE WANYEE" w:date="2024-03-06T11:22:00Z">
        <w:r w:rsidR="C20EA098" w:rsidRPr="CE857AFC">
          <w:rPr>
            <w:rFonts w:ascii="Book Antiqua" w:cs="Book Antiqua" w:eastAsia="Book Antiqua" w:hAnsi="Book Antiqua"/>
            <w:sz w:val="24"/>
            <w:szCs w:val="24"/>
            <w:rPrChange w:id="1418" w:author="MUTILE WANYEE" w:date="2024-03-01T12:23:00Z">
              <w:rPr>
                <w:rFonts w:ascii="Book Antiqua" w:cs="Book Antiqua" w:eastAsia="Book Antiqua" w:hAnsi="Book Antiqua"/>
                <w:sz w:val="24"/>
                <w:szCs w:val="24"/>
              </w:rPr>
            </w:rPrChange>
          </w:rPr>
          <w:t>H</w:t>
        </w:r>
      </w:ins>
      <w:del w:id="1419" w:author="MUTILE WANYEE" w:date="2024-03-06T11:22:00Z">
        <w:r w:rsidDel="1A8DA4CF" w:rsidRPr="2EAEF32F">
          <w:rPr>
            <w:rFonts w:ascii="Book Antiqua" w:cs="Book Antiqua" w:eastAsia="Book Antiqua" w:hAnsi="Book Antiqua"/>
            <w:sz w:val="24"/>
            <w:szCs w:val="24"/>
            <w:rPrChange w:id="1420" w:author="MUTILE WANYEE" w:date="2024-03-01T12:23:00Z">
              <w:rPr>
                <w:rFonts w:ascii="Book Antiqua" w:cs="Book Antiqua" w:eastAsia="Book Antiqua" w:hAnsi="Book Antiqua"/>
                <w:sz w:val="24"/>
                <w:szCs w:val="24"/>
              </w:rPr>
            </w:rPrChange>
          </w:rPr>
          <w:delText>h</w:delText>
        </w:r>
      </w:del>
      <w:r w:rsidRPr="48BE7705">
        <w:rPr>
          <w:rFonts w:ascii="Book Antiqua" w:cs="Book Antiqua" w:eastAsia="Book Antiqua" w:hAnsi="Book Antiqua"/>
          <w:sz w:val="24"/>
          <w:szCs w:val="24"/>
          <w:rPrChange w:id="1421" w:author="MUTILE WANYEE" w:date="2024-03-01T12:23:00Z">
            <w:rPr>
              <w:rFonts w:ascii="Book Antiqua" w:cs="Book Antiqua" w:eastAsia="Book Antiqua" w:hAnsi="Book Antiqua"/>
              <w:sz w:val="24"/>
              <w:szCs w:val="24"/>
            </w:rPr>
          </w:rPrChange>
        </w:rPr>
        <w:t xml:space="preserve">ealth </w:t>
      </w:r>
      <w:ins w:id="1422" w:author="MUTILE WANYEE" w:date="2024-03-06T11:22:00Z">
        <w:r w:rsidR="5132AD13" w:rsidRPr="7B4D5738">
          <w:rPr>
            <w:rFonts w:ascii="Book Antiqua" w:cs="Book Antiqua" w:eastAsia="Book Antiqua" w:hAnsi="Book Antiqua"/>
            <w:sz w:val="24"/>
            <w:szCs w:val="24"/>
            <w:rPrChange w:id="1423" w:author="MUTILE WANYEE" w:date="2024-03-01T12:23:00Z">
              <w:rPr>
                <w:rFonts w:ascii="Book Antiqua" w:cs="Book Antiqua" w:eastAsia="Book Antiqua" w:hAnsi="Book Antiqua"/>
                <w:sz w:val="24"/>
                <w:szCs w:val="24"/>
              </w:rPr>
            </w:rPrChange>
          </w:rPr>
          <w:t>W</w:t>
        </w:r>
      </w:ins>
      <w:del w:id="1424" w:author="MUTILE WANYEE" w:date="2024-03-06T11:22:00Z">
        <w:r w:rsidDel="17B0AA97" w:rsidRPr="C7C60B4B">
          <w:rPr>
            <w:rFonts w:ascii="Book Antiqua" w:cs="Book Antiqua" w:eastAsia="Book Antiqua" w:hAnsi="Book Antiqua"/>
            <w:sz w:val="24"/>
            <w:szCs w:val="24"/>
            <w:rPrChange w:id="1425" w:author="MUTILE WANYEE" w:date="2024-03-01T12:23:00Z">
              <w:rPr>
                <w:rFonts w:ascii="Book Antiqua" w:cs="Book Antiqua" w:eastAsia="Book Antiqua" w:hAnsi="Book Antiqua"/>
                <w:sz w:val="24"/>
                <w:szCs w:val="24"/>
              </w:rPr>
            </w:rPrChange>
          </w:rPr>
          <w:delText>w</w:delText>
        </w:r>
      </w:del>
      <w:r w:rsidRPr="12491D14">
        <w:rPr>
          <w:rFonts w:ascii="Book Antiqua" w:cs="Book Antiqua" w:eastAsia="Book Antiqua" w:hAnsi="Book Antiqua"/>
          <w:sz w:val="24"/>
          <w:szCs w:val="24"/>
          <w:rPrChange w:id="1426" w:author="MUTILE WANYEE" w:date="2024-03-01T12:23:00Z">
            <w:rPr>
              <w:rFonts w:ascii="Book Antiqua" w:cs="Book Antiqua" w:eastAsia="Book Antiqua" w:hAnsi="Book Antiqua"/>
              <w:sz w:val="24"/>
              <w:szCs w:val="24"/>
            </w:rPr>
          </w:rPrChange>
        </w:rPr>
        <w:t>orker</w:t>
      </w:r>
      <w:ins w:id="1427" w:author="MUTILE WANYEE" w:date="2024-02-08T10:39:00Z">
        <w:r w:rsidR="C2CCD8B5" w:rsidRPr="D0C30B71">
          <w:rPr>
            <w:rFonts w:ascii="Book Antiqua" w:cs="Book Antiqua" w:eastAsia="Book Antiqua" w:hAnsi="Book Antiqua"/>
            <w:sz w:val="24"/>
            <w:szCs w:val="24"/>
            <w:rPrChange w:id="1428" w:author="MUTILE WANYEE" w:date="2024-03-01T12:23:00Z">
              <w:rPr>
                <w:rFonts w:ascii="Book Antiqua" w:cs="Book Antiqua" w:eastAsia="Book Antiqua" w:hAnsi="Book Antiqua"/>
                <w:sz w:val="24"/>
                <w:szCs w:val="24"/>
              </w:rPr>
            </w:rPrChange>
          </w:rPr>
          <w:t>s organisations</w:t>
        </w:r>
      </w:ins>
      <w:r w:rsidRPr="67899087">
        <w:rPr>
          <w:rFonts w:ascii="Book Antiqua" w:cs="Book Antiqua" w:eastAsia="Book Antiqua" w:hAnsi="Book Antiqua"/>
          <w:sz w:val="24"/>
          <w:szCs w:val="24"/>
          <w:rPrChange w:id="1429" w:author="MUTILE WANYEE" w:date="2024-03-01T12:23:00Z">
            <w:rPr>
              <w:rFonts w:ascii="Book Antiqua" w:cs="Book Antiqua" w:eastAsia="Book Antiqua" w:hAnsi="Book Antiqua"/>
              <w:sz w:val="24"/>
              <w:szCs w:val="24"/>
            </w:rPr>
          </w:rPrChange>
        </w:rPr>
        <w:t xml:space="preserve"> </w:t>
      </w:r>
      <w:del w:id="1430" w:author="MUTILE WANYEE" w:date="2024-02-08T10:39:00Z">
        <w:r w:rsidDel="7C4057F5" w:rsidRPr="B633C596">
          <w:rPr>
            <w:rFonts w:ascii="Book Antiqua" w:cs="Book Antiqua" w:eastAsia="Book Antiqua" w:hAnsi="Book Antiqua"/>
            <w:sz w:val="24"/>
            <w:szCs w:val="24"/>
            <w:rPrChange w:id="1431" w:author="MUTILE WANYEE" w:date="2024-03-01T12:23:00Z">
              <w:rPr>
                <w:rFonts w:ascii="Book Antiqua" w:cs="Book Antiqua" w:eastAsia="Book Antiqua" w:hAnsi="Book Antiqua"/>
                <w:sz w:val="24"/>
                <w:szCs w:val="24"/>
              </w:rPr>
            </w:rPrChange>
          </w:rPr>
          <w:delText xml:space="preserve">organizations </w:delText>
        </w:r>
      </w:del>
      <w:r w:rsidRPr="2609F5CA">
        <w:rPr>
          <w:rFonts w:ascii="Book Antiqua" w:cs="Book Antiqua" w:eastAsia="Book Antiqua" w:hAnsi="Book Antiqua"/>
          <w:sz w:val="24"/>
          <w:szCs w:val="24"/>
          <w:rPrChange w:id="1432" w:author="MUTILE WANYEE" w:date="2024-03-01T12:23:00Z">
            <w:rPr>
              <w:rFonts w:ascii="Book Antiqua" w:cs="Book Antiqua" w:eastAsia="Book Antiqua" w:hAnsi="Book Antiqua"/>
              <w:sz w:val="24"/>
              <w:szCs w:val="24"/>
            </w:rPr>
          </w:rPrChange>
        </w:rPr>
        <w:t xml:space="preserve">and </w:t>
      </w:r>
      <w:ins w:id="1433" w:author="MUTILE WANYEE" w:date="2024-03-06T11:22:00Z">
        <w:r w:rsidR="8CBEBDD8" w:rsidRPr="EB853EB3">
          <w:rPr>
            <w:rFonts w:ascii="Book Antiqua" w:cs="Book Antiqua" w:eastAsia="Book Antiqua" w:hAnsi="Book Antiqua"/>
            <w:sz w:val="24"/>
            <w:szCs w:val="24"/>
            <w:rPrChange w:id="1434" w:author="MUTILE WANYEE" w:date="2024-03-01T12:23:00Z">
              <w:rPr>
                <w:rFonts w:ascii="Book Antiqua" w:cs="Book Antiqua" w:eastAsia="Book Antiqua" w:hAnsi="Book Antiqua"/>
                <w:sz w:val="24"/>
                <w:szCs w:val="24"/>
              </w:rPr>
            </w:rPrChange>
          </w:rPr>
          <w:t>H</w:t>
        </w:r>
      </w:ins>
      <w:del w:id="1435" w:author="MUTILE WANYEE" w:date="2024-03-06T11:22:00Z">
        <w:r w:rsidDel="68B8EB2D" w:rsidRPr="06A9138F">
          <w:rPr>
            <w:rFonts w:ascii="Book Antiqua" w:cs="Book Antiqua" w:eastAsia="Book Antiqua" w:hAnsi="Book Antiqua"/>
            <w:sz w:val="24"/>
            <w:szCs w:val="24"/>
            <w:rPrChange w:id="1436" w:author="MUTILE WANYEE" w:date="2024-03-01T12:23:00Z">
              <w:rPr>
                <w:rFonts w:ascii="Book Antiqua" w:cs="Book Antiqua" w:eastAsia="Book Antiqua" w:hAnsi="Book Antiqua"/>
                <w:sz w:val="24"/>
                <w:szCs w:val="24"/>
              </w:rPr>
            </w:rPrChange>
          </w:rPr>
          <w:delText>h</w:delText>
        </w:r>
      </w:del>
      <w:r w:rsidRPr="E2788531">
        <w:rPr>
          <w:rFonts w:ascii="Book Antiqua" w:cs="Book Antiqua" w:eastAsia="Book Antiqua" w:hAnsi="Book Antiqua"/>
          <w:sz w:val="24"/>
          <w:szCs w:val="24"/>
          <w:rPrChange w:id="1437" w:author="MUTILE WANYEE" w:date="2024-03-01T12:23:00Z">
            <w:rPr>
              <w:rFonts w:ascii="Book Antiqua" w:cs="Book Antiqua" w:eastAsia="Book Antiqua" w:hAnsi="Book Antiqua"/>
              <w:sz w:val="24"/>
              <w:szCs w:val="24"/>
            </w:rPr>
          </w:rPrChange>
        </w:rPr>
        <w:t xml:space="preserve">ealth </w:t>
      </w:r>
      <w:ins w:id="1438" w:author="MUTILE WANYEE" w:date="2024-03-06T11:22:00Z">
        <w:r w:rsidR="DF295696" w:rsidRPr="6F148CC5">
          <w:rPr>
            <w:rFonts w:ascii="Book Antiqua" w:cs="Book Antiqua" w:eastAsia="Book Antiqua" w:hAnsi="Book Antiqua"/>
            <w:sz w:val="24"/>
            <w:szCs w:val="24"/>
            <w:rPrChange w:id="1439" w:author="MUTILE WANYEE" w:date="2024-03-01T12:23:00Z">
              <w:rPr>
                <w:rFonts w:ascii="Book Antiqua" w:cs="Book Antiqua" w:eastAsia="Book Antiqua" w:hAnsi="Book Antiqua"/>
                <w:sz w:val="24"/>
                <w:szCs w:val="24"/>
              </w:rPr>
            </w:rPrChange>
          </w:rPr>
          <w:t>P</w:t>
        </w:r>
      </w:ins>
      <w:del w:id="1440" w:author="MUTILE WANYEE" w:date="2024-03-06T11:22:00Z">
        <w:r w:rsidDel="3F4E6C76" w:rsidRPr="5636E370">
          <w:rPr>
            <w:rFonts w:ascii="Book Antiqua" w:cs="Book Antiqua" w:eastAsia="Book Antiqua" w:hAnsi="Book Antiqua"/>
            <w:sz w:val="24"/>
            <w:szCs w:val="24"/>
            <w:rPrChange w:id="1441" w:author="MUTILE WANYEE" w:date="2024-03-01T12:23:00Z">
              <w:rPr>
                <w:rFonts w:ascii="Book Antiqua" w:cs="Book Antiqua" w:eastAsia="Book Antiqua" w:hAnsi="Book Antiqua"/>
                <w:sz w:val="24"/>
                <w:szCs w:val="24"/>
              </w:rPr>
            </w:rPrChange>
          </w:rPr>
          <w:delText>p</w:delText>
        </w:r>
      </w:del>
      <w:r w:rsidRPr="AB0059B9">
        <w:rPr>
          <w:rFonts w:ascii="Book Antiqua" w:cs="Book Antiqua" w:eastAsia="Book Antiqua" w:hAnsi="Book Antiqua"/>
          <w:sz w:val="24"/>
          <w:szCs w:val="24"/>
          <w:rPrChange w:id="1442" w:author="MUTILE WANYEE" w:date="2024-03-01T12:23:00Z">
            <w:rPr>
              <w:rFonts w:ascii="Book Antiqua" w:cs="Book Antiqua" w:eastAsia="Book Antiqua" w:hAnsi="Book Antiqua"/>
              <w:sz w:val="24"/>
              <w:szCs w:val="24"/>
            </w:rPr>
          </w:rPrChange>
        </w:rPr>
        <w:t xml:space="preserve">rofessional </w:t>
      </w:r>
      <w:ins w:id="1443" w:author="MUTILE WANYEE" w:date="2024-03-06T11:22:00Z">
        <w:r w:rsidR="F79D83D2" w:rsidRPr="B177D41E">
          <w:rPr>
            <w:rFonts w:ascii="Book Antiqua" w:cs="Book Antiqua" w:eastAsia="Book Antiqua" w:hAnsi="Book Antiqua"/>
            <w:sz w:val="24"/>
            <w:szCs w:val="24"/>
            <w:rPrChange w:id="1444" w:author="MUTILE WANYEE" w:date="2024-03-01T12:23:00Z">
              <w:rPr>
                <w:rFonts w:ascii="Book Antiqua" w:cs="Book Antiqua" w:eastAsia="Book Antiqua" w:hAnsi="Book Antiqua"/>
                <w:sz w:val="24"/>
                <w:szCs w:val="24"/>
              </w:rPr>
            </w:rPrChange>
          </w:rPr>
          <w:t>C</w:t>
        </w:r>
      </w:ins>
      <w:del w:id="1445" w:author="MUTILE WANYEE" w:date="2024-03-06T11:22:00Z">
        <w:r w:rsidDel="C29B1DAF" w:rsidRPr="76E7CBC9">
          <w:rPr>
            <w:rFonts w:ascii="Book Antiqua" w:cs="Book Antiqua" w:eastAsia="Book Antiqua" w:hAnsi="Book Antiqua"/>
            <w:sz w:val="24"/>
            <w:szCs w:val="24"/>
            <w:rPrChange w:id="1446" w:author="MUTILE WANYEE" w:date="2024-03-01T12:23:00Z">
              <w:rPr>
                <w:rFonts w:ascii="Book Antiqua" w:cs="Book Antiqua" w:eastAsia="Book Antiqua" w:hAnsi="Book Antiqua"/>
                <w:sz w:val="24"/>
                <w:szCs w:val="24"/>
              </w:rPr>
            </w:rPrChange>
          </w:rPr>
          <w:delText>c</w:delText>
        </w:r>
      </w:del>
      <w:r w:rsidRPr="E81BAF69">
        <w:rPr>
          <w:rFonts w:ascii="Book Antiqua" w:cs="Book Antiqua" w:eastAsia="Book Antiqua" w:hAnsi="Book Antiqua"/>
          <w:sz w:val="24"/>
          <w:szCs w:val="24"/>
          <w:rPrChange w:id="1447" w:author="MUTILE WANYEE" w:date="2024-03-01T12:23:00Z">
            <w:rPr>
              <w:rFonts w:ascii="Book Antiqua" w:cs="Book Antiqua" w:eastAsia="Book Antiqua" w:hAnsi="Book Antiqua"/>
              <w:sz w:val="24"/>
              <w:szCs w:val="24"/>
            </w:rPr>
          </w:rPrChange>
        </w:rPr>
        <w:t>ouncils.</w:t>
      </w:r>
      <w:ins w:id="1448" w:author="MUTILE WANYEE" w:date="2024-03-06T11:22:00Z">
        <w:r w:rsidR="6D1E9675" w:rsidRPr="BE91FFDA">
          <w:rPr>
            <w:rFonts w:ascii="Book Antiqua" w:cs="Book Antiqua" w:eastAsia="Book Antiqua" w:hAnsi="Book Antiqua"/>
            <w:sz w:val="24"/>
            <w:szCs w:val="24"/>
            <w:rPrChange w:id="1449" w:author="MUTILE WANYEE" w:date="2024-03-01T12:23:00Z">
              <w:rPr>
                <w:rFonts w:ascii="Book Antiqua" w:cs="Book Antiqua" w:eastAsia="Book Antiqua" w:hAnsi="Book Antiqua"/>
                <w:sz w:val="24"/>
                <w:szCs w:val="24"/>
              </w:rPr>
            </w:rPrChange>
          </w:rPr>
          <w:t xml:space="preserve"> </w:t>
        </w:r>
      </w:ins>
    </w:p>
    <w:p>
      <w:pPr>
        <w:pStyle w:val="style0"/>
        <w:spacing w:after="0" w:lineRule="auto" w:line="276"/>
        <w:ind w:left="0" w:firstLine="0"/>
        <w:jc w:val="both"/>
        <w:rPr>
          <w:del w:id="1450" w:author="MUTILE WANYEE" w:date="2024-03-06T11:22:00Z"/>
          <w:rFonts w:ascii="Book Antiqua" w:cs="Book Antiqua" w:eastAsia="Book Antiqua" w:hAnsi="Times New Roman"/>
          <w:sz w:val="20"/>
          <w:szCs w:val="16"/>
          <w:shd w:val="clear" w:color="auto" w:fill="auto"/>
          <w:rPrChange w:id="1451" w:author="MUTILE WANYEE" w:date="2024-03-06T11:22:00Z">
            <w:rPr>
              <w:rFonts w:ascii="Book Antiqua" w:cs="Book Antiqua" w:eastAsia="Book Antiqua" w:hAnsi="Book Antiqua"/>
              <w:sz w:val="16"/>
              <w:szCs w:val="16"/>
            </w:rPr>
          </w:rPrChange>
        </w:rPr>
        <w:pPrChange w:id="1452" w:author="MUTILE WANYEE" w:date="2024-03-06T11:22:00Z">
          <w:pPr>
            <w:pStyle w:val="style0"/>
            <w:spacing w:after="0" w:lineRule="auto" w:line="276"/>
            <w:ind w:left="720" w:firstLine="0"/>
            <w:jc w:val="both"/>
          </w:pPr>
        </w:pPrChange>
      </w:pPr>
    </w:p>
    <w:p>
      <w:pPr>
        <w:pStyle w:val="style0"/>
        <w:spacing w:after="0" w:lineRule="auto" w:line="276"/>
        <w:jc w:val="both"/>
        <w:rPr>
          <w:rFonts w:ascii="Book Antiqua" w:cs="Book Antiqua" w:eastAsia="Book Antiqua" w:hAnsi="Book Antiqua"/>
          <w:sz w:val="24"/>
          <w:szCs w:val="24"/>
        </w:rPr>
      </w:pPr>
      <w:r w:rsidRPr="9FC4E41B">
        <w:rPr>
          <w:rFonts w:ascii="Book Antiqua" w:cs="Book Antiqua" w:eastAsia="Book Antiqua" w:hAnsi="Book Antiqua"/>
          <w:sz w:val="24"/>
          <w:szCs w:val="24"/>
          <w:rPrChange w:id="1453" w:author="MUTILE WANYEE" w:date="2024-03-01T12:23:00Z">
            <w:rPr>
              <w:rFonts w:ascii="Book Antiqua" w:cs="Book Antiqua" w:eastAsia="Book Antiqua" w:hAnsi="Book Antiqua"/>
              <w:sz w:val="24"/>
              <w:szCs w:val="24"/>
            </w:rPr>
          </w:rPrChange>
        </w:rPr>
        <w:t xml:space="preserve">The objective of the analysis was to produce evidence </w:t>
      </w:r>
      <w:ins w:id="1454" w:author="MUTILE WANYEE" w:date="2024-02-08T10:41:00Z">
        <w:r w:rsidR="7FA7D281" w:rsidRPr="456BEDEF">
          <w:rPr>
            <w:rFonts w:ascii="Book Antiqua" w:cs="Book Antiqua" w:eastAsia="Book Antiqua" w:hAnsi="Book Antiqua"/>
            <w:sz w:val="24"/>
            <w:szCs w:val="24"/>
            <w:rPrChange w:id="1455" w:author="MUTILE WANYEE" w:date="2024-03-01T12:23:00Z">
              <w:rPr>
                <w:rFonts w:ascii="Book Antiqua" w:cs="Book Antiqua" w:eastAsia="Book Antiqua" w:hAnsi="Book Antiqua"/>
                <w:sz w:val="24"/>
                <w:szCs w:val="24"/>
              </w:rPr>
            </w:rPrChange>
          </w:rPr>
          <w:t xml:space="preserve">on </w:t>
        </w:r>
      </w:ins>
      <w:del w:id="1456" w:author="MUTILE WANYEE" w:date="2024-02-08T10:41:00Z">
        <w:r w:rsidDel="31252B15" w:rsidRPr="119DD80F">
          <w:rPr>
            <w:rFonts w:ascii="Book Antiqua" w:cs="Book Antiqua" w:eastAsia="Book Antiqua" w:hAnsi="Book Antiqua"/>
            <w:sz w:val="24"/>
            <w:szCs w:val="24"/>
            <w:rPrChange w:id="1457" w:author="MUTILE WANYEE" w:date="2024-03-01T12:23:00Z">
              <w:rPr>
                <w:rFonts w:ascii="Book Antiqua" w:cs="Book Antiqua" w:eastAsia="Book Antiqua" w:hAnsi="Book Antiqua"/>
                <w:sz w:val="24"/>
                <w:szCs w:val="24"/>
              </w:rPr>
            </w:rPrChange>
          </w:rPr>
          <w:delText xml:space="preserve">of </w:delText>
        </w:r>
      </w:del>
      <w:r w:rsidRPr="5C77449E">
        <w:rPr>
          <w:rFonts w:ascii="Book Antiqua" w:cs="Book Antiqua" w:eastAsia="Book Antiqua" w:hAnsi="Book Antiqua"/>
          <w:sz w:val="24"/>
          <w:szCs w:val="24"/>
          <w:rPrChange w:id="1458" w:author="MUTILE WANYEE" w:date="2024-03-01T12:23:00Z">
            <w:rPr>
              <w:rFonts w:ascii="Book Antiqua" w:cs="Book Antiqua" w:eastAsia="Book Antiqua" w:hAnsi="Book Antiqua"/>
              <w:sz w:val="24"/>
              <w:szCs w:val="24"/>
            </w:rPr>
          </w:rPrChange>
        </w:rPr>
        <w:t>the state</w:t>
      </w:r>
      <w:ins w:id="1459" w:author="MUTILE WANYEE" w:date="2024-02-08T10:40:00Z">
        <w:r w:rsidR="5E5FC87B" w:rsidRPr="0C21D205">
          <w:rPr>
            <w:rFonts w:ascii="Book Antiqua" w:cs="Book Antiqua" w:eastAsia="Book Antiqua" w:hAnsi="Book Antiqua"/>
            <w:sz w:val="24"/>
            <w:szCs w:val="24"/>
            <w:rPrChange w:id="1460" w:author="MUTILE WANYEE" w:date="2024-03-01T12:23:00Z">
              <w:rPr>
                <w:rFonts w:ascii="Book Antiqua" w:cs="Book Antiqua" w:eastAsia="Book Antiqua" w:hAnsi="Book Antiqua"/>
                <w:sz w:val="24"/>
                <w:szCs w:val="24"/>
              </w:rPr>
            </w:rPrChange>
          </w:rPr>
          <w:t xml:space="preserve"> </w:t>
        </w:r>
      </w:ins>
      <w:del w:id="1461" w:author="MUTILE WANYEE" w:date="2024-02-08T10:40:00Z">
        <w:r w:rsidDel="E9DA9FE7" w:rsidRPr="03AACEBD">
          <w:rPr>
            <w:rFonts w:ascii="Book Antiqua" w:cs="Book Antiqua" w:eastAsia="Book Antiqua" w:hAnsi="Book Antiqua"/>
            <w:sz w:val="24"/>
            <w:szCs w:val="24"/>
            <w:rPrChange w:id="1462" w:author="MUTILE WANYEE" w:date="2024-03-01T12:23:00Z">
              <w:rPr>
                <w:rFonts w:ascii="Book Antiqua" w:cs="Book Antiqua" w:eastAsia="Book Antiqua" w:hAnsi="Book Antiqua"/>
                <w:sz w:val="24"/>
                <w:szCs w:val="24"/>
              </w:rPr>
            </w:rPrChange>
          </w:rPr>
          <w:delText xml:space="preserve"> of</w:delText>
        </w:r>
      </w:del>
      <w:r w:rsidRPr="F69D2E1D">
        <w:rPr>
          <w:rFonts w:ascii="Book Antiqua" w:cs="Book Antiqua" w:eastAsia="Book Antiqua" w:hAnsi="Book Antiqua"/>
          <w:sz w:val="24"/>
          <w:szCs w:val="24"/>
          <w:rPrChange w:id="1463" w:author="MUTILE WANYEE" w:date="2024-03-01T12:23:00Z">
            <w:rPr>
              <w:rFonts w:ascii="Book Antiqua" w:cs="Book Antiqua" w:eastAsia="Book Antiqua" w:hAnsi="Book Antiqua"/>
              <w:sz w:val="24"/>
              <w:szCs w:val="24"/>
            </w:rPr>
          </w:rPrChange>
        </w:rPr>
        <w:t xml:space="preserve"> HRH in the country as the foundation to the NHWA to guide in the development of a national and global dissemination plan </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del w:id="1464" w:author="MUTILE WANYEE" w:date="2024-03-06T11:26:00Z"/>
          <w:rFonts w:ascii="Book Antiqua" w:cs="Book Antiqua" w:eastAsia="Book Antiqua" w:hAnsi="Book Antiqua"/>
          <w:sz w:val="24"/>
          <w:szCs w:val="24"/>
          <w:rPrChange w:id="1465" w:author="MUTILE WANYEE" w:date="2024-03-01T12:23:00Z">
            <w:rPr>
              <w:rFonts w:ascii="Book Antiqua" w:cs="Book Antiqua" w:eastAsia="Book Antiqua" w:hAnsi="Book Antiqua"/>
              <w:sz w:val="24"/>
              <w:szCs w:val="24"/>
            </w:rPr>
          </w:rPrChange>
        </w:rPr>
      </w:pPr>
      <w:del w:id="1466" w:author="MUTILE WANYEE" w:date="2024-02-08T10:41:00Z">
        <w:r w:rsidDel="36D78AEE" w:rsidRPr="199A5B44">
          <w:rPr>
            <w:rFonts w:ascii="Book Antiqua" w:cs="Book Antiqua" w:eastAsia="Book Antiqua" w:hAnsi="Book Antiqua"/>
            <w:sz w:val="24"/>
            <w:szCs w:val="24"/>
            <w:rPrChange w:id="1467" w:author="MUTILE WANYEE" w:date="2024-03-01T12:23:00Z">
              <w:rPr>
                <w:rFonts w:ascii="Book Antiqua" w:cs="Book Antiqua" w:eastAsia="Book Antiqua" w:hAnsi="Book Antiqua"/>
                <w:sz w:val="24"/>
                <w:szCs w:val="24"/>
              </w:rPr>
            </w:rPrChange>
          </w:rPr>
          <w:delText xml:space="preserve">Prioritization </w:delText>
        </w:r>
      </w:del>
      <w:ins w:id="1468" w:author="MUTILE WANYEE" w:date="2024-02-08T10:41:00Z">
        <w:r w:rsidR="7419D308" w:rsidRPr="145BF0CE">
          <w:rPr>
            <w:rFonts w:ascii="Book Antiqua" w:cs="Book Antiqua" w:eastAsia="Book Antiqua" w:hAnsi="Book Antiqua"/>
            <w:sz w:val="24"/>
            <w:szCs w:val="24"/>
            <w:rPrChange w:id="1469" w:author="MUTILE WANYEE" w:date="2024-03-01T12:23:00Z">
              <w:rPr>
                <w:rFonts w:ascii="Book Antiqua" w:cs="Book Antiqua" w:eastAsia="Book Antiqua" w:hAnsi="Book Antiqua"/>
                <w:sz w:val="24"/>
                <w:szCs w:val="24"/>
              </w:rPr>
            </w:rPrChange>
          </w:rPr>
          <w:t xml:space="preserve">Prioritisation </w:t>
        </w:r>
      </w:ins>
      <w:r w:rsidRPr="E8A8912A">
        <w:rPr>
          <w:rFonts w:ascii="Book Antiqua" w:cs="Book Antiqua" w:eastAsia="Book Antiqua" w:hAnsi="Book Antiqua"/>
          <w:sz w:val="24"/>
          <w:szCs w:val="24"/>
          <w:rPrChange w:id="1470" w:author="MUTILE WANYEE" w:date="2024-03-01T12:23:00Z">
            <w:rPr>
              <w:rFonts w:ascii="Book Antiqua" w:cs="Book Antiqua" w:eastAsia="Book Antiqua" w:hAnsi="Book Antiqua"/>
              <w:sz w:val="24"/>
              <w:szCs w:val="24"/>
            </w:rPr>
          </w:rPrChange>
        </w:rPr>
        <w:t xml:space="preserve">of the NHWA indicators in the 10 modules was done based on the availability, accuracy, completeness, and </w:t>
      </w:r>
      <w:del w:id="1471" w:author="MUTILE WANYEE" w:date="2024-03-06T11:26:00Z">
        <w:r w:rsidDel="770A84E5" w:rsidRPr="7FD0FD82">
          <w:rPr>
            <w:rFonts w:ascii="Book Antiqua" w:cs="Book Antiqua" w:eastAsia="Book Antiqua" w:hAnsi="Book Antiqua"/>
            <w:sz w:val="24"/>
            <w:szCs w:val="24"/>
            <w:rPrChange w:id="1472" w:author="MUTILE WANYEE" w:date="2024-03-01T12:23:00Z">
              <w:rPr>
                <w:rFonts w:ascii="Book Antiqua" w:cs="Book Antiqua" w:eastAsia="Book Antiqua" w:hAnsi="Book Antiqua"/>
                <w:sz w:val="24"/>
                <w:szCs w:val="24"/>
              </w:rPr>
            </w:rPrChange>
          </w:rPr>
          <w:delText xml:space="preserve">efficacy </w:delText>
        </w:r>
      </w:del>
      <w:ins w:id="1473" w:author="MUTILE WANYEE" w:date="2024-03-06T11:26:00Z">
        <w:r w:rsidR="4204ED50" w:rsidRPr="E2CA4771">
          <w:rPr>
            <w:rFonts w:ascii="Book Antiqua" w:cs="Book Antiqua" w:eastAsia="Book Antiqua" w:hAnsi="Book Antiqua"/>
            <w:sz w:val="24"/>
            <w:szCs w:val="24"/>
            <w:rPrChange w:id="1474" w:author="MUTILE WANYEE" w:date="2024-03-01T12:23:00Z">
              <w:rPr>
                <w:rFonts w:ascii="Book Antiqua" w:cs="Book Antiqua" w:eastAsia="Book Antiqua" w:hAnsi="Book Antiqua"/>
                <w:sz w:val="24"/>
                <w:szCs w:val="24"/>
              </w:rPr>
            </w:rPrChange>
          </w:rPr>
          <w:t xml:space="preserve">quality </w:t>
        </w:r>
      </w:ins>
      <w:r w:rsidRPr="8B3F4FD7">
        <w:rPr>
          <w:rFonts w:ascii="Book Antiqua" w:cs="Book Antiqua" w:eastAsia="Book Antiqua" w:hAnsi="Book Antiqua"/>
          <w:sz w:val="24"/>
          <w:szCs w:val="24"/>
          <w:rPrChange w:id="1475" w:author="MUTILE WANYEE" w:date="2024-03-01T12:23:00Z">
            <w:rPr>
              <w:rFonts w:ascii="Book Antiqua" w:cs="Book Antiqua" w:eastAsia="Book Antiqua" w:hAnsi="Book Antiqua"/>
              <w:sz w:val="24"/>
              <w:szCs w:val="24"/>
            </w:rPr>
          </w:rPrChange>
        </w:rPr>
        <w:t xml:space="preserve">of data from all the databases in the Country within the government, the regulatory bodies and in the private sectors. </w:t>
      </w:r>
    </w:p>
    <w:p>
      <w:pPr>
        <w:pStyle w:val="style0"/>
        <w:spacing w:after="0" w:lineRule="auto" w:line="276"/>
        <w:jc w:val="both"/>
        <w:rPr>
          <w:del w:id="1476" w:author="MUTILE WANYEE" w:date="2024-03-06T11:26:00Z"/>
          <w:rFonts w:ascii="Book Antiqua" w:cs="Book Antiqua" w:eastAsia="Book Antiqua" w:hAnsi="Book Antiqua"/>
          <w:sz w:val="16"/>
          <w:szCs w:val="16"/>
          <w:rPrChange w:id="1477" w:author="MUTILE WANYEE" w:date="2024-03-01T12:23:00Z">
            <w:rPr>
              <w:rFonts w:ascii="Book Antiqua" w:cs="Book Antiqua" w:eastAsia="Book Antiqua" w:hAnsi="Book Antiqua"/>
              <w:sz w:val="16"/>
              <w:szCs w:val="16"/>
            </w:rPr>
          </w:rPrChange>
        </w:rPr>
      </w:pPr>
    </w:p>
    <w:p>
      <w:pPr>
        <w:pStyle w:val="style0"/>
        <w:spacing w:after="0" w:lineRule="auto" w:line="276"/>
        <w:jc w:val="both"/>
        <w:rPr>
          <w:rFonts w:ascii="Book Antiqua" w:cs="Book Antiqua" w:eastAsia="Book Antiqua" w:hAnsi="Times New Roman"/>
          <w:sz w:val="20"/>
          <w:szCs w:val="24"/>
          <w:shd w:val="clear" w:color="auto" w:fill="auto"/>
          <w:rPrChange w:id="1478" w:author="MUTILE WANYEE" w:date="2024-03-01T17:04:00Z">
            <w:rPr>
              <w:rFonts w:ascii="Book Antiqua" w:cs="Book Antiqua" w:eastAsia="Book Antiqua" w:hAnsi="Book Antiqua"/>
              <w:sz w:val="24"/>
              <w:szCs w:val="24"/>
            </w:rPr>
          </w:rPrChange>
        </w:rPr>
        <w:pPrChange w:id="1479" w:author="MUTILE WANYEE" w:date="2024-03-01T17:04:00Z">
          <w:pPr>
            <w:pStyle w:val="style0"/>
            <w:spacing w:after="0" w:lineRule="auto" w:line="240"/>
            <w:jc w:val="both"/>
          </w:pPr>
        </w:pPrChange>
      </w:pPr>
      <w:r w:rsidRPr="C4CBFAF0">
        <w:rPr>
          <w:rFonts w:ascii="Book Antiqua" w:cs="Book Antiqua" w:eastAsia="Book Antiqua" w:hAnsi="Book Antiqua"/>
          <w:sz w:val="24"/>
          <w:szCs w:val="24"/>
          <w:rPrChange w:id="1480" w:author="MUTILE WANYEE" w:date="2024-03-01T12:23:00Z">
            <w:rPr>
              <w:rFonts w:ascii="Book Antiqua" w:cs="Book Antiqua" w:eastAsia="Book Antiqua" w:hAnsi="Book Antiqua"/>
              <w:sz w:val="24"/>
              <w:szCs w:val="24"/>
            </w:rPr>
          </w:rPrChange>
        </w:rPr>
        <w:t>During the scoping analysis, data gaps were identified</w:t>
      </w:r>
      <w:ins w:id="1481" w:author="MUTILE WANYEE" w:date="2024-02-08T10:42:00Z">
        <w:r w:rsidR="FA1C9504" w:rsidRPr="D097FBC7">
          <w:rPr>
            <w:rFonts w:ascii="Book Antiqua" w:cs="Book Antiqua" w:eastAsia="Book Antiqua" w:hAnsi="Book Antiqua"/>
            <w:sz w:val="24"/>
            <w:szCs w:val="24"/>
            <w:rPrChange w:id="1482" w:author="MUTILE WANYEE" w:date="2024-03-01T12:23:00Z">
              <w:rPr>
                <w:rFonts w:ascii="Book Antiqua" w:cs="Book Antiqua" w:eastAsia="Book Antiqua" w:hAnsi="Book Antiqua"/>
                <w:sz w:val="24"/>
                <w:szCs w:val="24"/>
              </w:rPr>
            </w:rPrChange>
          </w:rPr>
          <w:t>,</w:t>
        </w:r>
      </w:ins>
      <w:r w:rsidRPr="4DE755B4">
        <w:rPr>
          <w:rFonts w:ascii="Book Antiqua" w:cs="Book Antiqua" w:eastAsia="Book Antiqua" w:hAnsi="Book Antiqua"/>
          <w:sz w:val="24"/>
          <w:szCs w:val="24"/>
          <w:rPrChange w:id="1483" w:author="MUTILE WANYEE" w:date="2024-03-01T12:23:00Z">
            <w:rPr>
              <w:rFonts w:ascii="Book Antiqua" w:cs="Book Antiqua" w:eastAsia="Book Antiqua" w:hAnsi="Book Antiqua"/>
              <w:sz w:val="24"/>
              <w:szCs w:val="24"/>
            </w:rPr>
          </w:rPrChange>
        </w:rPr>
        <w:t xml:space="preserve"> and key stakeholders were mandated with the specific efforts and responsibility of gathering the specific data in the various HRH data sources for </w:t>
      </w:r>
      <w:del w:id="1484" w:author="MUTILE WANYEE" w:date="2024-02-08T10:42:00Z">
        <w:r w:rsidDel="7FC65B22" w:rsidRPr="35E6C3AF">
          <w:rPr>
            <w:rFonts w:ascii="Book Antiqua" w:cs="Book Antiqua" w:eastAsia="Book Antiqua" w:hAnsi="Book Antiqua"/>
            <w:sz w:val="24"/>
            <w:szCs w:val="24"/>
            <w:rPrChange w:id="1485" w:author="MUTILE WANYEE" w:date="2024-03-01T12:23:00Z">
              <w:rPr>
                <w:rFonts w:ascii="Book Antiqua" w:cs="Book Antiqua" w:eastAsia="Book Antiqua" w:hAnsi="Book Antiqua"/>
                <w:sz w:val="24"/>
                <w:szCs w:val="24"/>
              </w:rPr>
            </w:rPrChange>
          </w:rPr>
          <w:delText xml:space="preserve">utilization </w:delText>
        </w:r>
      </w:del>
      <w:ins w:id="1486" w:author="MUTILE WANYEE" w:date="2024-02-08T10:42:00Z">
        <w:r w:rsidR="E3A50598" w:rsidRPr="29C39EBC">
          <w:rPr>
            <w:rFonts w:ascii="Book Antiqua" w:cs="Book Antiqua" w:eastAsia="Book Antiqua" w:hAnsi="Book Antiqua"/>
            <w:sz w:val="24"/>
            <w:szCs w:val="24"/>
            <w:rPrChange w:id="1487" w:author="MUTILE WANYEE" w:date="2024-03-01T12:23:00Z">
              <w:rPr>
                <w:rFonts w:ascii="Book Antiqua" w:cs="Book Antiqua" w:eastAsia="Book Antiqua" w:hAnsi="Book Antiqua"/>
                <w:sz w:val="24"/>
                <w:szCs w:val="24"/>
              </w:rPr>
            </w:rPrChange>
          </w:rPr>
          <w:t xml:space="preserve">utilisation </w:t>
        </w:r>
      </w:ins>
      <w:r w:rsidRPr="4BFD695A">
        <w:rPr>
          <w:rFonts w:ascii="Book Antiqua" w:cs="Book Antiqua" w:eastAsia="Book Antiqua" w:hAnsi="Book Antiqua"/>
          <w:sz w:val="24"/>
          <w:szCs w:val="24"/>
          <w:rPrChange w:id="1488" w:author="MUTILE WANYEE" w:date="2024-03-01T12:23:00Z">
            <w:rPr>
              <w:rFonts w:ascii="Book Antiqua" w:cs="Book Antiqua" w:eastAsia="Book Antiqua" w:hAnsi="Book Antiqua"/>
              <w:sz w:val="24"/>
              <w:szCs w:val="24"/>
            </w:rPr>
          </w:rPrChange>
        </w:rPr>
        <w:t>during the next steps.</w:t>
      </w:r>
    </w:p>
    <w:p>
      <w:pPr>
        <w:pStyle w:val="style0"/>
        <w:spacing w:after="0" w:lineRule="auto" w:line="276"/>
        <w:jc w:val="both"/>
        <w:rPr>
          <w:rFonts w:ascii="Book Antiqua" w:cs="Book Antiqua" w:eastAsia="Book Antiqua" w:hAnsi="Times New Roman"/>
          <w:b w:val="false"/>
          <w:sz w:val="20"/>
          <w:szCs w:val="16"/>
          <w:shd w:val="clear" w:color="auto" w:fill="auto"/>
          <w:rPrChange w:id="1489" w:author="MUTILE WANYEE" w:date="2024-03-01T17:04:00Z">
            <w:rPr>
              <w:rFonts w:ascii="Book Antiqua" w:cs="Book Antiqua" w:eastAsia="Book Antiqua" w:hAnsi="Book Antiqua"/>
              <w:b/>
              <w:sz w:val="16"/>
              <w:szCs w:val="16"/>
            </w:rPr>
          </w:rPrChange>
        </w:rPr>
        <w:pPrChange w:id="1490" w:author="MUTILE WANYEE" w:date="2024-03-01T17:04:00Z">
          <w:pPr>
            <w:pStyle w:val="style0"/>
            <w:spacing w:after="0" w:lineRule="auto" w:line="240"/>
            <w:jc w:val="both"/>
          </w:pPr>
        </w:pPrChange>
      </w:pPr>
      <w:r w:rsidRPr="1A3290F9">
        <w:rPr>
          <w:rFonts w:ascii="Book Antiqua" w:cs="Book Antiqua" w:eastAsia="Book Antiqua" w:hAnsi="Book Antiqua"/>
          <w:b/>
          <w:sz w:val="24"/>
          <w:szCs w:val="24"/>
          <w:rPrChange w:id="1491" w:author="MUTILE WANYEE" w:date="2024-03-01T12:23:00Z">
            <w:rPr>
              <w:rFonts w:ascii="Book Antiqua" w:cs="Book Antiqua" w:eastAsia="Book Antiqua" w:hAnsi="Book Antiqua"/>
              <w:b/>
              <w:sz w:val="24"/>
              <w:szCs w:val="24"/>
            </w:rPr>
          </w:rPrChange>
        </w:rPr>
        <w:t> </w:t>
      </w:r>
    </w:p>
    <w:p>
      <w:pPr>
        <w:pStyle w:val="style0"/>
        <w:spacing w:after="0" w:lineRule="auto" w:line="276"/>
        <w:ind w:left="0" w:firstLine="0"/>
        <w:jc w:val="both"/>
        <w:rPr>
          <w:rFonts w:ascii="Book Antiqua" w:cs="Book Antiqua" w:eastAsia="Book Antiqua" w:hAnsi="Times New Roman"/>
          <w:b w:val="false"/>
          <w:i w:val="false"/>
          <w:sz w:val="20"/>
          <w:szCs w:val="24"/>
          <w:shd w:val="clear" w:color="auto" w:fill="auto"/>
          <w:rPrChange w:id="1492" w:author="MUTILE WANYEE" w:date="2024-03-06T11:27:00Z">
            <w:rPr>
              <w:rFonts w:ascii="Book Antiqua" w:cs="Book Antiqua" w:eastAsia="Book Antiqua" w:hAnsi="Book Antiqua"/>
              <w:b/>
              <w:i/>
              <w:sz w:val="24"/>
              <w:szCs w:val="24"/>
            </w:rPr>
          </w:rPrChange>
        </w:rPr>
        <w:pPrChange w:id="1493" w:author="MUTILE WANYEE" w:date="2024-03-06T11:27:00Z">
          <w:pPr>
            <w:pStyle w:val="style0"/>
            <w:spacing w:after="0" w:lineRule="auto" w:line="276"/>
            <w:ind w:left="720" w:firstLine="0"/>
            <w:jc w:val="both"/>
          </w:pPr>
        </w:pPrChange>
      </w:pPr>
      <w:r w:rsidRPr="33491B64">
        <w:rPr>
          <w:rFonts w:ascii="Book Antiqua" w:cs="Book Antiqua" w:eastAsia="Book Antiqua" w:hAnsi="Book Antiqua"/>
          <w:b/>
          <w:i/>
          <w:sz w:val="24"/>
          <w:szCs w:val="24"/>
          <w:rPrChange w:id="1494" w:author="MUTILE WANYEE" w:date="2024-03-01T12:23:00Z">
            <w:rPr>
              <w:rFonts w:ascii="Book Antiqua" w:cs="Book Antiqua" w:eastAsia="Book Antiqua" w:hAnsi="Book Antiqua"/>
              <w:b/>
              <w:i/>
              <w:sz w:val="24"/>
              <w:szCs w:val="24"/>
            </w:rPr>
          </w:rPrChange>
        </w:rPr>
        <w:t>3.2.8 Legal Framework</w:t>
      </w:r>
    </w:p>
    <w:p>
      <w:pPr>
        <w:pStyle w:val="style0"/>
        <w:spacing w:after="0" w:lineRule="auto" w:line="276"/>
        <w:jc w:val="both"/>
        <w:rPr>
          <w:rFonts w:ascii="Book Antiqua" w:cs="Book Antiqua" w:eastAsia="Book Antiqua" w:hAnsi="Book Antiqua"/>
          <w:sz w:val="24"/>
          <w:szCs w:val="24"/>
        </w:rPr>
      </w:pPr>
      <w:r w:rsidRPr="EDC67D91">
        <w:rPr>
          <w:rFonts w:ascii="Book Antiqua" w:cs="Book Antiqua" w:eastAsia="Book Antiqua" w:hAnsi="Book Antiqua"/>
          <w:sz w:val="24"/>
          <w:szCs w:val="24"/>
          <w:rPrChange w:id="1495" w:author="MUTILE WANYEE" w:date="2024-03-01T12:23:00Z">
            <w:rPr>
              <w:rFonts w:ascii="Book Antiqua" w:cs="Book Antiqua" w:eastAsia="Book Antiqua" w:hAnsi="Book Antiqua"/>
              <w:sz w:val="24"/>
              <w:szCs w:val="24"/>
            </w:rPr>
          </w:rPrChange>
        </w:rPr>
        <w:t>The need for a legal framework emanates from the recognition that there are diversified sources of the health workforce data with differing levels of confidentiality. Some of the key sources include –</w:t>
      </w:r>
    </w:p>
    <w:p>
      <w:pPr>
        <w:pStyle w:val="style0"/>
        <w:numPr>
          <w:ilvl w:val="0"/>
          <w:numId w:val="15"/>
        </w:numPr>
        <w:spacing w:after="0" w:lineRule="auto" w:line="276"/>
        <w:ind w:left="720" w:hanging="360"/>
        <w:jc w:val="both"/>
        <w:rPr>
          <w:color w:val="auto"/>
          <w:sz w:val="20"/>
          <w:szCs w:val="24"/>
          <w:rPrChange w:id="1496" w:author="MUTILE WANYEE" w:date="2024-03-01T17:04:00Z">
            <w:rPr>
              <w:color w:val="000000"/>
              <w:sz w:val="24"/>
              <w:szCs w:val="24"/>
            </w:rPr>
          </w:rPrChange>
        </w:rPr>
        <w:pPrChange w:id="1497" w:author="MUTILE WANYEE" w:date="2024-03-01T17:04:00Z">
          <w:pPr>
            <w:pStyle w:val="style0"/>
            <w:numPr>
              <w:ilvl w:val="0"/>
              <w:numId w:val="15"/>
            </w:numPr>
            <w:spacing w:after="0" w:lineRule="auto" w:line="240"/>
            <w:ind w:left="720" w:hanging="360"/>
            <w:jc w:val="both"/>
          </w:pPr>
        </w:pPrChange>
      </w:pPr>
      <w:r w:rsidRPr="1948D12D">
        <w:rPr>
          <w:rFonts w:ascii="Book Antiqua" w:cs="Book Antiqua" w:eastAsia="Book Antiqua" w:hAnsi="Book Antiqua"/>
          <w:color w:val="000000"/>
          <w:sz w:val="24"/>
          <w:szCs w:val="24"/>
          <w:rPrChange w:id="1498" w:author="MUTILE WANYEE" w:date="2024-03-01T12:23:00Z">
            <w:rPr>
              <w:rFonts w:ascii="Book Antiqua" w:cs="Book Antiqua" w:eastAsia="Book Antiqua" w:hAnsi="Book Antiqua"/>
              <w:color w:val="000000"/>
              <w:sz w:val="24"/>
              <w:szCs w:val="24"/>
            </w:rPr>
          </w:rPrChange>
        </w:rPr>
        <w:t xml:space="preserve">Ministry of Health (Number of publicly employed, HR by cadre and level of care); </w:t>
      </w:r>
    </w:p>
    <w:p>
      <w:pPr>
        <w:pStyle w:val="style0"/>
        <w:numPr>
          <w:ilvl w:val="0"/>
          <w:numId w:val="15"/>
        </w:numPr>
        <w:spacing w:after="0" w:lineRule="auto" w:line="276"/>
        <w:ind w:left="720" w:hanging="360"/>
        <w:jc w:val="both"/>
        <w:rPr>
          <w:color w:val="auto"/>
          <w:sz w:val="20"/>
          <w:szCs w:val="24"/>
          <w:rPrChange w:id="1499" w:author="MUTILE WANYEE" w:date="2024-03-01T17:04:00Z">
            <w:rPr>
              <w:color w:val="000000"/>
              <w:sz w:val="24"/>
              <w:szCs w:val="24"/>
            </w:rPr>
          </w:rPrChange>
        </w:rPr>
        <w:pPrChange w:id="1500" w:author="MUTILE WANYEE" w:date="2024-03-01T17:04:00Z">
          <w:pPr>
            <w:pStyle w:val="style0"/>
            <w:numPr>
              <w:ilvl w:val="0"/>
              <w:numId w:val="15"/>
            </w:numPr>
            <w:spacing w:after="0" w:lineRule="auto" w:line="240"/>
            <w:ind w:left="720" w:hanging="360"/>
            <w:jc w:val="both"/>
          </w:pPr>
        </w:pPrChange>
      </w:pPr>
      <w:r w:rsidRPr="703656EA">
        <w:rPr>
          <w:rFonts w:ascii="Book Antiqua" w:cs="Book Antiqua" w:eastAsia="Book Antiqua" w:hAnsi="Book Antiqua"/>
          <w:color w:val="000000"/>
          <w:sz w:val="24"/>
          <w:szCs w:val="24"/>
          <w:rPrChange w:id="1501" w:author="MUTILE WANYEE" w:date="2024-03-01T12:23:00Z">
            <w:rPr>
              <w:rFonts w:ascii="Book Antiqua" w:cs="Book Antiqua" w:eastAsia="Book Antiqua" w:hAnsi="Book Antiqua"/>
              <w:color w:val="000000"/>
              <w:sz w:val="24"/>
              <w:szCs w:val="24"/>
            </w:rPr>
          </w:rPrChange>
        </w:rPr>
        <w:t xml:space="preserve">Ministry of Education (Training institutions, Admissions, graduates, trainers); </w:t>
      </w:r>
    </w:p>
    <w:p>
      <w:pPr>
        <w:pStyle w:val="style0"/>
        <w:numPr>
          <w:ilvl w:val="0"/>
          <w:numId w:val="15"/>
        </w:numPr>
        <w:spacing w:after="0" w:lineRule="auto" w:line="276"/>
        <w:ind w:left="720" w:hanging="360"/>
        <w:jc w:val="both"/>
        <w:rPr>
          <w:color w:val="auto"/>
          <w:sz w:val="20"/>
          <w:szCs w:val="24"/>
          <w:rPrChange w:id="1502" w:author="MUTILE WANYEE" w:date="2024-03-01T17:04:00Z">
            <w:rPr>
              <w:color w:val="000000"/>
              <w:sz w:val="24"/>
              <w:szCs w:val="24"/>
            </w:rPr>
          </w:rPrChange>
        </w:rPr>
        <w:pPrChange w:id="1503" w:author="MUTILE WANYEE" w:date="2024-03-01T17:04:00Z">
          <w:pPr>
            <w:pStyle w:val="style0"/>
            <w:numPr>
              <w:ilvl w:val="0"/>
              <w:numId w:val="15"/>
            </w:numPr>
            <w:spacing w:after="0" w:lineRule="auto" w:line="240"/>
            <w:ind w:left="720" w:hanging="360"/>
            <w:jc w:val="both"/>
          </w:pPr>
        </w:pPrChange>
      </w:pPr>
      <w:r w:rsidRPr="C34DE958">
        <w:rPr>
          <w:rFonts w:ascii="Book Antiqua" w:cs="Book Antiqua" w:eastAsia="Book Antiqua" w:hAnsi="Book Antiqua"/>
          <w:color w:val="000000"/>
          <w:sz w:val="24"/>
          <w:szCs w:val="24"/>
          <w:rPrChange w:id="1504" w:author="MUTILE WANYEE" w:date="2024-03-01T12:23:00Z">
            <w:rPr>
              <w:rFonts w:ascii="Book Antiqua" w:cs="Book Antiqua" w:eastAsia="Book Antiqua" w:hAnsi="Book Antiqua"/>
              <w:color w:val="000000"/>
              <w:sz w:val="24"/>
              <w:szCs w:val="24"/>
            </w:rPr>
          </w:rPrChange>
        </w:rPr>
        <w:t xml:space="preserve">Professional organisations (Number of registered health workers by age, gender); </w:t>
      </w:r>
    </w:p>
    <w:p>
      <w:pPr>
        <w:pStyle w:val="style0"/>
        <w:numPr>
          <w:ilvl w:val="0"/>
          <w:numId w:val="15"/>
        </w:numPr>
        <w:spacing w:after="0" w:lineRule="auto" w:line="276"/>
        <w:ind w:left="720" w:hanging="360"/>
        <w:jc w:val="both"/>
        <w:rPr>
          <w:color w:val="auto"/>
          <w:sz w:val="20"/>
          <w:szCs w:val="24"/>
          <w:rPrChange w:id="1505" w:author="MUTILE WANYEE" w:date="2024-03-01T17:04:00Z">
            <w:rPr>
              <w:color w:val="000000"/>
              <w:sz w:val="24"/>
              <w:szCs w:val="24"/>
            </w:rPr>
          </w:rPrChange>
        </w:rPr>
        <w:pPrChange w:id="1506" w:author="MUTILE WANYEE" w:date="2024-03-01T17:04:00Z">
          <w:pPr>
            <w:pStyle w:val="style0"/>
            <w:numPr>
              <w:ilvl w:val="0"/>
              <w:numId w:val="15"/>
            </w:numPr>
            <w:spacing w:after="0" w:lineRule="auto" w:line="240"/>
            <w:ind w:left="720" w:hanging="360"/>
            <w:jc w:val="both"/>
          </w:pPr>
        </w:pPrChange>
      </w:pPr>
      <w:r w:rsidRPr="E10D29B6">
        <w:rPr>
          <w:rFonts w:ascii="Book Antiqua" w:cs="Book Antiqua" w:eastAsia="Book Antiqua" w:hAnsi="Book Antiqua"/>
          <w:color w:val="000000"/>
          <w:sz w:val="24"/>
          <w:szCs w:val="24"/>
          <w:rPrChange w:id="1507" w:author="MUTILE WANYEE" w:date="2024-03-01T12:23:00Z">
            <w:rPr>
              <w:rFonts w:ascii="Book Antiqua" w:cs="Book Antiqua" w:eastAsia="Book Antiqua" w:hAnsi="Book Antiqua"/>
              <w:color w:val="000000"/>
              <w:sz w:val="24"/>
              <w:szCs w:val="24"/>
            </w:rPr>
          </w:rPrChange>
        </w:rPr>
        <w:t xml:space="preserve">Private sector - FBO, PFP (Number of health workers working in private sector); </w:t>
      </w:r>
    </w:p>
    <w:p>
      <w:pPr>
        <w:pStyle w:val="style0"/>
        <w:numPr>
          <w:ilvl w:val="0"/>
          <w:numId w:val="15"/>
        </w:numPr>
        <w:spacing w:after="0" w:lineRule="auto" w:line="276"/>
        <w:ind w:left="720" w:hanging="360"/>
        <w:jc w:val="both"/>
        <w:rPr>
          <w:color w:val="auto"/>
          <w:sz w:val="20"/>
          <w:szCs w:val="24"/>
          <w:rPrChange w:id="1508" w:author="MUTILE WANYEE" w:date="2024-03-01T17:04:00Z">
            <w:rPr>
              <w:color w:val="000000"/>
              <w:sz w:val="24"/>
              <w:szCs w:val="24"/>
            </w:rPr>
          </w:rPrChange>
        </w:rPr>
        <w:pPrChange w:id="1509" w:author="MUTILE WANYEE" w:date="2024-03-01T17:04:00Z">
          <w:pPr>
            <w:pStyle w:val="style0"/>
            <w:numPr>
              <w:ilvl w:val="0"/>
              <w:numId w:val="15"/>
            </w:numPr>
            <w:spacing w:after="0" w:lineRule="auto" w:line="240"/>
            <w:ind w:left="720" w:hanging="360"/>
            <w:jc w:val="both"/>
          </w:pPr>
        </w:pPrChange>
      </w:pPr>
      <w:r w:rsidRPr="866E0702">
        <w:rPr>
          <w:rFonts w:ascii="Book Antiqua" w:cs="Book Antiqua" w:eastAsia="Book Antiqua" w:hAnsi="Book Antiqua"/>
          <w:color w:val="000000"/>
          <w:sz w:val="24"/>
          <w:szCs w:val="24"/>
          <w:rPrChange w:id="1510" w:author="MUTILE WANYEE" w:date="2024-03-01T12:23:00Z">
            <w:rPr>
              <w:rFonts w:ascii="Book Antiqua" w:cs="Book Antiqua" w:eastAsia="Book Antiqua" w:hAnsi="Book Antiqua"/>
              <w:color w:val="000000"/>
              <w:sz w:val="24"/>
              <w:szCs w:val="24"/>
            </w:rPr>
          </w:rPrChange>
        </w:rPr>
        <w:t xml:space="preserve">Other related sectors (Number of health workers working in these sectors); </w:t>
      </w:r>
    </w:p>
    <w:p>
      <w:pPr>
        <w:pStyle w:val="style0"/>
        <w:numPr>
          <w:ilvl w:val="0"/>
          <w:numId w:val="15"/>
        </w:numPr>
        <w:spacing w:after="0" w:lineRule="auto" w:line="276"/>
        <w:ind w:left="720" w:hanging="360"/>
        <w:jc w:val="both"/>
        <w:rPr>
          <w:color w:val="auto"/>
          <w:sz w:val="20"/>
          <w:szCs w:val="24"/>
          <w:rPrChange w:id="1511" w:author="MUTILE WANYEE" w:date="2024-03-01T17:04:00Z">
            <w:rPr>
              <w:color w:val="000000"/>
              <w:sz w:val="24"/>
              <w:szCs w:val="24"/>
            </w:rPr>
          </w:rPrChange>
        </w:rPr>
        <w:pPrChange w:id="1512" w:author="MUTILE WANYEE" w:date="2024-03-01T17:04:00Z">
          <w:pPr>
            <w:pStyle w:val="style0"/>
            <w:numPr>
              <w:ilvl w:val="0"/>
              <w:numId w:val="15"/>
            </w:numPr>
            <w:spacing w:after="0" w:lineRule="auto" w:line="240"/>
            <w:ind w:left="720" w:hanging="360"/>
            <w:jc w:val="both"/>
          </w:pPr>
        </w:pPrChange>
      </w:pPr>
      <w:r w:rsidRPr="239D75F5">
        <w:rPr>
          <w:rFonts w:ascii="Book Antiqua" w:cs="Book Antiqua" w:eastAsia="Book Antiqua" w:hAnsi="Book Antiqua"/>
          <w:color w:val="000000"/>
          <w:sz w:val="24"/>
          <w:szCs w:val="24"/>
          <w:rPrChange w:id="1513" w:author="MUTILE WANYEE" w:date="2024-03-01T12:23:00Z">
            <w:rPr>
              <w:rFonts w:ascii="Book Antiqua" w:cs="Book Antiqua" w:eastAsia="Book Antiqua" w:hAnsi="Book Antiqua"/>
              <w:color w:val="000000"/>
              <w:sz w:val="24"/>
              <w:szCs w:val="24"/>
            </w:rPr>
          </w:rPrChange>
        </w:rPr>
        <w:t xml:space="preserve">Ministry of Finance (Average annual earning of health workers). </w:t>
      </w:r>
    </w:p>
    <w:p>
      <w:pPr>
        <w:pStyle w:val="style0"/>
        <w:spacing w:after="0" w:lineRule="auto" w:line="276"/>
        <w:jc w:val="both"/>
        <w:rPr>
          <w:del w:id="1514" w:author="MUTILE WANYEE" w:date="2024-03-06T11:32:00Z"/>
          <w:rFonts w:ascii="Book Antiqua" w:cs="Book Antiqua" w:eastAsia="Book Antiqua" w:hAnsi="Times New Roman"/>
          <w:sz w:val="16"/>
          <w:szCs w:val="16"/>
          <w:shd w:val="clear" w:color="auto" w:fill="auto"/>
          <w:rPrChange w:id="1515" w:author="MUTILE WANYEE" w:date="2024-03-01T17:04:00Z">
            <w:rPr>
              <w:rFonts w:ascii="Book Antiqua" w:cs="Book Antiqua" w:eastAsia="Book Antiqua" w:hAnsi="Book Antiqua"/>
              <w:sz w:val="24"/>
              <w:szCs w:val="24"/>
            </w:rPr>
          </w:rPrChange>
        </w:rPr>
        <w:pPrChange w:id="1516" w:author="MUTILE WANYEE" w:date="2024-03-01T17:04:00Z">
          <w:pPr>
            <w:pStyle w:val="style0"/>
            <w:spacing w:after="0" w:lineRule="auto" w:line="240"/>
            <w:jc w:val="both"/>
          </w:pPr>
        </w:pPrChange>
      </w:pPr>
    </w:p>
    <w:p>
      <w:pPr>
        <w:pStyle w:val="style0"/>
        <w:spacing w:after="0" w:lineRule="auto" w:line="276"/>
        <w:jc w:val="both"/>
        <w:rPr>
          <w:rFonts w:ascii="Book Antiqua" w:cs="Book Antiqua" w:eastAsia="Book Antiqua" w:hAnsi="Times New Roman"/>
          <w:sz w:val="20"/>
          <w:szCs w:val="24"/>
          <w:shd w:val="clear" w:color="auto" w:fill="auto"/>
          <w:rPrChange w:id="1517" w:author="MUTILE WANYEE" w:date="2024-03-01T17:04:00Z">
            <w:rPr>
              <w:rFonts w:ascii="Book Antiqua" w:cs="Book Antiqua" w:eastAsia="Book Antiqua" w:hAnsi="Book Antiqua"/>
              <w:sz w:val="24"/>
              <w:szCs w:val="24"/>
            </w:rPr>
          </w:rPrChange>
        </w:rPr>
        <w:pPrChange w:id="1518" w:author="MUTILE WANYEE" w:date="2024-03-01T17:04:00Z">
          <w:pPr>
            <w:pStyle w:val="style0"/>
            <w:spacing w:after="0" w:lineRule="auto" w:line="240"/>
            <w:jc w:val="both"/>
          </w:pPr>
        </w:pPrChange>
      </w:pPr>
      <w:r w:rsidRPr="AA3AC8AD">
        <w:rPr>
          <w:rFonts w:ascii="Book Antiqua" w:cs="Book Antiqua" w:eastAsia="Book Antiqua" w:hAnsi="Book Antiqua"/>
          <w:sz w:val="24"/>
          <w:szCs w:val="24"/>
          <w:rPrChange w:id="1519" w:author="MUTILE WANYEE" w:date="2024-03-01T12:23:00Z">
            <w:rPr>
              <w:rFonts w:ascii="Book Antiqua" w:cs="Book Antiqua" w:eastAsia="Book Antiqua" w:hAnsi="Book Antiqua"/>
              <w:sz w:val="24"/>
              <w:szCs w:val="24"/>
            </w:rPr>
          </w:rPrChange>
        </w:rPr>
        <w:t>The objectives of the legal framework development are to:</w:t>
      </w:r>
    </w:p>
    <w:p>
      <w:pPr>
        <w:pStyle w:val="style0"/>
        <w:numPr>
          <w:ilvl w:val="0"/>
          <w:numId w:val="16"/>
        </w:numPr>
        <w:spacing w:after="0" w:lineRule="auto" w:line="276"/>
        <w:ind w:left="720" w:hanging="360"/>
        <w:jc w:val="both"/>
        <w:rPr>
          <w:sz w:val="20"/>
          <w:szCs w:val="24"/>
          <w:rPrChange w:id="1520" w:author="MUTILE WANYEE" w:date="2024-03-01T17:04:00Z">
            <w:rPr>
              <w:sz w:val="24"/>
              <w:szCs w:val="24"/>
            </w:rPr>
          </w:rPrChange>
        </w:rPr>
        <w:pPrChange w:id="1521" w:author="MUTILE WANYEE" w:date="2024-03-01T17:04:00Z">
          <w:pPr>
            <w:pStyle w:val="style0"/>
            <w:numPr>
              <w:ilvl w:val="0"/>
              <w:numId w:val="16"/>
            </w:numPr>
            <w:spacing w:after="0" w:lineRule="auto" w:line="240"/>
            <w:ind w:left="720" w:hanging="360"/>
            <w:jc w:val="both"/>
          </w:pPr>
        </w:pPrChange>
      </w:pPr>
      <w:r w:rsidRPr="8A2E9973">
        <w:rPr>
          <w:rFonts w:ascii="Book Antiqua" w:cs="Book Antiqua" w:eastAsia="Book Antiqua" w:hAnsi="Book Antiqua"/>
          <w:sz w:val="24"/>
          <w:szCs w:val="24"/>
          <w:rPrChange w:id="1522" w:author="MUTILE WANYEE" w:date="2024-03-01T12:23:00Z">
            <w:rPr>
              <w:rFonts w:ascii="Book Antiqua" w:cs="Book Antiqua" w:eastAsia="Book Antiqua" w:hAnsi="Book Antiqua"/>
              <w:sz w:val="24"/>
              <w:szCs w:val="24"/>
            </w:rPr>
          </w:rPrChange>
        </w:rPr>
        <w:t xml:space="preserve">Assess national legal environment for governance of the multistakeholder working group, data protection rules and regulations </w:t>
      </w:r>
    </w:p>
    <w:p>
      <w:pPr>
        <w:pStyle w:val="style0"/>
        <w:numPr>
          <w:ilvl w:val="0"/>
          <w:numId w:val="16"/>
        </w:numPr>
        <w:spacing w:after="0" w:lineRule="auto" w:line="276"/>
        <w:ind w:left="720" w:hanging="360"/>
        <w:jc w:val="both"/>
        <w:rPr>
          <w:sz w:val="20"/>
          <w:szCs w:val="24"/>
          <w:rPrChange w:id="1523" w:author="MUTILE WANYEE" w:date="2024-03-01T17:04:00Z">
            <w:rPr>
              <w:sz w:val="24"/>
              <w:szCs w:val="24"/>
            </w:rPr>
          </w:rPrChange>
        </w:rPr>
        <w:pPrChange w:id="1524" w:author="MUTILE WANYEE" w:date="2024-03-01T17:04:00Z">
          <w:pPr>
            <w:pStyle w:val="style0"/>
            <w:numPr>
              <w:ilvl w:val="0"/>
              <w:numId w:val="16"/>
            </w:numPr>
            <w:spacing w:after="0" w:lineRule="auto" w:line="240"/>
            <w:ind w:left="720" w:hanging="360"/>
            <w:jc w:val="both"/>
          </w:pPr>
        </w:pPrChange>
      </w:pPr>
      <w:r w:rsidRPr="C1A060E1">
        <w:rPr>
          <w:rFonts w:ascii="Book Antiqua" w:cs="Book Antiqua" w:eastAsia="Book Antiqua" w:hAnsi="Book Antiqua"/>
          <w:sz w:val="24"/>
          <w:szCs w:val="24"/>
          <w:rPrChange w:id="1525" w:author="MUTILE WANYEE" w:date="2024-03-01T12:23:00Z">
            <w:rPr>
              <w:rFonts w:ascii="Book Antiqua" w:cs="Book Antiqua" w:eastAsia="Book Antiqua" w:hAnsi="Book Antiqua"/>
              <w:sz w:val="24"/>
              <w:szCs w:val="24"/>
            </w:rPr>
          </w:rPrChange>
        </w:rPr>
        <w:t xml:space="preserve">Ensure requirements are shared, and standard operating procedures (SOP) are adopted by the multi-stakeholder working group </w:t>
      </w:r>
    </w:p>
    <w:p>
      <w:pPr>
        <w:pStyle w:val="style0"/>
        <w:numPr>
          <w:ilvl w:val="0"/>
          <w:numId w:val="16"/>
        </w:numPr>
        <w:spacing w:after="0" w:lineRule="auto" w:line="240"/>
        <w:ind w:left="720" w:hanging="360"/>
        <w:jc w:val="both"/>
        <w:rPr>
          <w:sz w:val="24"/>
          <w:szCs w:val="24"/>
        </w:rPr>
      </w:pPr>
      <w:r w:rsidRPr="FA1A61E7">
        <w:rPr>
          <w:rFonts w:ascii="Book Antiqua" w:cs="Book Antiqua" w:eastAsia="Book Antiqua" w:hAnsi="Book Antiqua"/>
          <w:sz w:val="24"/>
          <w:szCs w:val="24"/>
          <w:rPrChange w:id="1526" w:author="MUTILE WANYEE" w:date="2024-03-01T12:23:00Z">
            <w:rPr>
              <w:rFonts w:ascii="Book Antiqua" w:cs="Book Antiqua" w:eastAsia="Book Antiqua" w:hAnsi="Book Antiqua"/>
              <w:sz w:val="24"/>
              <w:szCs w:val="24"/>
            </w:rPr>
          </w:rPrChange>
        </w:rPr>
        <w:t xml:space="preserve"> Obtain </w:t>
      </w:r>
      <w:del w:id="1527" w:author="MUTILE WANYEE" w:date="2024-02-08T10:43:00Z">
        <w:r w:rsidDel="AFA9A98A" w:rsidRPr="2AD5EE80">
          <w:rPr>
            <w:rFonts w:ascii="Book Antiqua" w:cs="Book Antiqua" w:eastAsia="Book Antiqua" w:hAnsi="Book Antiqua"/>
            <w:sz w:val="24"/>
            <w:szCs w:val="24"/>
            <w:rPrChange w:id="1528" w:author="MUTILE WANYEE" w:date="2024-03-01T12:23:00Z">
              <w:rPr>
                <w:rFonts w:ascii="Book Antiqua" w:cs="Book Antiqua" w:eastAsia="Book Antiqua" w:hAnsi="Book Antiqua"/>
                <w:sz w:val="24"/>
                <w:szCs w:val="24"/>
              </w:rPr>
            </w:rPrChange>
          </w:rPr>
          <w:delText xml:space="preserve">authorization </w:delText>
        </w:r>
      </w:del>
      <w:ins w:id="1529" w:author="MUTILE WANYEE" w:date="2024-02-08T10:43:00Z">
        <w:r w:rsidR="586C0C4F" w:rsidRPr="AEF966A9">
          <w:rPr>
            <w:rFonts w:ascii="Book Antiqua" w:cs="Book Antiqua" w:eastAsia="Book Antiqua" w:hAnsi="Book Antiqua"/>
            <w:sz w:val="24"/>
            <w:szCs w:val="24"/>
            <w:rPrChange w:id="1530" w:author="MUTILE WANYEE" w:date="2024-03-01T12:23:00Z">
              <w:rPr>
                <w:rFonts w:ascii="Book Antiqua" w:cs="Book Antiqua" w:eastAsia="Book Antiqua" w:hAnsi="Book Antiqua"/>
                <w:sz w:val="24"/>
                <w:szCs w:val="24"/>
              </w:rPr>
            </w:rPrChange>
          </w:rPr>
          <w:t xml:space="preserve">authorization </w:t>
        </w:r>
      </w:ins>
      <w:r w:rsidRPr="B7A62D8A">
        <w:rPr>
          <w:rFonts w:ascii="Book Antiqua" w:cs="Book Antiqua" w:eastAsia="Book Antiqua" w:hAnsi="Book Antiqua"/>
          <w:sz w:val="24"/>
          <w:szCs w:val="24"/>
          <w:rPrChange w:id="1531" w:author="MUTILE WANYEE" w:date="2024-03-01T12:23:00Z">
            <w:rPr>
              <w:rFonts w:ascii="Book Antiqua" w:cs="Book Antiqua" w:eastAsia="Book Antiqua" w:hAnsi="Book Antiqua"/>
              <w:sz w:val="24"/>
              <w:szCs w:val="24"/>
            </w:rPr>
          </w:rPrChange>
        </w:rPr>
        <w:t>for data extraction, exchange and dissemination</w:t>
      </w:r>
    </w:p>
    <w:p>
      <w:pPr>
        <w:pStyle w:val="style0"/>
        <w:spacing w:after="0" w:lineRule="auto" w:line="276"/>
        <w:jc w:val="both"/>
        <w:rPr>
          <w:rFonts w:ascii="Book Antiqua" w:cs="Book Antiqua" w:eastAsia="Book Antiqua" w:hAnsi="Book Antiqua"/>
          <w:sz w:val="16"/>
          <w:szCs w:val="16"/>
        </w:rPr>
      </w:pPr>
      <w:ins w:id="1532" w:author="MUTILE WANYEE" w:date="2024-03-06T11:29:00Z">
        <w:r w:rsidR="3B6AE366" w:rsidRPr="4564F98B">
          <w:rPr>
            <w:rFonts w:ascii="Book Antiqua" w:cs="Book Antiqua" w:eastAsia="Book Antiqua" w:hAnsi="Book Antiqua"/>
            <w:sz w:val="16"/>
            <w:szCs w:val="16"/>
            <w:rPrChange w:id="1533" w:author="MUTILE WANYEE" w:date="2024-03-01T12:23:00Z">
              <w:rPr>
                <w:rFonts w:ascii="Book Antiqua" w:cs="Book Antiqua" w:eastAsia="Book Antiqua" w:hAnsi="Book Antiqua"/>
                <w:sz w:val="16"/>
                <w:szCs w:val="16"/>
              </w:rPr>
            </w:rPrChange>
          </w:rPr>
          <w:t xml:space="preserve">The </w:t>
        </w:r>
      </w:ins>
      <w:ins w:id="1534" w:author="MUTILE WANYEE" w:date="2024-03-06T11:29:00Z">
        <w:r w:rsidR="3B6AE366" w:rsidRPr="74CDEC2D">
          <w:rPr>
            <w:rFonts w:ascii="Book Antiqua" w:cs="Book Antiqua" w:eastAsia="Book Antiqua" w:hAnsi="Book Antiqua"/>
            <w:sz w:val="24"/>
            <w:szCs w:val="24"/>
            <w:rPrChange w:id="1535" w:author="MUTILE WANYEE" w:date="2024-03-01T12:23:00Z">
              <w:rPr>
                <w:rFonts w:ascii="Book Antiqua" w:cs="Book Antiqua" w:eastAsia="Book Antiqua" w:hAnsi="Book Antiqua"/>
                <w:sz w:val="24"/>
                <w:szCs w:val="24"/>
              </w:rPr>
            </w:rPrChange>
          </w:rPr>
          <w:t xml:space="preserve">framework is guided by the Data Protection Act No.24 of 2019 that imposes stringent conditions for processing sensitive personal data which is distinguished from personal data. The </w:t>
        </w:r>
      </w:ins>
    </w:p>
    <w:p>
      <w:pPr>
        <w:pStyle w:val="style0"/>
        <w:spacing w:after="0" w:lineRule="auto" w:line="276"/>
        <w:jc w:val="both"/>
        <w:rPr>
          <w:del w:id="1536" w:author="MUTILE WANYEE" w:date="2024-03-06T11:39:00Z"/>
          <w:rPrChange w:id="1537" w:author="MUTILE WANYEE" w:date="2024-03-01T12:23:00Z">
            <w:rPr/>
          </w:rPrChange>
        </w:rPr>
      </w:pPr>
      <w:ins w:id="1538" w:author="MUTILE WANYEE" w:date="2024-03-06T11:39:00Z">
        <w:r w:rsidR="1C71C9DA" w:rsidRPr="BC1E2E64">
          <w:rPr>
            <w:rFonts w:ascii="Book Antiqua" w:cs="Book Antiqua" w:eastAsia="Book Antiqua" w:hAnsi="Book Antiqua"/>
            <w:sz w:val="24"/>
            <w:szCs w:val="24"/>
            <w:rPrChange w:id="1539" w:author="MUTILE WANYEE" w:date="2024-03-01T12:23:00Z">
              <w:rPr>
                <w:rFonts w:ascii="Book Antiqua" w:cs="Book Antiqua" w:eastAsia="Book Antiqua" w:hAnsi="Book Antiqua"/>
                <w:sz w:val="24"/>
                <w:szCs w:val="24"/>
              </w:rPr>
            </w:rPrChange>
          </w:rPr>
          <w:t>Act operates on the principles of lawfulness; transparency; limitation; integrity, confidentiality and availability; data minimization; accuracy; storage limitation; fairness.</w:t>
        </w:r>
      </w:ins>
      <w:del w:id="1540" w:author="MUTILE WANYEE" w:date="2024-03-06T11:39:00Z">
        <w:r w:rsidDel="E842FBED" w:rsidRPr="07A41AC8">
          <w:rPr>
            <w:rFonts w:ascii="Book Antiqua" w:cs="Book Antiqua" w:eastAsia="Book Antiqua" w:hAnsi="Book Antiqua"/>
            <w:sz w:val="24"/>
            <w:szCs w:val="24"/>
            <w:rPrChange w:id="1541" w:author="MUTILE WANYEE" w:date="2024-03-01T12:23:00Z">
              <w:rPr>
                <w:rFonts w:ascii="Book Antiqua" w:cs="Book Antiqua" w:eastAsia="Book Antiqua" w:hAnsi="Book Antiqua"/>
                <w:sz w:val="24"/>
                <w:szCs w:val="24"/>
              </w:rPr>
            </w:rPrChange>
          </w:rPr>
          <w:delText>In 2019, Kenya enacted the Data Protection Act No.24 of 2019 to provide guidance and best practice rules for organizations and the government to follow on the usage and regulation on the processing of personal data while protecting the rights of the data subject. The Act imposes stringent conditions for processing of sensitive personal data which is distinguished from personal data.</w:delText>
        </w:r>
      </w:del>
      <w:del w:id="1542" w:author="MUTILE WANYEE" w:date="2024-03-06T11:39:00Z">
        <w:r w:rsidDel="E842FBED" w:rsidRPr="697D0878">
          <w:rPr>
            <w:rPrChange w:id="1543" w:author="MUTILE WANYEE" w:date="2024-03-01T12:23:00Z">
              <w:rPr/>
            </w:rPrChange>
          </w:rPr>
          <w:delText xml:space="preserve"> </w:delText>
        </w:r>
      </w:del>
      <w:del w:id="1544" w:author="MUTILE WANYEE" w:date="2024-03-06T11:39:00Z">
        <w:r w:rsidDel="E842FBED" w:rsidRPr="4BAB1175">
          <w:rPr>
            <w:rFonts w:ascii="Book Antiqua" w:cs="Book Antiqua" w:eastAsia="Book Antiqua" w:hAnsi="Book Antiqua"/>
            <w:sz w:val="24"/>
            <w:szCs w:val="24"/>
            <w:rPrChange w:id="1545" w:author="MUTILE WANYEE" w:date="2024-03-01T12:23:00Z">
              <w:rPr>
                <w:rFonts w:ascii="Book Antiqua" w:cs="Book Antiqua" w:eastAsia="Book Antiqua" w:hAnsi="Book Antiqua"/>
                <w:sz w:val="24"/>
                <w:szCs w:val="24"/>
              </w:rPr>
            </w:rPrChange>
          </w:rPr>
          <w:delText xml:space="preserve">The Act operates on the principles of lawfulness; transparency; limitation; integrity, confidentiality and availability; data minimization; accuracy; storage limitation; fairness. </w:delText>
        </w:r>
      </w:del>
    </w:p>
    <w:p>
      <w:pPr>
        <w:pStyle w:val="style0"/>
        <w:spacing w:after="0" w:lineRule="auto" w:line="240"/>
        <w:jc w:val="both"/>
        <w:rPr>
          <w:rFonts w:ascii="Times New Roman" w:cs="Times New Roman" w:eastAsia="Times New Roman" w:hAnsi="Times New Roman"/>
          <w:b w:val="false"/>
          <w:sz w:val="20"/>
          <w:szCs w:val="24"/>
          <w:shd w:val="clear" w:color="auto" w:fill="auto"/>
          <w:rPrChange w:id="1546" w:author="MUTILE WANYEE" w:date="2024-03-06T11:37:00Z">
            <w:rPr>
              <w:rFonts w:ascii="Times New Roman" w:cs="Times New Roman" w:eastAsia="Times New Roman" w:hAnsi="Times New Roman"/>
              <w:b/>
              <w:sz w:val="24"/>
              <w:szCs w:val="24"/>
            </w:rPr>
          </w:rPrChange>
        </w:rPr>
        <w:pPrChange w:id="1547" w:author="MUTILE WANYEE" w:date="2024-03-06T11:37:00Z">
          <w:pPr>
            <w:pStyle w:val="style0"/>
            <w:spacing w:after="0" w:lineRule="auto" w:line="240"/>
            <w:jc w:val="center"/>
          </w:pPr>
        </w:pPrChange>
      </w:pPr>
    </w:p>
    <w:p>
      <w:pPr>
        <w:pStyle w:val="style0"/>
        <w:spacing w:after="0" w:lineRule="auto" w:line="240"/>
        <w:jc w:val="center"/>
        <w:rPr>
          <w:rFonts w:ascii="Times New Roman" w:cs="Times New Roman" w:eastAsia="Times New Roman" w:hAnsi="Times New Roman"/>
          <w:b/>
          <w:sz w:val="24"/>
          <w:szCs w:val="24"/>
        </w:rPr>
      </w:pPr>
    </w:p>
    <w:p>
      <w:pPr>
        <w:pStyle w:val="style0"/>
        <w:spacing w:after="0" w:lineRule="auto" w:line="240"/>
        <w:jc w:val="center"/>
        <w:rPr>
          <w:del w:id="1548" w:author="MUTILE WANYEE" w:date="2024-03-06T11:43:00Z"/>
          <w:rFonts w:ascii="Times New Roman" w:cs="Times New Roman" w:eastAsia="Times New Roman" w:hAnsi="Times New Roman"/>
          <w:b/>
          <w:sz w:val="24"/>
          <w:szCs w:val="24"/>
          <w:rPrChange w:id="1549" w:author="MUTILE WANYEE" w:date="2024-03-01T12:23:00Z">
            <w:rPr>
              <w:rFonts w:ascii="Times New Roman" w:cs="Times New Roman" w:eastAsia="Times New Roman" w:hAnsi="Times New Roman"/>
              <w:b/>
              <w:sz w:val="24"/>
              <w:szCs w:val="24"/>
            </w:rPr>
          </w:rPrChange>
        </w:rPr>
      </w:pPr>
    </w:p>
    <w:p>
      <w:pPr>
        <w:pStyle w:val="style0"/>
        <w:spacing w:after="0" w:lineRule="auto" w:line="240"/>
        <w:jc w:val="center"/>
        <w:rPr>
          <w:del w:id="1550" w:author="MUTILE WANYEE" w:date="2024-03-06T11:43:00Z"/>
          <w:rFonts w:ascii="Times New Roman" w:cs="Times New Roman" w:eastAsia="Times New Roman" w:hAnsi="Times New Roman"/>
          <w:b/>
          <w:sz w:val="24"/>
          <w:szCs w:val="24"/>
          <w:rPrChange w:id="1551" w:author="MUTILE WANYEE" w:date="2024-03-01T12:23:00Z">
            <w:rPr>
              <w:rFonts w:ascii="Times New Roman" w:cs="Times New Roman" w:eastAsia="Times New Roman" w:hAnsi="Times New Roman"/>
              <w:b/>
              <w:sz w:val="24"/>
              <w:szCs w:val="24"/>
            </w:rPr>
          </w:rPrChange>
        </w:rPr>
      </w:pPr>
    </w:p>
    <w:p>
      <w:pPr>
        <w:pStyle w:val="style0"/>
        <w:spacing w:after="0" w:lineRule="auto" w:line="240"/>
        <w:jc w:val="center"/>
        <w:rPr>
          <w:del w:id="1552" w:author="MUTILE WANYEE" w:date="2024-03-06T11:43:00Z"/>
          <w:rFonts w:ascii="Times New Roman" w:cs="Times New Roman" w:eastAsia="Times New Roman" w:hAnsi="Times New Roman"/>
          <w:b/>
          <w:sz w:val="24"/>
          <w:szCs w:val="24"/>
          <w:rPrChange w:id="1553" w:author="MUTILE WANYEE" w:date="2024-03-01T12:23:00Z">
            <w:rPr>
              <w:rFonts w:ascii="Times New Roman" w:cs="Times New Roman" w:eastAsia="Times New Roman" w:hAnsi="Times New Roman"/>
              <w:b/>
              <w:sz w:val="24"/>
              <w:szCs w:val="24"/>
            </w:rPr>
          </w:rPrChange>
        </w:rPr>
      </w:pPr>
    </w:p>
    <w:p>
      <w:pPr>
        <w:pStyle w:val="style0"/>
        <w:spacing w:after="0" w:lineRule="auto" w:line="240"/>
        <w:jc w:val="center"/>
        <w:rPr>
          <w:del w:id="1554" w:author="MUTILE WANYEE" w:date="2024-03-06T11:43:00Z"/>
          <w:rFonts w:ascii="Times New Roman" w:cs="Times New Roman" w:eastAsia="Times New Roman" w:hAnsi="Times New Roman"/>
          <w:b/>
          <w:sz w:val="28"/>
          <w:szCs w:val="28"/>
          <w:rPrChange w:id="1555" w:author="MUTILE WANYEE" w:date="2024-03-01T12:23:00Z">
            <w:rPr>
              <w:rFonts w:ascii="Times New Roman" w:cs="Times New Roman" w:eastAsia="Times New Roman" w:hAnsi="Times New Roman"/>
              <w:b/>
              <w:sz w:val="28"/>
              <w:szCs w:val="28"/>
            </w:rPr>
          </w:rPrChange>
        </w:rPr>
      </w:pPr>
    </w:p>
    <w:p>
      <w:pPr>
        <w:pStyle w:val="style0"/>
        <w:spacing w:after="0" w:lineRule="auto" w:line="240"/>
        <w:jc w:val="both"/>
        <w:rPr>
          <w:del w:id="1556" w:author="MUTILE WANYEE" w:date="2024-03-06T11:43:00Z"/>
          <w:rFonts w:ascii="Times New Roman" w:cs="Times New Roman" w:eastAsia="Times New Roman" w:hAnsi="Times New Roman"/>
          <w:b w:val="false"/>
          <w:sz w:val="28"/>
          <w:szCs w:val="28"/>
          <w:shd w:val="clear" w:color="auto" w:fill="auto"/>
          <w:rPrChange w:id="1557" w:author="MUTILE WANYEE" w:date="2024-03-06T11:43:00Z">
            <w:rPr>
              <w:rFonts w:ascii="Times New Roman" w:cs="Times New Roman" w:eastAsia="Times New Roman" w:hAnsi="Times New Roman"/>
              <w:b/>
              <w:sz w:val="24"/>
              <w:szCs w:val="24"/>
            </w:rPr>
          </w:rPrChange>
        </w:rPr>
        <w:pPrChange w:id="1558" w:author="MUTILE WANYEE" w:date="2024-03-06T11:43:00Z">
          <w:pPr>
            <w:pStyle w:val="style0"/>
            <w:spacing w:after="0" w:lineRule="auto" w:line="240"/>
            <w:jc w:val="center"/>
          </w:pPr>
        </w:pPrChange>
      </w:pPr>
    </w:p>
    <w:p>
      <w:pPr>
        <w:pStyle w:val="style0"/>
        <w:spacing w:after="0" w:lineRule="auto" w:line="240"/>
        <w:jc w:val="both"/>
        <w:rPr>
          <w:del w:id="1559" w:author="MUTILE WANYEE" w:date="2024-03-06T11:43:00Z"/>
          <w:rFonts w:ascii="Times New Roman" w:cs="Times New Roman" w:eastAsia="Times New Roman" w:hAnsi="Times New Roman"/>
          <w:b w:val="false"/>
          <w:sz w:val="28"/>
          <w:szCs w:val="28"/>
          <w:shd w:val="clear" w:color="auto" w:fill="auto"/>
          <w:rPrChange w:id="1560" w:author="MUTILE WANYEE" w:date="2024-03-06T11:43:00Z">
            <w:rPr>
              <w:rFonts w:ascii="Times New Roman" w:cs="Times New Roman" w:eastAsia="Times New Roman" w:hAnsi="Times New Roman"/>
              <w:b/>
              <w:sz w:val="24"/>
              <w:szCs w:val="24"/>
            </w:rPr>
          </w:rPrChange>
        </w:rPr>
        <w:pPrChange w:id="1561" w:author="MUTILE WANYEE" w:date="2024-03-06T11:43:00Z">
          <w:pPr>
            <w:pStyle w:val="style0"/>
            <w:spacing w:after="0" w:lineRule="auto" w:line="240"/>
            <w:jc w:val="center"/>
          </w:pPr>
        </w:pPrChange>
      </w:pPr>
    </w:p>
    <w:p>
      <w:pPr>
        <w:pStyle w:val="style0"/>
        <w:spacing w:after="0" w:lineRule="auto" w:line="240"/>
        <w:jc w:val="both"/>
        <w:rPr>
          <w:del w:id="1562" w:author="MUTILE WANYEE" w:date="2024-03-06T11:43:00Z"/>
          <w:rFonts w:ascii="Times New Roman" w:cs="Times New Roman" w:eastAsia="Times New Roman" w:hAnsi="Times New Roman"/>
          <w:b w:val="false"/>
          <w:sz w:val="28"/>
          <w:szCs w:val="28"/>
          <w:shd w:val="clear" w:color="auto" w:fill="auto"/>
          <w:rPrChange w:id="1563" w:author="MUTILE WANYEE" w:date="2024-03-06T11:43:00Z">
            <w:rPr>
              <w:rFonts w:ascii="Times New Roman" w:cs="Times New Roman" w:eastAsia="Times New Roman" w:hAnsi="Times New Roman"/>
              <w:b/>
              <w:sz w:val="24"/>
              <w:szCs w:val="24"/>
            </w:rPr>
          </w:rPrChange>
        </w:rPr>
        <w:pPrChange w:id="1564" w:author="MUTILE WANYEE" w:date="2024-03-06T11:43:00Z">
          <w:pPr>
            <w:pStyle w:val="style0"/>
            <w:spacing w:after="0" w:lineRule="auto" w:line="240"/>
            <w:jc w:val="center"/>
          </w:pPr>
        </w:pPrChange>
      </w:pPr>
    </w:p>
    <w:p>
      <w:pPr>
        <w:pStyle w:val="style0"/>
        <w:spacing w:after="0" w:lineRule="auto" w:line="240"/>
        <w:jc w:val="both"/>
        <w:rPr>
          <w:del w:id="1565" w:author="MUTILE WANYEE" w:date="2024-03-06T11:43:00Z"/>
          <w:rFonts w:ascii="Times New Roman" w:cs="Times New Roman" w:eastAsia="Times New Roman" w:hAnsi="Times New Roman"/>
          <w:b w:val="false"/>
          <w:sz w:val="28"/>
          <w:szCs w:val="28"/>
          <w:shd w:val="clear" w:color="auto" w:fill="auto"/>
          <w:rPrChange w:id="1566" w:author="MUTILE WANYEE" w:date="2024-03-06T11:43:00Z">
            <w:rPr>
              <w:rFonts w:ascii="Times New Roman" w:cs="Times New Roman" w:eastAsia="Times New Roman" w:hAnsi="Times New Roman"/>
              <w:b/>
              <w:sz w:val="24"/>
              <w:szCs w:val="24"/>
            </w:rPr>
          </w:rPrChange>
        </w:rPr>
        <w:pPrChange w:id="1567" w:author="MUTILE WANYEE" w:date="2024-03-06T11:43:00Z">
          <w:pPr>
            <w:pStyle w:val="style0"/>
            <w:spacing w:after="0" w:lineRule="auto" w:line="240"/>
            <w:jc w:val="center"/>
          </w:pPr>
        </w:pPrChange>
      </w:pPr>
    </w:p>
    <w:p>
      <w:pPr>
        <w:pStyle w:val="style0"/>
        <w:spacing w:after="0" w:lineRule="auto" w:line="240"/>
        <w:jc w:val="both"/>
        <w:rPr>
          <w:del w:id="1568" w:author="MUTILE WANYEE" w:date="2024-03-06T11:43:00Z"/>
          <w:rFonts w:ascii="Times New Roman" w:cs="Times New Roman" w:eastAsia="Times New Roman" w:hAnsi="Times New Roman"/>
          <w:b w:val="false"/>
          <w:sz w:val="28"/>
          <w:szCs w:val="28"/>
          <w:shd w:val="clear" w:color="auto" w:fill="auto"/>
          <w:rPrChange w:id="1569" w:author="MUTILE WANYEE" w:date="2024-03-06T11:43:00Z">
            <w:rPr>
              <w:rFonts w:ascii="Times New Roman" w:cs="Times New Roman" w:eastAsia="Times New Roman" w:hAnsi="Times New Roman"/>
              <w:b/>
              <w:sz w:val="24"/>
              <w:szCs w:val="24"/>
            </w:rPr>
          </w:rPrChange>
        </w:rPr>
        <w:pPrChange w:id="1570" w:author="MUTILE WANYEE" w:date="2024-03-06T11:43:00Z">
          <w:pPr>
            <w:pStyle w:val="style0"/>
            <w:spacing w:after="0" w:lineRule="auto" w:line="240"/>
            <w:jc w:val="center"/>
          </w:pPr>
        </w:pPrChange>
      </w:pPr>
    </w:p>
    <w:p>
      <w:pPr>
        <w:pStyle w:val="style0"/>
        <w:spacing w:after="0" w:lineRule="auto" w:line="240"/>
        <w:jc w:val="both"/>
        <w:rPr>
          <w:ins w:id="1571" w:author="MUTILE WANYEE" w:date="2024-03-01T12:39:00Z"/>
          <w:rFonts w:ascii="Times New Roman" w:cs="Times New Roman" w:eastAsia="Times New Roman" w:hAnsi="Times New Roman"/>
          <w:b w:val="false"/>
          <w:sz w:val="28"/>
          <w:szCs w:val="28"/>
          <w:shd w:val="clear" w:color="auto" w:fill="auto"/>
          <w:rPrChange w:id="1572" w:author="MUTILE WANYEE" w:date="2024-03-06T11:43:00Z">
            <w:rPr>
              <w:rFonts w:ascii="Times New Roman" w:cs="Times New Roman" w:eastAsia="Times New Roman" w:hAnsi="Times New Roman"/>
              <w:b/>
              <w:sz w:val="24"/>
              <w:szCs w:val="24"/>
            </w:rPr>
          </w:rPrChange>
        </w:rPr>
        <w:pPrChange w:id="1573" w:author="MUTILE WANYEE" w:date="2024-03-06T11:43:00Z">
          <w:pPr>
            <w:pStyle w:val="style0"/>
            <w:spacing w:after="0" w:lineRule="auto" w:line="240"/>
            <w:jc w:val="center"/>
          </w:pPr>
        </w:pPrChange>
      </w:pPr>
      <w:r w:rsidRPr="D374DAA3">
        <w:rPr>
          <w:rFonts w:ascii="Times New Roman" w:cs="Times New Roman" w:eastAsia="Times New Roman" w:hAnsi="Times New Roman"/>
          <w:b/>
          <w:sz w:val="24"/>
          <w:szCs w:val="24"/>
          <w:rPrChange w:id="1574" w:author="MUTILE WANYEE" w:date="2024-03-01T12:23:00Z">
            <w:rPr>
              <w:rFonts w:ascii="Times New Roman" w:cs="Times New Roman" w:eastAsia="Times New Roman" w:hAnsi="Times New Roman"/>
              <w:b/>
              <w:sz w:val="24"/>
              <w:szCs w:val="24"/>
            </w:rPr>
          </w:rPrChange>
        </w:rPr>
        <w:t xml:space="preserve">CHAPTER 4 </w:t>
      </w:r>
    </w:p>
    <w:p>
      <w:pPr>
        <w:pStyle w:val="style0"/>
        <w:spacing w:after="0" w:lineRule="auto" w:line="240"/>
        <w:jc w:val="center"/>
        <w:rPr>
          <w:ins w:id="1575" w:author="MUTILE WANYEE" w:date="2024-03-01T12:39:00Z"/>
          <w:rFonts w:ascii="Times New Roman" w:cs="Times New Roman" w:eastAsia="Times New Roman" w:hAnsi="Times New Roman"/>
          <w:b/>
          <w:sz w:val="28"/>
          <w:szCs w:val="28"/>
          <w:rPrChange w:id="1576" w:author="MUTILE WANYEE" w:date="2024-03-01T12:23:00Z">
            <w:rPr>
              <w:rFonts w:ascii="Times New Roman" w:cs="Times New Roman" w:eastAsia="Times New Roman" w:hAnsi="Times New Roman"/>
              <w:b/>
              <w:sz w:val="28"/>
              <w:szCs w:val="28"/>
            </w:rPr>
          </w:rPrChange>
        </w:rPr>
      </w:pPr>
    </w:p>
    <w:p>
      <w:pPr>
        <w:pStyle w:val="style0"/>
        <w:spacing w:after="0" w:lineRule="auto" w:line="240"/>
        <w:jc w:val="center"/>
        <w:rPr>
          <w:ins w:id="1577" w:author="MUTILE WANYEE" w:date="2024-03-01T12:39:00Z"/>
          <w:rFonts w:ascii="Times New Roman" w:cs="Times New Roman" w:eastAsia="Times New Roman" w:hAnsi="Times New Roman"/>
          <w:b/>
          <w:sz w:val="24"/>
          <w:szCs w:val="24"/>
          <w:rPrChange w:id="1578" w:author="MUTILE WANYEE" w:date="2024-03-01T12:23:00Z">
            <w:rPr>
              <w:rFonts w:ascii="Times New Roman" w:cs="Times New Roman" w:eastAsia="Times New Roman" w:hAnsi="Times New Roman"/>
              <w:b/>
              <w:sz w:val="24"/>
              <w:szCs w:val="24"/>
            </w:rPr>
          </w:rPrChange>
        </w:rPr>
      </w:pPr>
      <w:r w:rsidRPr="DDEEFF8D">
        <w:rPr>
          <w:rFonts w:ascii="Times New Roman" w:cs="Times New Roman" w:eastAsia="Times New Roman" w:hAnsi="Times New Roman"/>
          <w:b/>
          <w:sz w:val="28"/>
          <w:szCs w:val="28"/>
          <w:rPrChange w:id="1579" w:author="MUTILE WANYEE" w:date="2024-03-01T12:23:00Z">
            <w:rPr>
              <w:rFonts w:ascii="Times New Roman" w:cs="Times New Roman" w:eastAsia="Times New Roman" w:hAnsi="Times New Roman"/>
              <w:b/>
              <w:sz w:val="28"/>
              <w:szCs w:val="28"/>
            </w:rPr>
          </w:rPrChange>
        </w:rPr>
        <w:t>DATA COMPILATION AND ANALYSIS</w:t>
      </w:r>
    </w:p>
    <w:p>
      <w:pPr>
        <w:pStyle w:val="style0"/>
        <w:spacing w:after="0" w:lineRule="auto" w:line="240"/>
        <w:jc w:val="center"/>
        <w:rPr>
          <w:rFonts w:ascii="Times New Roman" w:cs="Times New Roman" w:eastAsia="Times New Roman" w:hAnsi="Times New Roman"/>
          <w:b/>
          <w:sz w:val="24"/>
          <w:szCs w:val="24"/>
        </w:rPr>
      </w:pPr>
    </w:p>
    <w:p>
      <w:pPr>
        <w:pStyle w:val="style2"/>
        <w:numPr>
          <w:ilvl w:val="1"/>
          <w:numId w:val="12"/>
        </w:numPr>
        <w:ind w:left="720" w:hanging="360"/>
        <w:rPr>
          <w:rFonts w:ascii="Book Antiqua" w:cs="Book Antiqua" w:eastAsia="Book Antiqua" w:hAnsi="Book Antiqua"/>
          <w:b/>
          <w:i/>
          <w:sz w:val="24"/>
          <w:szCs w:val="24"/>
        </w:rPr>
      </w:pPr>
      <w:r w:rsidRPr="F253200C">
        <w:rPr>
          <w:rFonts w:ascii="Book Antiqua" w:cs="Book Antiqua" w:eastAsia="Book Antiqua" w:hAnsi="Book Antiqua"/>
          <w:b/>
          <w:i/>
          <w:color w:val="000000"/>
          <w:sz w:val="24"/>
          <w:szCs w:val="24"/>
          <w:rPrChange w:id="1580" w:author="MUTILE WANYEE" w:date="2024-03-01T12:23:00Z">
            <w:rPr>
              <w:rFonts w:ascii="Book Antiqua" w:cs="Book Antiqua" w:eastAsia="Book Antiqua" w:hAnsi="Book Antiqua"/>
              <w:b/>
              <w:i/>
              <w:color w:val="000000"/>
              <w:sz w:val="24"/>
              <w:szCs w:val="24"/>
            </w:rPr>
          </w:rPrChange>
        </w:rPr>
        <w:t>Stock of Health Workers</w:t>
      </w:r>
    </w:p>
    <w:p>
      <w:pPr>
        <w:pStyle w:val="style0"/>
        <w:spacing w:after="0" w:lineRule="auto" w:line="240"/>
        <w:jc w:val="both"/>
        <w:rPr>
          <w:rFonts w:ascii="Book Antiqua" w:cs="Book Antiqua" w:eastAsia="Book Antiqua" w:hAnsi="Book Antiqua"/>
          <w:color w:val="000000"/>
          <w:sz w:val="16"/>
          <w:szCs w:val="16"/>
        </w:rPr>
      </w:pPr>
    </w:p>
    <w:p>
      <w:pPr>
        <w:pStyle w:val="style0"/>
        <w:spacing w:after="0" w:lineRule="auto" w:line="240"/>
        <w:jc w:val="both"/>
        <w:rPr>
          <w:rFonts w:ascii="Book Antiqua" w:cs="Book Antiqua" w:eastAsia="Book Antiqua" w:hAnsi="Book Antiqua"/>
          <w:b/>
          <w:i/>
          <w:color w:val="000000"/>
          <w:sz w:val="24"/>
          <w:szCs w:val="24"/>
        </w:rPr>
      </w:pPr>
      <w:r w:rsidRPr="1468D4A6">
        <w:rPr>
          <w:rFonts w:ascii="Book Antiqua" w:cs="Book Antiqua" w:eastAsia="Book Antiqua" w:hAnsi="Book Antiqua"/>
          <w:b/>
          <w:i/>
          <w:color w:val="000000"/>
          <w:sz w:val="24"/>
          <w:szCs w:val="24"/>
          <w:rPrChange w:id="1581" w:author="MUTILE WANYEE" w:date="2024-03-01T12:23:00Z">
            <w:rPr>
              <w:rFonts w:ascii="Book Antiqua" w:cs="Book Antiqua" w:eastAsia="Book Antiqua" w:hAnsi="Book Antiqua"/>
              <w:b/>
              <w:i/>
              <w:color w:val="000000"/>
              <w:sz w:val="24"/>
              <w:szCs w:val="24"/>
            </w:rPr>
          </w:rPrChange>
        </w:rPr>
        <w:t xml:space="preserve">4.1.0 Background </w:t>
      </w:r>
    </w:p>
    <w:p>
      <w:pPr>
        <w:pStyle w:val="style0"/>
        <w:spacing w:after="0" w:lineRule="auto" w:line="240"/>
        <w:jc w:val="both"/>
        <w:rPr>
          <w:rFonts w:ascii="Book Antiqua" w:cs="Book Antiqua" w:eastAsia="Book Antiqua" w:hAnsi="Book Antiqua"/>
          <w:color w:val="000000"/>
          <w:sz w:val="16"/>
          <w:szCs w:val="16"/>
        </w:rPr>
      </w:pPr>
    </w:p>
    <w:p>
      <w:pPr>
        <w:pStyle w:val="style0"/>
        <w:spacing w:after="0" w:lineRule="auto" w:line="240"/>
        <w:jc w:val="both"/>
        <w:rPr>
          <w:ins w:id="1582" w:author="MUTILE WANYEE" w:date="2024-02-08T11:17:00Z"/>
          <w:rFonts w:ascii="Book Antiqua" w:cs="Book Antiqua" w:eastAsia="Book Antiqua" w:hAnsi="Book Antiqua"/>
          <w:color w:val="000000"/>
          <w:sz w:val="24"/>
          <w:szCs w:val="24"/>
          <w:rPrChange w:id="1583" w:author="MUTILE WANYEE" w:date="2024-03-01T12:23:00Z">
            <w:rPr>
              <w:rFonts w:ascii="Book Antiqua" w:cs="Book Antiqua" w:eastAsia="Book Antiqua" w:hAnsi="Book Antiqua"/>
              <w:color w:val="000000"/>
              <w:sz w:val="24"/>
              <w:szCs w:val="24"/>
            </w:rPr>
          </w:rPrChange>
        </w:rPr>
      </w:pPr>
      <w:r w:rsidRPr="A01C7AA6">
        <w:rPr>
          <w:rFonts w:ascii="Book Antiqua" w:cs="Book Antiqua" w:eastAsia="Book Antiqua" w:hAnsi="Book Antiqua"/>
          <w:color w:val="000000"/>
          <w:sz w:val="24"/>
          <w:szCs w:val="24"/>
          <w:rPrChange w:id="1584" w:author="MUTILE WANYEE" w:date="2024-03-01T12:23:00Z">
            <w:rPr>
              <w:rFonts w:ascii="Book Antiqua" w:cs="Book Antiqua" w:eastAsia="Book Antiqua" w:hAnsi="Book Antiqua"/>
              <w:color w:val="000000"/>
              <w:sz w:val="24"/>
              <w:szCs w:val="24"/>
            </w:rPr>
          </w:rPrChange>
        </w:rPr>
        <w:t xml:space="preserve">Health workforce (HWs) component is the cornerstone of health system performance and drives access to, demand for, and quality of health services. The ability of any country to achieve its health priorities depends largely on the health workforce skill mix, quality, deployment, motivation, and responsive leadership and management systems. </w:t>
      </w:r>
    </w:p>
    <w:p>
      <w:pPr>
        <w:pStyle w:val="style0"/>
        <w:spacing w:after="0" w:lineRule="auto" w:line="240"/>
        <w:jc w:val="both"/>
        <w:rPr>
          <w:ins w:id="1585" w:author="MUTILE WANYEE" w:date="2024-02-08T11:17:00Z"/>
          <w:rFonts w:ascii="Book Antiqua" w:cs="Book Antiqua" w:eastAsia="Book Antiqua" w:hAnsi="Book Antiqua"/>
          <w:color w:val="000000"/>
          <w:sz w:val="24"/>
          <w:szCs w:val="24"/>
          <w:rPrChange w:id="1586" w:author="MUTILE WANYEE" w:date="2024-03-01T12:23:00Z">
            <w:rPr>
              <w:rFonts w:ascii="Book Antiqua" w:cs="Book Antiqua" w:eastAsia="Book Antiqua" w:hAnsi="Book Antiqua"/>
              <w:color w:val="000000"/>
              <w:sz w:val="24"/>
              <w:szCs w:val="24"/>
            </w:rPr>
          </w:rPrChange>
        </w:rPr>
      </w:pPr>
    </w:p>
    <w:p>
      <w:pPr>
        <w:pStyle w:val="style0"/>
        <w:rPr>
          <w:ins w:id="1587" w:author="MUTILE WANYEE" w:date="2024-02-08T11:17:00Z"/>
          <w:rFonts w:ascii="Book Antiqua" w:cs="Book Antiqua" w:eastAsia="Book Antiqua" w:hAnsi="Times New Roman"/>
          <w:color w:val="auto"/>
          <w:sz w:val="20"/>
          <w:szCs w:val="24"/>
          <w:shd w:val="clear" w:color="auto" w:fill="auto"/>
          <w:rPrChange w:id="1588" w:author="MUTILE WANYEE" w:date="2024-02-09T13:32:00Z">
            <w:rPr>
              <w:rFonts w:ascii="Book Antiqua" w:cs="Book Antiqua" w:eastAsia="Book Antiqua" w:hAnsi="Book Antiqua"/>
              <w:color w:val="000000"/>
              <w:sz w:val="24"/>
              <w:szCs w:val="24"/>
            </w:rPr>
          </w:rPrChange>
        </w:rPr>
      </w:pPr>
      <w:ins w:id="1589" w:author="MUTILE WANYEE" w:date="2024-02-08T11:17:00Z">
        <w:r w:rsidR="1B6FD290" w:rsidRPr="17F71EFC">
          <w:rPr>
            <w:rFonts w:ascii="Book Antiqua" w:cs="Book Antiqua" w:eastAsia="Book Antiqua" w:hAnsi="Book Antiqua"/>
            <w:color w:val="000000"/>
            <w:sz w:val="24"/>
            <w:szCs w:val="24"/>
            <w:rPrChange w:id="1590" w:author="MUTILE WANYEE" w:date="2024-03-01T12:23:00Z">
              <w:rPr>
                <w:rFonts w:ascii="Book Antiqua" w:cs="Book Antiqua" w:eastAsia="Book Antiqua" w:hAnsi="Book Antiqua"/>
                <w:color w:val="000000"/>
                <w:sz w:val="24"/>
                <w:szCs w:val="24"/>
              </w:rPr>
            </w:rPrChange>
          </w:rPr>
          <w:t>As stated earlier, the availability of reliable and accurate health workforce data has been a major challenge since currently we only have the not easily accessible fragmented HRH data sources from the different and diverse sectors. The HRH data sources include Ministries (Health, Education, Labour, Foreign Affairs, Defence, Public Service), Council of Governors and County governments, Departments (Immigration, Training Institutions, Private Sector, FBO, NGO, Professional Councils as well as outside of health facilities.</w:t>
        </w:r>
      </w:ins>
    </w:p>
    <w:p>
      <w:pPr>
        <w:pStyle w:val="style0"/>
        <w:spacing w:after="0" w:lineRule="auto" w:line="276"/>
        <w:jc w:val="both"/>
        <w:rPr>
          <w:ins w:id="1591" w:author="MUTILE WANYEE" w:date="2024-02-08T11:17:00Z"/>
          <w:rFonts w:ascii="Book Antiqua" w:cs="Book Antiqua" w:eastAsia="Book Antiqua" w:hAnsi="Times New Roman"/>
          <w:color w:val="auto"/>
          <w:sz w:val="20"/>
          <w:szCs w:val="24"/>
          <w:shd w:val="clear" w:color="auto" w:fill="auto"/>
          <w:rPrChange w:id="1592" w:author="MUTILE WANYEE" w:date="2024-03-01T17:12:00Z">
            <w:rPr>
              <w:rFonts w:ascii="Book Antiqua" w:cs="Book Antiqua" w:eastAsia="Book Antiqua" w:hAnsi="Book Antiqua"/>
              <w:color w:val="000000"/>
              <w:sz w:val="24"/>
              <w:szCs w:val="24"/>
            </w:rPr>
          </w:rPrChange>
        </w:rPr>
        <w:pPrChange w:id="1593" w:author="MUTILE WANYEE" w:date="2024-03-01T17:12:00Z">
          <w:pPr>
            <w:pStyle w:val="style0"/>
            <w:spacing w:after="0" w:lineRule="auto" w:line="240"/>
            <w:jc w:val="both"/>
          </w:pPr>
        </w:pPrChange>
      </w:pPr>
      <w:ins w:id="1594" w:author="MUTILE WANYEE" w:date="2024-02-08T11:17:00Z">
        <w:r w:rsidR="C55E6E40" w:rsidRPr="CF325173">
          <w:rPr>
            <w:rFonts w:ascii="Book Antiqua" w:cs="Book Antiqua" w:eastAsia="Book Antiqua" w:hAnsi="Book Antiqua"/>
            <w:color w:val="000000"/>
            <w:sz w:val="24"/>
            <w:szCs w:val="24"/>
            <w:rPrChange w:id="1595" w:author="MUTILE WANYEE" w:date="2024-03-01T12:23:00Z">
              <w:rPr>
                <w:rFonts w:ascii="Book Antiqua" w:cs="Book Antiqua" w:eastAsia="Book Antiqua" w:hAnsi="Book Antiqua"/>
                <w:color w:val="000000"/>
                <w:sz w:val="24"/>
                <w:szCs w:val="24"/>
              </w:rPr>
            </w:rPrChange>
          </w:rPr>
          <w:t xml:space="preserve">Significantly, the availability of the private sector and community health workers (CHW) workforce data has been a challenge due to inadequate engagement of the sector to facilitate the access of the relevant information. However, after the development and the adoption of the legal framework, the Data Sharing Agreement all the stakeholders in the Multi-Agency Stakeholders Forum committed to provide the relevant information </w:t>
        </w:r>
      </w:ins>
    </w:p>
    <w:p>
      <w:pPr>
        <w:pStyle w:val="style0"/>
        <w:spacing w:after="0" w:lineRule="auto" w:line="276"/>
        <w:jc w:val="both"/>
        <w:rPr>
          <w:ins w:id="1596" w:author="MUTILE WANYEE" w:date="2024-02-08T11:17:00Z"/>
          <w:rFonts w:ascii="Book Antiqua" w:cs="Book Antiqua" w:eastAsia="Book Antiqua" w:hAnsi="Times New Roman"/>
          <w:color w:val="auto"/>
          <w:sz w:val="16"/>
          <w:szCs w:val="16"/>
          <w:shd w:val="clear" w:color="auto" w:fill="auto"/>
          <w:rPrChange w:id="1597" w:author="MUTILE WANYEE" w:date="2024-03-01T17:12:00Z">
            <w:rPr>
              <w:rFonts w:ascii="Book Antiqua" w:cs="Book Antiqua" w:eastAsia="Book Antiqua" w:hAnsi="Book Antiqua"/>
              <w:color w:val="000000"/>
              <w:sz w:val="24"/>
              <w:szCs w:val="24"/>
            </w:rPr>
          </w:rPrChange>
        </w:rPr>
        <w:pPrChange w:id="1598" w:author="MUTILE WANYEE" w:date="2024-03-01T17:12:00Z">
          <w:pPr>
            <w:pStyle w:val="style0"/>
            <w:spacing w:after="0" w:lineRule="auto" w:line="240"/>
            <w:jc w:val="both"/>
          </w:pPr>
        </w:pPrChange>
      </w:pPr>
    </w:p>
    <w:p>
      <w:pPr>
        <w:pStyle w:val="style0"/>
        <w:spacing w:after="0" w:lineRule="auto" w:line="276"/>
        <w:jc w:val="both"/>
        <w:rPr>
          <w:del w:id="1599" w:author="MUTILE WANYEE" w:date="2024-02-08T11:17:00Z"/>
          <w:rFonts w:ascii="Book Antiqua" w:cs="Book Antiqua" w:eastAsia="Book Antiqua" w:hAnsi="Times New Roman"/>
          <w:color w:val="auto"/>
          <w:sz w:val="20"/>
          <w:szCs w:val="24"/>
          <w:shd w:val="clear" w:color="auto" w:fill="auto"/>
          <w:rPrChange w:id="1600" w:author="MUTILE WANYEE" w:date="2024-03-01T17:12:00Z">
            <w:rPr>
              <w:rFonts w:ascii="Book Antiqua" w:cs="Book Antiqua" w:eastAsia="Book Antiqua" w:hAnsi="Book Antiqua"/>
              <w:color w:val="000000"/>
              <w:sz w:val="24"/>
              <w:szCs w:val="24"/>
            </w:rPr>
          </w:rPrChange>
        </w:rPr>
        <w:pPrChange w:id="1601" w:author="MUTILE WANYEE" w:date="2024-03-01T17:12:00Z">
          <w:pPr>
            <w:pStyle w:val="style0"/>
            <w:spacing w:after="0" w:lineRule="auto" w:line="240"/>
            <w:jc w:val="both"/>
          </w:pPr>
        </w:pPrChange>
      </w:pPr>
    </w:p>
    <w:p>
      <w:pPr>
        <w:pStyle w:val="style0"/>
        <w:spacing w:after="0" w:lineRule="auto" w:line="276"/>
        <w:jc w:val="both"/>
        <w:rPr>
          <w:del w:id="1602" w:author="MUTILE WANYEE" w:date="2024-02-08T11:17:00Z"/>
          <w:rFonts w:ascii="Book Antiqua" w:cs="Book Antiqua" w:eastAsia="Book Antiqua" w:hAnsi="Times New Roman"/>
          <w:color w:val="auto"/>
          <w:sz w:val="20"/>
          <w:szCs w:val="16"/>
          <w:shd w:val="clear" w:color="auto" w:fill="auto"/>
          <w:rPrChange w:id="1603" w:author="MUTILE WANYEE" w:date="2024-03-01T17:12:00Z">
            <w:rPr>
              <w:rFonts w:ascii="Book Antiqua" w:cs="Book Antiqua" w:eastAsia="Book Antiqua" w:hAnsi="Book Antiqua"/>
              <w:color w:val="000000"/>
              <w:sz w:val="16"/>
              <w:szCs w:val="16"/>
            </w:rPr>
          </w:rPrChange>
        </w:rPr>
        <w:pPrChange w:id="1604" w:author="MUTILE WANYEE" w:date="2024-03-01T17:12:00Z">
          <w:pPr>
            <w:pStyle w:val="style0"/>
            <w:spacing w:after="0" w:lineRule="auto" w:line="240"/>
            <w:jc w:val="both"/>
          </w:pPr>
        </w:pPrChange>
      </w:pPr>
    </w:p>
    <w:p>
      <w:pPr>
        <w:pStyle w:val="style0"/>
        <w:spacing w:after="0" w:lineRule="auto" w:line="240"/>
        <w:jc w:val="both"/>
        <w:rPr>
          <w:rFonts w:ascii="Book Antiqua" w:cs="Book Antiqua" w:eastAsia="Book Antiqua" w:hAnsi="Book Antiqua"/>
          <w:b/>
          <w:i/>
          <w:color w:val="000000"/>
          <w:sz w:val="24"/>
          <w:szCs w:val="24"/>
        </w:rPr>
      </w:pPr>
      <w:del w:id="1605" w:author="MUTILE WANYEE" w:date="2024-02-08T11:17:00Z">
        <w:r w:rsidDel="5A4642AB" w:rsidRPr="4214A3B9">
          <w:rPr>
            <w:rFonts w:ascii="Book Antiqua" w:cs="Book Antiqua" w:eastAsia="Book Antiqua" w:hAnsi="Book Antiqua"/>
            <w:b/>
            <w:i/>
            <w:color w:val="000000"/>
            <w:sz w:val="24"/>
            <w:szCs w:val="24"/>
            <w:rPrChange w:id="1606" w:author="MUTILE WANYEE" w:date="2024-03-01T12:23:00Z">
              <w:rPr>
                <w:rFonts w:ascii="Book Antiqua" w:cs="Book Antiqua" w:eastAsia="Book Antiqua" w:hAnsi="Book Antiqua"/>
                <w:b/>
                <w:i/>
                <w:color w:val="000000"/>
                <w:sz w:val="24"/>
                <w:szCs w:val="24"/>
              </w:rPr>
            </w:rPrChange>
          </w:rPr>
          <w:delText>4</w:delText>
        </w:r>
      </w:del>
      <w:ins w:id="1607" w:author="MUTILE WANYEE" w:date="2024-03-06T12:24:00Z">
        <w:r w:rsidR="3B9DDB4B" w:rsidRPr="7BE9AD5D">
          <w:rPr>
            <w:rFonts w:ascii="Book Antiqua" w:cs="Book Antiqua" w:eastAsia="Book Antiqua" w:hAnsi="Book Antiqua"/>
            <w:b/>
            <w:i/>
            <w:color w:val="000000"/>
            <w:sz w:val="24"/>
            <w:szCs w:val="24"/>
            <w:rPrChange w:id="1608" w:author="MUTILE WANYEE" w:date="2024-03-01T12:23:00Z">
              <w:rPr>
                <w:rFonts w:ascii="Book Antiqua" w:cs="Book Antiqua" w:eastAsia="Book Antiqua" w:hAnsi="Book Antiqua"/>
                <w:b/>
                <w:i/>
                <w:color w:val="000000"/>
                <w:sz w:val="24"/>
                <w:szCs w:val="24"/>
              </w:rPr>
            </w:rPrChange>
          </w:rPr>
          <w:t>4</w:t>
        </w:r>
      </w:ins>
      <w:r w:rsidRPr="5F88C393">
        <w:rPr>
          <w:rFonts w:ascii="Book Antiqua" w:cs="Book Antiqua" w:eastAsia="Book Antiqua" w:hAnsi="Book Antiqua"/>
          <w:b/>
          <w:i/>
          <w:color w:val="000000"/>
          <w:sz w:val="24"/>
          <w:szCs w:val="24"/>
          <w:rPrChange w:id="1609" w:author="MUTILE WANYEE" w:date="2024-03-01T12:23:00Z">
            <w:rPr>
              <w:rFonts w:ascii="Book Antiqua" w:cs="Book Antiqua" w:eastAsia="Book Antiqua" w:hAnsi="Book Antiqua"/>
              <w:b/>
              <w:i/>
              <w:color w:val="000000"/>
              <w:sz w:val="24"/>
              <w:szCs w:val="24"/>
            </w:rPr>
          </w:rPrChange>
        </w:rPr>
        <w:t xml:space="preserve">.1.1 Active health workforce stock  </w:t>
      </w:r>
    </w:p>
    <w:p>
      <w:pPr>
        <w:pStyle w:val="style0"/>
        <w:spacing w:after="0" w:lineRule="auto" w:line="240"/>
        <w:jc w:val="both"/>
        <w:rPr>
          <w:rFonts w:ascii="Book Antiqua" w:cs="Book Antiqua" w:eastAsia="Book Antiqua" w:hAnsi="Book Antiqua"/>
          <w:color w:val="000000"/>
          <w:sz w:val="16"/>
          <w:szCs w:val="16"/>
        </w:rPr>
      </w:pPr>
    </w:p>
    <w:p>
      <w:pPr>
        <w:pStyle w:val="style0"/>
        <w:spacing w:after="0" w:lineRule="auto" w:line="276"/>
        <w:jc w:val="both"/>
        <w:rPr>
          <w:ins w:id="1610" w:author="MUTILE WANYEE" w:date="2024-02-09T13:21:00Z"/>
          <w:rFonts w:ascii="Book Antiqua" w:cs="Book Antiqua" w:eastAsia="Book Antiqua" w:hAnsi="Times New Roman"/>
          <w:i/>
          <w:color w:val="auto"/>
          <w:sz w:val="20"/>
          <w:szCs w:val="24"/>
          <w:shd w:val="clear" w:color="auto" w:fill="auto"/>
          <w:rPrChange w:id="1611" w:author="MUTILE WANYEE" w:date="2024-03-01T17:14:00Z">
            <w:rPr>
              <w:rFonts w:ascii="Book Antiqua" w:cs="Book Antiqua" w:eastAsia="Book Antiqua" w:hAnsi="Book Antiqua"/>
              <w:color w:val="000000"/>
              <w:sz w:val="24"/>
              <w:szCs w:val="24"/>
            </w:rPr>
          </w:rPrChange>
        </w:rPr>
        <w:pPrChange w:id="1612" w:author="MUTILE WANYEE" w:date="2024-03-01T17:14:00Z">
          <w:pPr>
            <w:pStyle w:val="style0"/>
            <w:spacing w:after="0" w:lineRule="auto" w:line="240"/>
            <w:jc w:val="both"/>
          </w:pPr>
        </w:pPrChange>
      </w:pPr>
      <w:ins w:id="1613" w:author="MUTILE WANYEE" w:date="2024-02-09T13:21:00Z">
        <w:r w:rsidR="23A0AB7E" w:rsidRPr="F01C76B5">
          <w:rPr>
            <w:rFonts w:ascii="Book Antiqua" w:cs="Book Antiqua" w:eastAsia="Book Antiqua" w:hAnsi="Book Antiqua"/>
            <w:color w:val="000000"/>
            <w:sz w:val="24"/>
            <w:szCs w:val="24"/>
            <w:rPrChange w:id="1614" w:author="MUTILE WANYEE" w:date="2024-03-01T12:23:00Z">
              <w:rPr>
                <w:rFonts w:ascii="Book Antiqua" w:cs="Book Antiqua" w:eastAsia="Book Antiqua" w:hAnsi="Book Antiqua"/>
                <w:color w:val="000000"/>
                <w:sz w:val="24"/>
                <w:szCs w:val="24"/>
              </w:rPr>
            </w:rPrChange>
          </w:rPr>
          <w:t>Introduction</w:t>
        </w:r>
      </w:ins>
    </w:p>
    <w:p>
      <w:pPr>
        <w:pStyle w:val="style0"/>
        <w:spacing w:after="0" w:lineRule="auto" w:line="276"/>
        <w:jc w:val="both"/>
        <w:rPr>
          <w:ins w:id="1615" w:author="MUTILE WANYEE" w:date="2024-02-09T13:21:00Z"/>
          <w:rFonts w:ascii="Book Antiqua" w:cs="Book Antiqua" w:eastAsia="Book Antiqua" w:hAnsi="Times New Roman"/>
          <w:color w:val="auto"/>
          <w:sz w:val="16"/>
          <w:szCs w:val="16"/>
          <w:shd w:val="clear" w:color="auto" w:fill="auto"/>
          <w:rPrChange w:id="1616" w:author="MUTILE WANYEE" w:date="2024-03-01T17:14:00Z">
            <w:rPr>
              <w:rFonts w:ascii="Book Antiqua" w:cs="Book Antiqua" w:eastAsia="Book Antiqua" w:hAnsi="Book Antiqua"/>
              <w:color w:val="000000"/>
              <w:sz w:val="24"/>
              <w:szCs w:val="24"/>
            </w:rPr>
          </w:rPrChange>
        </w:rPr>
        <w:pPrChange w:id="1617" w:author="MUTILE WANYEE" w:date="2024-03-01T17:14:00Z">
          <w:pPr>
            <w:pStyle w:val="style0"/>
            <w:spacing w:after="0" w:lineRule="auto" w:line="240"/>
            <w:jc w:val="both"/>
          </w:pPr>
        </w:pPrChange>
      </w:pPr>
    </w:p>
    <w:p>
      <w:pPr>
        <w:pStyle w:val="style0"/>
        <w:spacing w:after="0" w:lineRule="auto" w:line="276"/>
        <w:jc w:val="both"/>
        <w:rPr>
          <w:ins w:id="1618" w:author="MUTILE WANYEE" w:date="2024-02-09T13:21:00Z"/>
          <w:rFonts w:ascii="Book Antiqua" w:cs="Book Antiqua" w:eastAsia="Book Antiqua" w:hAnsi="Times New Roman"/>
          <w:color w:val="auto"/>
          <w:sz w:val="20"/>
          <w:szCs w:val="24"/>
          <w:shd w:val="clear" w:color="auto" w:fill="auto"/>
          <w:rPrChange w:id="1619" w:author="MUTILE WANYEE" w:date="2024-03-01T17:14:00Z">
            <w:rPr>
              <w:rFonts w:ascii="Book Antiqua" w:cs="Book Antiqua" w:eastAsia="Book Antiqua" w:hAnsi="Book Antiqua"/>
              <w:color w:val="000000"/>
              <w:sz w:val="24"/>
              <w:szCs w:val="24"/>
            </w:rPr>
          </w:rPrChange>
        </w:rPr>
        <w:pPrChange w:id="1620" w:author="MUTILE WANYEE" w:date="2024-03-01T17:14:00Z">
          <w:pPr>
            <w:pStyle w:val="style0"/>
            <w:spacing w:after="0" w:lineRule="auto" w:line="240"/>
            <w:jc w:val="both"/>
          </w:pPr>
        </w:pPrChange>
      </w:pPr>
      <w:ins w:id="1621" w:author="MUTILE WANYEE" w:date="2024-02-09T13:21:00Z">
        <w:r w:rsidR="A2960C7A" w:rsidRPr="34B39823">
          <w:rPr>
            <w:rFonts w:ascii="Book Antiqua" w:cs="Book Antiqua" w:eastAsia="Book Antiqua" w:hAnsi="Book Antiqua"/>
            <w:color w:val="000000"/>
            <w:sz w:val="24"/>
            <w:szCs w:val="24"/>
            <w:rPrChange w:id="1622" w:author="MUTILE WANYEE" w:date="2024-03-01T12:23:00Z">
              <w:rPr>
                <w:rFonts w:ascii="Book Antiqua" w:cs="Book Antiqua" w:eastAsia="Book Antiqua" w:hAnsi="Book Antiqua"/>
                <w:color w:val="000000"/>
                <w:sz w:val="24"/>
                <w:szCs w:val="24"/>
              </w:rPr>
            </w:rPrChange>
          </w:rPr>
          <w:t xml:space="preserve">Health service delivery is at the County level and therefore the majority of health workforce which is in the public sector are mainly found in the counties. During data collection for the NHWA it became evident the health workforce data had to digitized. On the basis of this, the first agenda became the capacity building of the county and national governments human resources managers on the implementation of the integrated Human Resources Information System (iHRIS). It had been implemented in some counties under the HIV program and since it had been a success, it was adopted with some modifications as a reliable source of the health workforce data. The County Managers were also trained on basic data analytics. </w:t>
        </w:r>
      </w:ins>
    </w:p>
    <w:p>
      <w:pPr>
        <w:pStyle w:val="style0"/>
        <w:spacing w:after="0" w:lineRule="auto" w:line="276"/>
        <w:jc w:val="both"/>
        <w:rPr>
          <w:ins w:id="1623" w:author="MUTILE WANYEE" w:date="2024-02-09T13:21:00Z"/>
          <w:rFonts w:ascii="Book Antiqua" w:cs="Book Antiqua" w:eastAsia="Book Antiqua" w:hAnsi="Times New Roman"/>
          <w:color w:val="auto"/>
          <w:sz w:val="16"/>
          <w:szCs w:val="16"/>
          <w:shd w:val="clear" w:color="auto" w:fill="auto"/>
          <w:rPrChange w:id="1624" w:author="MUTILE WANYEE" w:date="2024-03-01T17:14:00Z">
            <w:rPr>
              <w:rFonts w:ascii="Book Antiqua" w:cs="Book Antiqua" w:eastAsia="Book Antiqua" w:hAnsi="Book Antiqua"/>
              <w:color w:val="000000"/>
              <w:sz w:val="24"/>
              <w:szCs w:val="24"/>
            </w:rPr>
          </w:rPrChange>
        </w:rPr>
        <w:pPrChange w:id="1625" w:author="MUTILE WANYEE" w:date="2024-03-01T17:14:00Z">
          <w:pPr>
            <w:pStyle w:val="style0"/>
            <w:spacing w:after="0" w:lineRule="auto" w:line="240"/>
            <w:jc w:val="both"/>
          </w:pPr>
        </w:pPrChange>
      </w:pPr>
    </w:p>
    <w:p>
      <w:pPr>
        <w:pStyle w:val="style0"/>
        <w:spacing w:after="0" w:lineRule="auto" w:line="276"/>
        <w:jc w:val="both"/>
        <w:rPr>
          <w:ins w:id="1626" w:author="MUTILE WANYEE" w:date="2024-02-09T13:21:00Z"/>
          <w:rFonts w:ascii="Book Antiqua" w:cs="Book Antiqua" w:eastAsia="Book Antiqua" w:hAnsi="Times New Roman"/>
          <w:color w:val="auto"/>
          <w:sz w:val="20"/>
          <w:szCs w:val="24"/>
          <w:shd w:val="clear" w:color="auto" w:fill="auto"/>
          <w:rPrChange w:id="1627" w:author="MUTILE WANYEE" w:date="2024-03-01T17:14:00Z">
            <w:rPr>
              <w:rFonts w:ascii="Book Antiqua" w:cs="Book Antiqua" w:eastAsia="Book Antiqua" w:hAnsi="Book Antiqua"/>
              <w:color w:val="000000"/>
              <w:sz w:val="24"/>
              <w:szCs w:val="24"/>
            </w:rPr>
          </w:rPrChange>
        </w:rPr>
        <w:pPrChange w:id="1628" w:author="MUTILE WANYEE" w:date="2024-03-01T17:14:00Z">
          <w:pPr>
            <w:pStyle w:val="style0"/>
            <w:spacing w:after="0" w:lineRule="auto" w:line="240"/>
            <w:jc w:val="both"/>
          </w:pPr>
        </w:pPrChange>
      </w:pPr>
      <w:ins w:id="1629" w:author="MUTILE WANYEE" w:date="2024-02-09T13:21:00Z">
        <w:r w:rsidR="298C7C0D" w:rsidRPr="D4A56180">
          <w:rPr>
            <w:rFonts w:ascii="Book Antiqua" w:cs="Book Antiqua" w:eastAsia="Book Antiqua" w:hAnsi="Book Antiqua"/>
            <w:color w:val="000000"/>
            <w:sz w:val="24"/>
            <w:szCs w:val="24"/>
            <w:rPrChange w:id="1630" w:author="MUTILE WANYEE" w:date="2024-03-01T12:23:00Z">
              <w:rPr>
                <w:rFonts w:ascii="Book Antiqua" w:cs="Book Antiqua" w:eastAsia="Book Antiqua" w:hAnsi="Book Antiqua"/>
                <w:color w:val="000000"/>
                <w:sz w:val="24"/>
                <w:szCs w:val="24"/>
              </w:rPr>
            </w:rPrChange>
          </w:rPr>
          <w:t>In order to ease of the data collection process in the counties, the NHWA Secretariat developed a Data Collection tool with different indicators as required in an Excel sheet. The tool enabled the HRMs to be able to provide accurate data as the tool had a provision to detect errors.</w:t>
        </w:r>
      </w:ins>
    </w:p>
    <w:p>
      <w:pPr>
        <w:pStyle w:val="style0"/>
        <w:spacing w:after="0" w:lineRule="auto" w:line="276"/>
        <w:jc w:val="both"/>
        <w:rPr>
          <w:ins w:id="1631" w:author="MUTILE WANYEE" w:date="2024-02-09T13:21:00Z"/>
          <w:rFonts w:ascii="Book Antiqua" w:cs="Book Antiqua" w:eastAsia="Book Antiqua" w:hAnsi="Times New Roman"/>
          <w:color w:val="auto"/>
          <w:sz w:val="16"/>
          <w:szCs w:val="16"/>
          <w:shd w:val="clear" w:color="auto" w:fill="auto"/>
          <w:rPrChange w:id="1632" w:author="MUTILE WANYEE" w:date="2024-03-01T17:14:00Z">
            <w:rPr>
              <w:rFonts w:ascii="Book Antiqua" w:cs="Book Antiqua" w:eastAsia="Book Antiqua" w:hAnsi="Book Antiqua"/>
              <w:color w:val="000000"/>
              <w:sz w:val="24"/>
              <w:szCs w:val="24"/>
            </w:rPr>
          </w:rPrChange>
        </w:rPr>
        <w:pPrChange w:id="1633" w:author="MUTILE WANYEE" w:date="2024-03-01T17:14:00Z">
          <w:pPr>
            <w:pStyle w:val="style0"/>
            <w:spacing w:after="0" w:lineRule="auto" w:line="240"/>
            <w:jc w:val="both"/>
          </w:pPr>
        </w:pPrChange>
      </w:pPr>
    </w:p>
    <w:p>
      <w:pPr>
        <w:pStyle w:val="style0"/>
        <w:spacing w:after="0" w:lineRule="auto" w:line="276"/>
        <w:jc w:val="both"/>
        <w:rPr>
          <w:ins w:id="1634" w:author="MUTILE WANYEE" w:date="2024-02-09T13:21:00Z"/>
          <w:rFonts w:ascii="Book Antiqua" w:cs="Book Antiqua" w:eastAsia="Book Antiqua" w:hAnsi="Book Antiqua"/>
          <w:color w:val="000000"/>
          <w:sz w:val="24"/>
          <w:szCs w:val="24"/>
          <w:rPrChange w:id="1635" w:author="MUTILE WANYEE" w:date="2024-03-01T12:23:00Z">
            <w:rPr>
              <w:rFonts w:ascii="Book Antiqua" w:cs="Book Antiqua" w:eastAsia="Book Antiqua" w:hAnsi="Book Antiqua"/>
              <w:color w:val="000000"/>
              <w:sz w:val="24"/>
              <w:szCs w:val="24"/>
            </w:rPr>
          </w:rPrChange>
        </w:rPr>
      </w:pPr>
    </w:p>
    <w:p>
      <w:pPr>
        <w:pStyle w:val="style0"/>
        <w:spacing w:after="0" w:lineRule="auto" w:line="276"/>
        <w:jc w:val="both"/>
        <w:rPr>
          <w:ins w:id="1636" w:author="MUTILE WANYEE" w:date="2024-02-09T13:21:00Z"/>
          <w:rFonts w:ascii="Book Antiqua" w:cs="Book Antiqua" w:eastAsia="Book Antiqua" w:hAnsi="Book Antiqua"/>
          <w:color w:val="000000"/>
          <w:sz w:val="24"/>
          <w:szCs w:val="24"/>
          <w:rPrChange w:id="1637" w:author="MUTILE WANYEE" w:date="2024-03-01T12:23:00Z">
            <w:rPr>
              <w:rFonts w:ascii="Book Antiqua" w:cs="Book Antiqua" w:eastAsia="Book Antiqua" w:hAnsi="Book Antiqua"/>
              <w:color w:val="000000"/>
              <w:sz w:val="24"/>
              <w:szCs w:val="24"/>
            </w:rPr>
          </w:rPrChange>
        </w:rPr>
      </w:pPr>
    </w:p>
    <w:p>
      <w:pPr>
        <w:pStyle w:val="style0"/>
        <w:spacing w:after="0" w:lineRule="auto" w:line="276"/>
        <w:jc w:val="both"/>
        <w:rPr>
          <w:ins w:id="1638" w:author="MUTILE WANYEE" w:date="2024-02-09T13:21:00Z"/>
          <w:rFonts w:ascii="Book Antiqua" w:cs="Book Antiqua" w:eastAsia="Book Antiqua" w:hAnsi="Times New Roman"/>
          <w:color w:val="auto"/>
          <w:sz w:val="20"/>
          <w:szCs w:val="24"/>
          <w:shd w:val="clear" w:color="auto" w:fill="auto"/>
          <w:rPrChange w:id="1639" w:author="MUTILE WANYEE" w:date="2024-03-01T17:14:00Z">
            <w:rPr>
              <w:rFonts w:ascii="Book Antiqua" w:cs="Book Antiqua" w:eastAsia="Book Antiqua" w:hAnsi="Book Antiqua"/>
              <w:color w:val="000000"/>
              <w:sz w:val="24"/>
              <w:szCs w:val="24"/>
            </w:rPr>
          </w:rPrChange>
        </w:rPr>
        <w:pPrChange w:id="1640" w:author="MUTILE WANYEE" w:date="2024-03-01T17:14:00Z">
          <w:pPr>
            <w:pStyle w:val="style0"/>
            <w:spacing w:after="0" w:lineRule="auto" w:line="240"/>
            <w:jc w:val="both"/>
          </w:pPr>
        </w:pPrChange>
      </w:pPr>
      <w:ins w:id="1641" w:author="MUTILE WANYEE" w:date="2024-02-09T13:21:00Z">
        <w:r w:rsidR="715CE01E" w:rsidRPr="A3A9295A">
          <w:rPr>
            <w:rFonts w:ascii="Book Antiqua" w:cs="Book Antiqua" w:eastAsia="Book Antiqua" w:hAnsi="Book Antiqua"/>
            <w:color w:val="000000"/>
            <w:sz w:val="24"/>
            <w:szCs w:val="24"/>
            <w:rPrChange w:id="1642" w:author="MUTILE WANYEE" w:date="2024-03-01T12:23:00Z">
              <w:rPr>
                <w:rFonts w:ascii="Book Antiqua" w:cs="Book Antiqua" w:eastAsia="Book Antiqua" w:hAnsi="Book Antiqua"/>
                <w:color w:val="000000"/>
                <w:sz w:val="24"/>
                <w:szCs w:val="24"/>
              </w:rPr>
            </w:rPrChange>
          </w:rPr>
          <w:t>Stock in the Public Sector</w:t>
        </w:r>
      </w:ins>
    </w:p>
    <w:p>
      <w:pPr>
        <w:pStyle w:val="style0"/>
        <w:spacing w:after="0" w:lineRule="auto" w:line="276"/>
        <w:jc w:val="both"/>
        <w:rPr>
          <w:ins w:id="1643" w:author="MUTILE WANYEE" w:date="2024-02-09T13:21:00Z"/>
          <w:rFonts w:ascii="Book Antiqua" w:cs="Book Antiqua" w:eastAsia="Book Antiqua" w:hAnsi="Times New Roman"/>
          <w:color w:val="auto"/>
          <w:sz w:val="16"/>
          <w:szCs w:val="16"/>
          <w:shd w:val="clear" w:color="auto" w:fill="auto"/>
          <w:rPrChange w:id="1644" w:author="MUTILE WANYEE" w:date="2024-03-01T17:14:00Z">
            <w:rPr>
              <w:rFonts w:ascii="Book Antiqua" w:cs="Book Antiqua" w:eastAsia="Book Antiqua" w:hAnsi="Book Antiqua"/>
              <w:color w:val="000000"/>
              <w:sz w:val="24"/>
              <w:szCs w:val="24"/>
            </w:rPr>
          </w:rPrChange>
        </w:rPr>
        <w:pPrChange w:id="1645" w:author="MUTILE WANYEE" w:date="2024-03-01T17:14:00Z">
          <w:pPr>
            <w:pStyle w:val="style0"/>
            <w:spacing w:after="0" w:lineRule="auto" w:line="240"/>
            <w:jc w:val="both"/>
          </w:pPr>
        </w:pPrChange>
      </w:pPr>
    </w:p>
    <w:p>
      <w:pPr>
        <w:pStyle w:val="style0"/>
        <w:spacing w:after="0" w:lineRule="auto" w:line="276"/>
        <w:jc w:val="both"/>
        <w:rPr>
          <w:ins w:id="1646" w:author="MUTILE WANYEE" w:date="2024-02-22T15:23:00Z"/>
          <w:rFonts w:ascii="Book Antiqua" w:cs="Book Antiqua" w:eastAsia="Book Antiqua" w:hAnsi="Times New Roman"/>
          <w:color w:val="auto"/>
          <w:sz w:val="20"/>
          <w:szCs w:val="24"/>
          <w:shd w:val="clear" w:color="auto" w:fill="auto"/>
          <w:rPrChange w:id="1647" w:author="MUTILE WANYEE" w:date="2024-03-01T17:14:00Z">
            <w:rPr>
              <w:rFonts w:ascii="Book Antiqua" w:cs="Book Antiqua" w:eastAsia="Book Antiqua" w:hAnsi="Book Antiqua"/>
              <w:color w:val="000000"/>
              <w:sz w:val="24"/>
              <w:szCs w:val="24"/>
            </w:rPr>
          </w:rPrChange>
        </w:rPr>
        <w:pPrChange w:id="1648" w:author="MUTILE WANYEE" w:date="2024-03-01T17:14:00Z">
          <w:pPr>
            <w:pStyle w:val="style0"/>
            <w:spacing w:after="0" w:lineRule="auto" w:line="240"/>
            <w:jc w:val="both"/>
          </w:pPr>
        </w:pPrChange>
      </w:pPr>
      <w:r w:rsidRPr="B4A24665">
        <w:rPr>
          <w:rFonts w:ascii="Book Antiqua" w:cs="Book Antiqua" w:eastAsia="Book Antiqua" w:hAnsi="Book Antiqua"/>
          <w:color w:val="000000"/>
          <w:sz w:val="24"/>
          <w:szCs w:val="24"/>
          <w:rPrChange w:id="1649" w:author="MUTILE WANYEE" w:date="2024-03-01T12:23:00Z">
            <w:rPr>
              <w:rFonts w:ascii="Book Antiqua" w:cs="Book Antiqua" w:eastAsia="Book Antiqua" w:hAnsi="Book Antiqua"/>
              <w:color w:val="000000"/>
              <w:sz w:val="24"/>
              <w:szCs w:val="24"/>
            </w:rPr>
          </w:rPrChange>
        </w:rPr>
        <w:t>The total number of health workers (HWs) in the public sector has increased from an estimated 67,740 in 2018 to 87,236 in 202</w:t>
      </w:r>
      <w:ins w:id="1650" w:author="MUTILE WANYEE" w:date="2024-03-06T12:48:00Z">
        <w:r w:rsidR="32EE2439" w:rsidRPr="1F3FDE38">
          <w:rPr>
            <w:rFonts w:ascii="Book Antiqua" w:cs="Book Antiqua" w:eastAsia="Book Antiqua" w:hAnsi="Book Antiqua"/>
            <w:color w:val="000000"/>
            <w:sz w:val="24"/>
            <w:szCs w:val="24"/>
            <w:rPrChange w:id="1651" w:author="MUTILE WANYEE" w:date="2024-03-01T12:23:00Z">
              <w:rPr>
                <w:rFonts w:ascii="Book Antiqua" w:cs="Book Antiqua" w:eastAsia="Book Antiqua" w:hAnsi="Book Antiqua"/>
                <w:color w:val="000000"/>
                <w:sz w:val="24"/>
                <w:szCs w:val="24"/>
              </w:rPr>
            </w:rPrChange>
          </w:rPr>
          <w:t>2</w:t>
        </w:r>
      </w:ins>
      <w:del w:id="1652" w:author="MUTILE WANYEE" w:date="2024-03-06T12:48:00Z">
        <w:r w:rsidDel="0BD8BE5A" w:rsidRPr="329FCD27">
          <w:rPr>
            <w:rFonts w:ascii="Book Antiqua" w:cs="Book Antiqua" w:eastAsia="Book Antiqua" w:hAnsi="Book Antiqua"/>
            <w:color w:val="000000"/>
            <w:sz w:val="24"/>
            <w:szCs w:val="24"/>
            <w:rPrChange w:id="1653" w:author="MUTILE WANYEE" w:date="2024-03-01T12:23:00Z">
              <w:rPr>
                <w:rFonts w:ascii="Book Antiqua" w:cs="Book Antiqua" w:eastAsia="Book Antiqua" w:hAnsi="Book Antiqua"/>
                <w:color w:val="000000"/>
                <w:sz w:val="24"/>
                <w:szCs w:val="24"/>
              </w:rPr>
            </w:rPrChange>
          </w:rPr>
          <w:delText>1</w:delText>
        </w:r>
      </w:del>
      <w:r w:rsidRPr="65FCC70E">
        <w:rPr>
          <w:rFonts w:ascii="Book Antiqua" w:cs="Book Antiqua" w:eastAsia="Book Antiqua" w:hAnsi="Book Antiqua"/>
          <w:color w:val="000000"/>
          <w:sz w:val="24"/>
          <w:szCs w:val="24"/>
          <w:rPrChange w:id="1654" w:author="MUTILE WANYEE" w:date="2024-03-01T12:23:00Z">
            <w:rPr>
              <w:rFonts w:ascii="Book Antiqua" w:cs="Book Antiqua" w:eastAsia="Book Antiqua" w:hAnsi="Book Antiqua"/>
              <w:color w:val="000000"/>
              <w:sz w:val="24"/>
              <w:szCs w:val="24"/>
            </w:rPr>
          </w:rPrChange>
        </w:rPr>
        <w:t xml:space="preserve"> of which 46,408 are males and 40,828 are female translating to 46.8 % and 53.8 % </w:t>
      </w:r>
      <w:del w:id="1655" w:author="MUTILE WANYEE" w:date="2024-02-22T15:27:00Z">
        <w:r w:rsidDel="A119039E" w:rsidRPr="33832A2C">
          <w:rPr>
            <w:rFonts w:ascii="Book Antiqua" w:cs="Book Antiqua" w:eastAsia="Book Antiqua" w:hAnsi="Book Antiqua"/>
            <w:color w:val="000000"/>
            <w:sz w:val="24"/>
            <w:szCs w:val="24"/>
            <w:rPrChange w:id="1656" w:author="MUTILE WANYEE" w:date="2024-03-01T12:23:00Z">
              <w:rPr>
                <w:rFonts w:ascii="Book Antiqua" w:cs="Book Antiqua" w:eastAsia="Book Antiqua" w:hAnsi="Book Antiqua"/>
                <w:color w:val="000000"/>
                <w:sz w:val="24"/>
                <w:szCs w:val="24"/>
              </w:rPr>
            </w:rPrChange>
          </w:rPr>
          <w:delText>respectively. These</w:delText>
        </w:r>
      </w:del>
      <w:ins w:id="1657" w:author="MUTILE WANYEE" w:date="2024-02-22T15:27:00Z">
        <w:r w:rsidR="F0E446FD" w:rsidRPr="0BC0316D">
          <w:rPr>
            <w:rFonts w:ascii="Book Antiqua" w:cs="Book Antiqua" w:eastAsia="Book Antiqua" w:hAnsi="Book Antiqua"/>
            <w:color w:val="000000"/>
            <w:sz w:val="24"/>
            <w:szCs w:val="24"/>
            <w:rPrChange w:id="1658" w:author="MUTILE WANYEE" w:date="2024-03-01T12:23:00Z">
              <w:rPr>
                <w:rFonts w:ascii="Book Antiqua" w:cs="Book Antiqua" w:eastAsia="Book Antiqua" w:hAnsi="Book Antiqua"/>
                <w:color w:val="000000"/>
                <w:sz w:val="24"/>
                <w:szCs w:val="24"/>
              </w:rPr>
            </w:rPrChange>
          </w:rPr>
          <w:t xml:space="preserve">respectively. </w:t>
        </w:r>
      </w:ins>
      <w:del w:id="1659" w:author="MUTILE WANYEE" w:date="2024-03-06T12:50:00Z">
        <w:r w:rsidDel="2365BA48" w:rsidRPr="E4F800F2">
          <w:rPr>
            <w:rFonts w:ascii="Book Antiqua" w:cs="Book Antiqua" w:eastAsia="Book Antiqua" w:hAnsi="Book Antiqua"/>
            <w:color w:val="000000"/>
            <w:sz w:val="24"/>
            <w:szCs w:val="24"/>
            <w:rPrChange w:id="1660" w:author="MUTILE WANYEE" w:date="2024-03-01T12:23:00Z">
              <w:rPr>
                <w:rFonts w:ascii="Book Antiqua" w:cs="Book Antiqua" w:eastAsia="Book Antiqua" w:hAnsi="Book Antiqua"/>
                <w:color w:val="000000"/>
                <w:sz w:val="24"/>
                <w:szCs w:val="24"/>
              </w:rPr>
            </w:rPrChange>
          </w:rPr>
          <w:delText xml:space="preserve"> health workforces </w:delText>
        </w:r>
      </w:del>
      <w:ins w:id="1661" w:author="MUTILE WANYEE" w:date="2024-03-06T12:50:00Z">
        <w:r w:rsidR="F008CA6C" w:rsidRPr="A7FEF1F4">
          <w:rPr>
            <w:rFonts w:ascii="Book Antiqua" w:cs="Book Antiqua" w:eastAsia="Book Antiqua" w:hAnsi="Book Antiqua"/>
            <w:color w:val="000000"/>
            <w:sz w:val="24"/>
            <w:szCs w:val="24"/>
            <w:rPrChange w:id="1662" w:author="MUTILE WANYEE" w:date="2024-03-01T12:23:00Z">
              <w:rPr>
                <w:rFonts w:ascii="Book Antiqua" w:cs="Book Antiqua" w:eastAsia="Book Antiqua" w:hAnsi="Book Antiqua"/>
                <w:color w:val="000000"/>
                <w:sz w:val="24"/>
                <w:szCs w:val="24"/>
              </w:rPr>
            </w:rPrChange>
          </w:rPr>
          <w:t xml:space="preserve">They </w:t>
        </w:r>
      </w:ins>
      <w:r w:rsidRPr="2B6AEE50">
        <w:rPr>
          <w:rFonts w:ascii="Book Antiqua" w:cs="Book Antiqua" w:eastAsia="Book Antiqua" w:hAnsi="Book Antiqua"/>
          <w:color w:val="000000"/>
          <w:sz w:val="24"/>
          <w:szCs w:val="24"/>
          <w:rPrChange w:id="1663" w:author="MUTILE WANYEE" w:date="2024-03-01T12:23:00Z">
            <w:rPr>
              <w:rFonts w:ascii="Book Antiqua" w:cs="Book Antiqua" w:eastAsia="Book Antiqua" w:hAnsi="Book Antiqua"/>
              <w:color w:val="000000"/>
              <w:sz w:val="24"/>
              <w:szCs w:val="24"/>
            </w:rPr>
          </w:rPrChange>
        </w:rPr>
        <w:t xml:space="preserve">are spread across the county health facilities, national health facilities (Mathari and Spinal Injury and Referral Hospitals), headquarters offices, Kenyatta National Hospital (KNH), Kenyatta University Teaching and Referral Hospital (KUTRH) and the Moi Teaching &amp; Referral hospital and </w:t>
      </w:r>
      <w:ins w:id="1664" w:author="MUTILE WANYEE" w:date="2024-03-01T09:58:00Z">
        <w:r w:rsidR="07957C9A" w:rsidRPr="8B80CB00">
          <w:rPr>
            <w:rFonts w:ascii="Book Antiqua" w:cs="Book Antiqua" w:eastAsia="Book Antiqua" w:hAnsi="Book Antiqua"/>
            <w:color w:val="000000"/>
            <w:sz w:val="24"/>
            <w:szCs w:val="24"/>
            <w:rPrChange w:id="1665" w:author="MUTILE WANYEE" w:date="2024-03-01T12:23:00Z">
              <w:rPr>
                <w:rFonts w:ascii="Book Antiqua" w:cs="Book Antiqua" w:eastAsia="Book Antiqua" w:hAnsi="Book Antiqua"/>
                <w:color w:val="000000"/>
                <w:sz w:val="24"/>
                <w:szCs w:val="24"/>
              </w:rPr>
            </w:rPrChange>
          </w:rPr>
          <w:t xml:space="preserve">at </w:t>
        </w:r>
      </w:ins>
      <w:r w:rsidRPr="C8299D47">
        <w:rPr>
          <w:rFonts w:ascii="Book Antiqua" w:cs="Book Antiqua" w:eastAsia="Book Antiqua" w:hAnsi="Book Antiqua"/>
          <w:color w:val="000000"/>
          <w:sz w:val="24"/>
          <w:szCs w:val="24"/>
          <w:rPrChange w:id="1666" w:author="MUTILE WANYEE" w:date="2024-03-01T12:23:00Z">
            <w:rPr>
              <w:rFonts w:ascii="Book Antiqua" w:cs="Book Antiqua" w:eastAsia="Book Antiqua" w:hAnsi="Book Antiqua"/>
              <w:color w:val="000000"/>
              <w:sz w:val="24"/>
              <w:szCs w:val="24"/>
            </w:rPr>
          </w:rPrChange>
        </w:rPr>
        <w:t>the Port health centres. There are 86,450 community health volunteers (CHVs) in the country to provide services at Level 1.</w:t>
      </w:r>
    </w:p>
    <w:p>
      <w:pPr>
        <w:pStyle w:val="style0"/>
        <w:spacing w:after="0" w:lineRule="auto" w:line="276"/>
        <w:jc w:val="both"/>
        <w:rPr>
          <w:ins w:id="1667" w:author="MUTILE WANYEE" w:date="2024-02-22T15:23:00Z"/>
          <w:rFonts w:ascii="Book Antiqua" w:cs="Book Antiqua" w:eastAsia="Book Antiqua" w:hAnsi="Times New Roman"/>
          <w:color w:val="auto"/>
          <w:sz w:val="16"/>
          <w:szCs w:val="16"/>
          <w:shd w:val="clear" w:color="auto" w:fill="auto"/>
          <w:rPrChange w:id="1668" w:author="MUTILE WANYEE" w:date="2024-03-01T17:14:00Z">
            <w:rPr>
              <w:rFonts w:ascii="Book Antiqua" w:cs="Book Antiqua" w:eastAsia="Book Antiqua" w:hAnsi="Book Antiqua"/>
              <w:color w:val="000000"/>
              <w:sz w:val="24"/>
              <w:szCs w:val="24"/>
            </w:rPr>
          </w:rPrChange>
        </w:rPr>
        <w:pPrChange w:id="1669" w:author="MUTILE WANYEE" w:date="2024-03-01T17:14:00Z">
          <w:pPr>
            <w:pStyle w:val="style0"/>
            <w:spacing w:after="0" w:lineRule="auto" w:line="240"/>
            <w:jc w:val="both"/>
          </w:pPr>
        </w:pPrChange>
      </w:pPr>
    </w:p>
    <w:p>
      <w:pPr>
        <w:pStyle w:val="style0"/>
        <w:spacing w:after="0" w:lineRule="auto" w:line="276"/>
        <w:jc w:val="both"/>
        <w:rPr>
          <w:ins w:id="1670" w:author="MUTILE WANYEE" w:date="2024-02-22T15:23:00Z"/>
          <w:rFonts w:ascii="Book Antiqua" w:cs="Book Antiqua" w:eastAsia="Book Antiqua" w:hAnsi="Times New Roman"/>
          <w:color w:val="auto"/>
          <w:sz w:val="20"/>
          <w:szCs w:val="24"/>
          <w:shd w:val="clear" w:color="auto" w:fill="auto"/>
          <w:rPrChange w:id="1671" w:author="MUTILE WANYEE" w:date="2024-03-01T17:14:00Z">
            <w:rPr>
              <w:rFonts w:ascii="Book Antiqua" w:cs="Book Antiqua" w:eastAsia="Book Antiqua" w:hAnsi="Book Antiqua"/>
              <w:color w:val="000000"/>
              <w:sz w:val="24"/>
              <w:szCs w:val="24"/>
            </w:rPr>
          </w:rPrChange>
        </w:rPr>
        <w:pPrChange w:id="1672" w:author="MUTILE WANYEE" w:date="2024-03-01T17:14:00Z">
          <w:pPr>
            <w:pStyle w:val="style0"/>
            <w:spacing w:after="0" w:lineRule="auto" w:line="240"/>
            <w:jc w:val="both"/>
          </w:pPr>
        </w:pPrChange>
      </w:pPr>
      <w:ins w:id="1673" w:author="MUTILE WANYEE" w:date="2024-02-22T15:23:00Z">
        <w:r w:rsidR="5383989A" w:rsidRPr="D9FE2364">
          <w:rPr>
            <w:rFonts w:ascii="Book Antiqua" w:cs="Book Antiqua" w:eastAsia="Book Antiqua" w:hAnsi="Book Antiqua"/>
            <w:color w:val="000000"/>
            <w:sz w:val="24"/>
            <w:szCs w:val="24"/>
            <w:rPrChange w:id="1674" w:author="MUTILE WANYEE" w:date="2024-03-01T12:23:00Z">
              <w:rPr>
                <w:rFonts w:ascii="Book Antiqua" w:cs="Book Antiqua" w:eastAsia="Book Antiqua" w:hAnsi="Book Antiqua"/>
                <w:color w:val="000000"/>
                <w:sz w:val="24"/>
                <w:szCs w:val="24"/>
              </w:rPr>
            </w:rPrChange>
          </w:rPr>
          <w:t xml:space="preserve">In the implementation of the NHWA, the data of the health workforce from the other sectors was not yet available because it is not regularly collected, but after the development of the Data Sharing Agreement, it has been agreed that the other sectors will be providing their health workforce data for compilation. </w:t>
        </w:r>
      </w:ins>
    </w:p>
    <w:p>
      <w:pPr>
        <w:pStyle w:val="style0"/>
        <w:spacing w:after="0" w:lineRule="auto" w:line="276"/>
        <w:jc w:val="both"/>
        <w:rPr>
          <w:ins w:id="1675" w:author="MUTILE WANYEE" w:date="2024-02-22T15:23:00Z"/>
          <w:rFonts w:ascii="Book Antiqua" w:cs="Book Antiqua" w:eastAsia="Book Antiqua" w:hAnsi="Times New Roman"/>
          <w:color w:val="auto"/>
          <w:sz w:val="16"/>
          <w:szCs w:val="16"/>
          <w:shd w:val="clear" w:color="auto" w:fill="auto"/>
          <w:rPrChange w:id="1676" w:author="MUTILE WANYEE" w:date="2024-03-01T17:14:00Z">
            <w:rPr>
              <w:rFonts w:ascii="Book Antiqua" w:cs="Book Antiqua" w:eastAsia="Book Antiqua" w:hAnsi="Book Antiqua"/>
              <w:color w:val="000000"/>
              <w:sz w:val="24"/>
              <w:szCs w:val="24"/>
            </w:rPr>
          </w:rPrChange>
        </w:rPr>
        <w:pPrChange w:id="1677" w:author="MUTILE WANYEE" w:date="2024-03-01T17:14:00Z">
          <w:pPr>
            <w:pStyle w:val="style0"/>
            <w:spacing w:after="0" w:lineRule="auto" w:line="240"/>
            <w:jc w:val="both"/>
          </w:pPr>
        </w:pPrChange>
      </w:pPr>
    </w:p>
    <w:p>
      <w:pPr>
        <w:pStyle w:val="style0"/>
        <w:spacing w:after="0" w:lineRule="auto" w:line="276"/>
        <w:jc w:val="both"/>
        <w:rPr>
          <w:ins w:id="1678" w:author="MUTILE WANYEE" w:date="2024-02-22T15:23:00Z"/>
          <w:rFonts w:ascii="Book Antiqua" w:cs="Book Antiqua" w:eastAsia="Book Antiqua" w:hAnsi="Times New Roman"/>
          <w:color w:val="auto"/>
          <w:sz w:val="20"/>
          <w:szCs w:val="24"/>
          <w:shd w:val="clear" w:color="auto" w:fill="auto"/>
          <w:rPrChange w:id="1679" w:author="MUTILE WANYEE" w:date="2024-03-01T17:14:00Z">
            <w:rPr>
              <w:rFonts w:ascii="Book Antiqua" w:cs="Book Antiqua" w:eastAsia="Book Antiqua" w:hAnsi="Book Antiqua"/>
              <w:color w:val="000000"/>
              <w:sz w:val="24"/>
              <w:szCs w:val="24"/>
            </w:rPr>
          </w:rPrChange>
        </w:rPr>
        <w:pPrChange w:id="1680" w:author="MUTILE WANYEE" w:date="2024-03-01T17:14:00Z">
          <w:pPr>
            <w:pStyle w:val="style0"/>
            <w:spacing w:after="0" w:lineRule="auto" w:line="240"/>
            <w:jc w:val="both"/>
          </w:pPr>
        </w:pPrChange>
      </w:pPr>
      <w:ins w:id="1681" w:author="MUTILE WANYEE" w:date="2024-02-22T15:23:00Z">
        <w:r w:rsidR="32D2D769" w:rsidRPr="7FC4A61A">
          <w:rPr>
            <w:rFonts w:ascii="Book Antiqua" w:cs="Book Antiqua" w:eastAsia="Book Antiqua" w:hAnsi="Book Antiqua"/>
            <w:color w:val="000000"/>
            <w:sz w:val="24"/>
            <w:szCs w:val="24"/>
            <w:rPrChange w:id="1682" w:author="MUTILE WANYEE" w:date="2024-03-01T12:23:00Z">
              <w:rPr>
                <w:rFonts w:ascii="Book Antiqua" w:cs="Book Antiqua" w:eastAsia="Book Antiqua" w:hAnsi="Book Antiqua"/>
                <w:color w:val="000000"/>
                <w:sz w:val="24"/>
                <w:szCs w:val="24"/>
              </w:rPr>
            </w:rPrChange>
          </w:rPr>
          <w:t xml:space="preserve">The stakeholders from other sectors in NHWA Secretariat with access to administrative data provided the approximate total number of health workforce in the private sector as 108,802. The total number of the health workforce in the public sector is 87,236 out of which 9,519 are support professionals and non-professionals which leaves 78,172 health professionals. As a result, there are approximately 186,974 health professionals which shall progressively become more accurate as the other sectors in the Multiagency stakeholders Forum provide their accurate health workforce data. </w:t>
        </w:r>
      </w:ins>
    </w:p>
    <w:p>
      <w:pPr>
        <w:pStyle w:val="style0"/>
        <w:spacing w:after="0" w:lineRule="auto" w:line="276"/>
        <w:jc w:val="both"/>
        <w:rPr>
          <w:ins w:id="1683" w:author="MUTILE WANYEE" w:date="2024-02-22T15:23:00Z"/>
          <w:rFonts w:ascii="Book Antiqua" w:cs="Book Antiqua" w:eastAsia="Book Antiqua" w:hAnsi="Times New Roman"/>
          <w:color w:val="auto"/>
          <w:sz w:val="16"/>
          <w:szCs w:val="16"/>
          <w:shd w:val="clear" w:color="auto" w:fill="auto"/>
          <w:rPrChange w:id="1684" w:author="MUTILE WANYEE" w:date="2024-03-01T17:14:00Z">
            <w:rPr>
              <w:rFonts w:ascii="Book Antiqua" w:cs="Book Antiqua" w:eastAsia="Book Antiqua" w:hAnsi="Book Antiqua"/>
              <w:color w:val="000000"/>
              <w:sz w:val="24"/>
              <w:szCs w:val="24"/>
            </w:rPr>
          </w:rPrChange>
        </w:rPr>
        <w:pPrChange w:id="1685" w:author="MUTILE WANYEE" w:date="2024-03-01T17:14:00Z">
          <w:pPr>
            <w:pStyle w:val="style0"/>
            <w:spacing w:after="0" w:lineRule="auto" w:line="240"/>
            <w:jc w:val="both"/>
          </w:pPr>
        </w:pPrChange>
      </w:pPr>
    </w:p>
    <w:p>
      <w:pPr>
        <w:pStyle w:val="style0"/>
        <w:spacing w:after="0" w:lineRule="auto" w:line="276"/>
        <w:jc w:val="both"/>
        <w:rPr>
          <w:ins w:id="1686" w:author="MUTILE WANYEE" w:date="2024-02-22T15:23:00Z"/>
          <w:rFonts w:ascii="Book Antiqua" w:cs="Book Antiqua" w:eastAsia="Book Antiqua" w:hAnsi="Book Antiqua"/>
          <w:color w:val="000000"/>
          <w:sz w:val="24"/>
          <w:szCs w:val="24"/>
          <w:rPrChange w:id="1687" w:author="MUTILE WANYEE" w:date="2024-03-01T12:23:00Z">
            <w:rPr>
              <w:rFonts w:ascii="Book Antiqua" w:cs="Book Antiqua" w:eastAsia="Book Antiqua" w:hAnsi="Book Antiqua"/>
              <w:color w:val="000000"/>
              <w:sz w:val="24"/>
              <w:szCs w:val="24"/>
            </w:rPr>
          </w:rPrChange>
        </w:rPr>
      </w:pPr>
      <w:ins w:id="1688" w:author="MUTILE WANYEE" w:date="2024-02-22T15:23:00Z">
        <w:r w:rsidR="13384849" w:rsidRPr="7BB3506C">
          <w:rPr>
            <w:rFonts w:ascii="Book Antiqua" w:cs="Book Antiqua" w:eastAsia="Book Antiqua" w:hAnsi="Book Antiqua"/>
            <w:color w:val="000000"/>
            <w:sz w:val="24"/>
            <w:szCs w:val="24"/>
            <w:rPrChange w:id="1689" w:author="MUTILE WANYEE" w:date="2024-03-01T12:23:00Z">
              <w:rPr>
                <w:rFonts w:ascii="Book Antiqua" w:cs="Book Antiqua" w:eastAsia="Book Antiqua" w:hAnsi="Book Antiqua"/>
                <w:color w:val="000000"/>
                <w:sz w:val="24"/>
                <w:szCs w:val="24"/>
              </w:rPr>
            </w:rPrChange>
          </w:rPr>
          <w:t>As shown in table 1, Kenya has a total of 189</w:t>
        </w:r>
      </w:ins>
      <w:ins w:id="1690" w:author="MUTILE WANYEE" w:date="2024-02-22T15:23:00Z">
        <w:r w:rsidR="13384849" w:rsidRPr="C1AFF4AB">
          <w:rPr>
            <w:rFonts w:ascii="Times New Roman" w:cs="Times New Roman" w:eastAsia="Times New Roman" w:hAnsi="Times New Roman"/>
            <w:color w:val="000000"/>
            <w:sz w:val="24"/>
            <w:szCs w:val="24"/>
            <w:rPrChange w:id="1691" w:author="MUTILE WANYEE" w:date="2024-03-01T12:23:00Z">
              <w:rPr>
                <w:rFonts w:ascii="Times New Roman" w:cs="Times New Roman" w:eastAsia="Times New Roman" w:hAnsi="Times New Roman"/>
                <w:color w:val="000000"/>
                <w:sz w:val="24"/>
                <w:szCs w:val="24"/>
              </w:rPr>
            </w:rPrChange>
          </w:rPr>
          <w:t> </w:t>
        </w:r>
      </w:ins>
      <w:ins w:id="1692" w:author="MUTILE WANYEE" w:date="2024-02-22T15:23:00Z">
        <w:r w:rsidR="13384849" w:rsidRPr="BD2911E7">
          <w:rPr>
            <w:rFonts w:ascii="Book Antiqua" w:cs="Book Antiqua" w:eastAsia="Book Antiqua" w:hAnsi="Book Antiqua"/>
            <w:color w:val="000000"/>
            <w:sz w:val="24"/>
            <w:szCs w:val="24"/>
            <w:rPrChange w:id="1693" w:author="MUTILE WANYEE" w:date="2024-03-01T12:23:00Z">
              <w:rPr>
                <w:rFonts w:ascii="Book Antiqua" w:cs="Book Antiqua" w:eastAsia="Book Antiqua" w:hAnsi="Book Antiqua"/>
                <w:color w:val="000000"/>
                <w:sz w:val="24"/>
                <w:szCs w:val="24"/>
              </w:rPr>
            </w:rPrChange>
          </w:rPr>
          <w:t>932 health workers across 13 major health occupations in 2020 across both public and private sectors. Of this stock, about 13</w:t>
        </w:r>
      </w:ins>
      <w:ins w:id="1694" w:author="MUTILE WANYEE" w:date="2024-02-22T15:23:00Z">
        <w:r w:rsidR="13384849" w:rsidRPr="69A27FEA">
          <w:rPr>
            <w:rFonts w:ascii="Times New Roman" w:cs="Times New Roman" w:eastAsia="Times New Roman" w:hAnsi="Times New Roman"/>
            <w:color w:val="000000"/>
            <w:sz w:val="24"/>
            <w:szCs w:val="24"/>
            <w:rPrChange w:id="1695" w:author="MUTILE WANYEE" w:date="2024-03-01T12:23:00Z">
              <w:rPr>
                <w:rFonts w:ascii="Times New Roman" w:cs="Times New Roman" w:eastAsia="Times New Roman" w:hAnsi="Times New Roman"/>
                <w:color w:val="000000"/>
                <w:sz w:val="24"/>
                <w:szCs w:val="24"/>
              </w:rPr>
            </w:rPrChange>
          </w:rPr>
          <w:t> </w:t>
        </w:r>
      </w:ins>
      <w:ins w:id="1696" w:author="MUTILE WANYEE" w:date="2024-02-22T15:23:00Z">
        <w:r w:rsidR="13384849" w:rsidRPr="5E245908">
          <w:rPr>
            <w:rFonts w:ascii="Book Antiqua" w:cs="Book Antiqua" w:eastAsia="Book Antiqua" w:hAnsi="Book Antiqua"/>
            <w:color w:val="000000"/>
            <w:sz w:val="24"/>
            <w:szCs w:val="24"/>
            <w:rPrChange w:id="1697" w:author="MUTILE WANYEE" w:date="2024-03-01T12:23:00Z">
              <w:rPr>
                <w:rFonts w:ascii="Book Antiqua" w:cs="Book Antiqua" w:eastAsia="Book Antiqua" w:hAnsi="Book Antiqua"/>
                <w:color w:val="000000"/>
                <w:sz w:val="24"/>
                <w:szCs w:val="24"/>
              </w:rPr>
            </w:rPrChange>
          </w:rPr>
          <w:t>000 are doctors (including 7884 medical officers and 4908 specialists), 110</w:t>
        </w:r>
      </w:ins>
      <w:ins w:id="1698" w:author="MUTILE WANYEE" w:date="2024-02-22T15:23:00Z">
        <w:r w:rsidR="13384849" w:rsidRPr="30F536C8">
          <w:rPr>
            <w:rFonts w:ascii="Times New Roman" w:cs="Times New Roman" w:eastAsia="Times New Roman" w:hAnsi="Times New Roman"/>
            <w:color w:val="000000"/>
            <w:sz w:val="24"/>
            <w:szCs w:val="24"/>
            <w:rPrChange w:id="1699" w:author="MUTILE WANYEE" w:date="2024-03-01T12:23:00Z">
              <w:rPr>
                <w:rFonts w:ascii="Times New Roman" w:cs="Times New Roman" w:eastAsia="Times New Roman" w:hAnsi="Times New Roman"/>
                <w:color w:val="000000"/>
                <w:sz w:val="24"/>
                <w:szCs w:val="24"/>
              </w:rPr>
            </w:rPrChange>
          </w:rPr>
          <w:t> </w:t>
        </w:r>
      </w:ins>
      <w:ins w:id="1700" w:author="MUTILE WANYEE" w:date="2024-02-22T15:23:00Z">
        <w:r w:rsidR="13384849" w:rsidRPr="8A517E82">
          <w:rPr>
            <w:rFonts w:ascii="Book Antiqua" w:cs="Book Antiqua" w:eastAsia="Book Antiqua" w:hAnsi="Book Antiqua"/>
            <w:color w:val="000000"/>
            <w:sz w:val="24"/>
            <w:szCs w:val="24"/>
            <w:rPrChange w:id="1701" w:author="MUTILE WANYEE" w:date="2024-03-01T12:23:00Z">
              <w:rPr>
                <w:rFonts w:ascii="Book Antiqua" w:cs="Book Antiqua" w:eastAsia="Book Antiqua" w:hAnsi="Book Antiqua"/>
                <w:color w:val="000000"/>
                <w:sz w:val="24"/>
                <w:szCs w:val="24"/>
              </w:rPr>
            </w:rPrChange>
          </w:rPr>
          <w:t>000 are nurses, 25</w:t>
        </w:r>
      </w:ins>
      <w:ins w:id="1702" w:author="MUTILE WANYEE" w:date="2024-02-22T15:23:00Z">
        <w:r w:rsidR="13384849" w:rsidRPr="4A02EE2C">
          <w:rPr>
            <w:rFonts w:ascii="Times New Roman" w:cs="Times New Roman" w:eastAsia="Times New Roman" w:hAnsi="Times New Roman"/>
            <w:color w:val="000000"/>
            <w:sz w:val="24"/>
            <w:szCs w:val="24"/>
            <w:rPrChange w:id="1703" w:author="MUTILE WANYEE" w:date="2024-03-01T12:23:00Z">
              <w:rPr>
                <w:rFonts w:ascii="Times New Roman" w:cs="Times New Roman" w:eastAsia="Times New Roman" w:hAnsi="Times New Roman"/>
                <w:color w:val="000000"/>
                <w:sz w:val="24"/>
                <w:szCs w:val="24"/>
              </w:rPr>
            </w:rPrChange>
          </w:rPr>
          <w:t> </w:t>
        </w:r>
      </w:ins>
      <w:ins w:id="1704" w:author="MUTILE WANYEE" w:date="2024-02-22T15:23:00Z">
        <w:r w:rsidR="13384849" w:rsidRPr="C478DF85">
          <w:rPr>
            <w:rFonts w:ascii="Book Antiqua" w:cs="Book Antiqua" w:eastAsia="Book Antiqua" w:hAnsi="Book Antiqua"/>
            <w:color w:val="000000"/>
            <w:sz w:val="24"/>
            <w:szCs w:val="24"/>
            <w:rPrChange w:id="1705" w:author="MUTILE WANYEE" w:date="2024-03-01T12:23:00Z">
              <w:rPr>
                <w:rFonts w:ascii="Book Antiqua" w:cs="Book Antiqua" w:eastAsia="Book Antiqua" w:hAnsi="Book Antiqua"/>
                <w:color w:val="000000"/>
                <w:sz w:val="24"/>
                <w:szCs w:val="24"/>
              </w:rPr>
            </w:rPrChange>
          </w:rPr>
          <w:t>000 clinical officers, 1344 dentists and 987 dental technologists. Others included 1337 pharmacists, 6240 pharmaceutical technologists and 1757 physiotherapists, among others.</w:t>
        </w:r>
      </w:ins>
    </w:p>
    <w:p>
      <w:pPr>
        <w:pStyle w:val="style0"/>
        <w:spacing w:after="0" w:lineRule="auto" w:line="276"/>
        <w:jc w:val="both"/>
        <w:rPr>
          <w:ins w:id="1706" w:author="MUTILE WANYEE" w:date="2024-02-22T15:23:00Z"/>
          <w:rFonts w:ascii="Book Antiqua" w:cs="Book Antiqua" w:eastAsia="Book Antiqua" w:hAnsi="Times New Roman"/>
          <w:color w:val="auto"/>
          <w:sz w:val="16"/>
          <w:szCs w:val="16"/>
          <w:shd w:val="clear" w:color="auto" w:fill="auto"/>
          <w:rPrChange w:id="1707" w:author="MUTILE WANYEE" w:date="2024-03-01T17:14:00Z">
            <w:rPr>
              <w:rFonts w:ascii="Book Antiqua" w:cs="Book Antiqua" w:eastAsia="Book Antiqua" w:hAnsi="Book Antiqua"/>
              <w:color w:val="000000"/>
              <w:sz w:val="24"/>
              <w:szCs w:val="24"/>
            </w:rPr>
          </w:rPrChange>
        </w:rPr>
        <w:pPrChange w:id="1708" w:author="MUTILE WANYEE" w:date="2024-03-01T17:14:00Z">
          <w:pPr>
            <w:pStyle w:val="style0"/>
            <w:spacing w:after="0" w:lineRule="auto" w:line="240"/>
            <w:jc w:val="both"/>
          </w:pPr>
        </w:pPrChange>
      </w:pPr>
    </w:p>
    <w:p>
      <w:pPr>
        <w:pStyle w:val="style0"/>
        <w:spacing w:after="0" w:lineRule="auto" w:line="240"/>
        <w:jc w:val="both"/>
        <w:rPr>
          <w:del w:id="1709" w:author="MUTILE WANYEE" w:date="2024-02-22T15:23:00Z"/>
          <w:rFonts w:ascii="Book Antiqua" w:cs="Book Antiqua" w:eastAsia="Book Antiqua" w:hAnsi="Book Antiqua"/>
          <w:color w:val="000000"/>
          <w:sz w:val="24"/>
          <w:szCs w:val="24"/>
          <w:rPrChange w:id="1710" w:author="MUTILE WANYEE" w:date="2024-03-01T12:23:00Z">
            <w:rPr>
              <w:rFonts w:ascii="Book Antiqua" w:cs="Book Antiqua" w:eastAsia="Book Antiqua" w:hAnsi="Book Antiqua"/>
              <w:color w:val="000000"/>
              <w:sz w:val="24"/>
              <w:szCs w:val="24"/>
            </w:rPr>
          </w:rPrChange>
        </w:rPr>
      </w:pPr>
      <w:ins w:id="1711" w:author="MUTILE WANYEE" w:date="2024-02-22T15:23:00Z">
        <w:r w:rsidR="7151028E" w:rsidRPr="73505EC9">
          <w:rPr>
            <w:rFonts w:ascii="Book Antiqua" w:cs="Book Antiqua" w:eastAsia="Book Antiqua" w:hAnsi="Book Antiqua"/>
            <w:color w:val="000000"/>
            <w:sz w:val="24"/>
            <w:szCs w:val="24"/>
            <w:rPrChange w:id="1712" w:author="MUTILE WANYEE" w:date="2024-03-01T12:23:00Z">
              <w:rPr>
                <w:rFonts w:ascii="Book Antiqua" w:cs="Book Antiqua" w:eastAsia="Book Antiqua" w:hAnsi="Book Antiqua"/>
                <w:color w:val="000000"/>
                <w:sz w:val="24"/>
                <w:szCs w:val="24"/>
              </w:rPr>
            </w:rPrChange>
          </w:rPr>
          <w:t>Table No.1: Total</w:t>
        </w:r>
      </w:ins>
    </w:p>
    <w:p>
      <w:pPr>
        <w:pStyle w:val="style0"/>
        <w:spacing w:after="0" w:lineRule="auto" w:line="240"/>
        <w:jc w:val="both"/>
        <w:rPr>
          <w:del w:id="1713" w:author="MUTILE WANYEE" w:date="2024-02-22T15:23:00Z"/>
          <w:rFonts w:ascii="Book Antiqua" w:cs="Book Antiqua" w:eastAsia="Book Antiqua" w:hAnsi="Book Antiqua"/>
          <w:color w:val="000000"/>
          <w:sz w:val="16"/>
          <w:szCs w:val="16"/>
          <w:rPrChange w:id="1714"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rFonts w:ascii="Book Antiqua" w:cs="Book Antiqua" w:eastAsia="Book Antiqua" w:hAnsi="Book Antiqua"/>
          <w:color w:val="000000"/>
          <w:sz w:val="24"/>
          <w:szCs w:val="24"/>
        </w:rPr>
      </w:pPr>
      <w:del w:id="1715" w:author="MUTILE WANYEE" w:date="2024-02-22T15:23:00Z">
        <w:r w:rsidDel="BC23C305" w:rsidRPr="CDF62ED2">
          <w:rPr>
            <w:rFonts w:ascii="Book Antiqua" w:cs="Book Antiqua" w:eastAsia="Book Antiqua" w:hAnsi="Book Antiqua"/>
            <w:color w:val="000000"/>
            <w:sz w:val="24"/>
            <w:szCs w:val="24"/>
            <w:rPrChange w:id="1716" w:author="MUTILE WANYEE" w:date="2024-03-01T12:23:00Z">
              <w:rPr>
                <w:rFonts w:ascii="Book Antiqua" w:cs="Book Antiqua" w:eastAsia="Book Antiqua" w:hAnsi="Book Antiqua"/>
                <w:color w:val="000000"/>
                <w:sz w:val="24"/>
                <w:szCs w:val="24"/>
              </w:rPr>
            </w:rPrChange>
          </w:rPr>
          <w:delText>Table 1: Total number of some of the cadres active health workers in the public sector</w:delText>
        </w:r>
      </w:del>
      <w:ins w:id="1717" w:author="MUTILE WANYEE" w:date="2024-02-08T10:46:00Z">
        <w:r w:rsidR="43F9D6BE" w:rsidRPr="AB1C76DD">
          <w:rPr>
            <w:rFonts w:ascii="Book Antiqua" w:cs="Book Antiqua" w:eastAsia="Book Antiqua" w:hAnsi="Book Antiqua"/>
            <w:color w:val="000000"/>
            <w:sz w:val="24"/>
            <w:szCs w:val="24"/>
            <w:rPrChange w:id="1718" w:author="MUTILE WANYEE" w:date="2024-03-01T12:23:00Z">
              <w:rPr>
                <w:rFonts w:ascii="Book Antiqua" w:cs="Book Antiqua" w:eastAsia="Book Antiqua" w:hAnsi="Book Antiqua"/>
                <w:color w:val="000000"/>
                <w:sz w:val="24"/>
                <w:szCs w:val="24"/>
              </w:rPr>
            </w:rPrChange>
          </w:rPr>
          <w:t xml:space="preserve"> number</w:t>
        </w:r>
      </w:ins>
      <w:ins w:id="1719" w:author="MUTILE WANYEE" w:date="2024-02-08T10:46:00Z">
        <w:r w:rsidR="43F9D6BE" w:rsidRPr="06376AF8">
          <w:rPr>
            <w:rFonts w:ascii="Book Antiqua" w:cs="Book Antiqua" w:eastAsia="Book Antiqua" w:hAnsi="Book Antiqua"/>
            <w:color w:val="ff0000"/>
            <w:sz w:val="24"/>
            <w:szCs w:val="24"/>
            <w:rPrChange w:id="1720" w:author="MUTILE WANYEE" w:date="2024-03-01T12:23:00Z">
              <w:rPr>
                <w:rFonts w:ascii="Book Antiqua" w:cs="Book Antiqua" w:eastAsia="Book Antiqua" w:hAnsi="Book Antiqua"/>
                <w:color w:val="ff0000"/>
                <w:sz w:val="24"/>
                <w:szCs w:val="24"/>
              </w:rPr>
            </w:rPrChange>
          </w:rPr>
          <w:t xml:space="preserve"> the regulated</w:t>
        </w:r>
      </w:ins>
      <w:ins w:id="1721" w:author="MUTILE WANYEE" w:date="2024-02-08T10:46:00Z">
        <w:r w:rsidR="43F9D6BE" w:rsidRPr="F1B11192">
          <w:rPr>
            <w:rFonts w:ascii="Book Antiqua" w:cs="Book Antiqua" w:eastAsia="Book Antiqua" w:hAnsi="Book Antiqua"/>
            <w:color w:val="000000"/>
            <w:sz w:val="24"/>
            <w:szCs w:val="24"/>
            <w:rPrChange w:id="1722" w:author="MUTILE WANYEE" w:date="2024-03-01T12:23:00Z">
              <w:rPr>
                <w:rFonts w:ascii="Book Antiqua" w:cs="Book Antiqua" w:eastAsia="Book Antiqua" w:hAnsi="Book Antiqua"/>
                <w:color w:val="000000"/>
                <w:sz w:val="24"/>
                <w:szCs w:val="24"/>
              </w:rPr>
            </w:rPrChange>
          </w:rPr>
          <w:t xml:space="preserve"> cadres active health workers in the public sector</w:t>
        </w:r>
      </w:ins>
      <w:ins w:id="1723" w:author="MUTILE WANYEE" w:date="2024-02-08T10:46:00Z">
        <w:r w:rsidR="43F9D6BE" w:rsidRPr="EBDDFE46">
          <w:rPr>
            <w:rFonts w:ascii="Book Antiqua" w:cs="Book Antiqua" w:eastAsia="Book Antiqua" w:hAnsi="Book Antiqua"/>
            <w:color w:val="ff0000"/>
            <w:sz w:val="24"/>
            <w:szCs w:val="24"/>
            <w:rPrChange w:id="1724" w:author="MUTILE WANYEE" w:date="2024-03-01T12:23:00Z">
              <w:rPr>
                <w:rFonts w:ascii="Book Antiqua" w:cs="Book Antiqua" w:eastAsia="Book Antiqua" w:hAnsi="Book Antiqua"/>
                <w:color w:val="ff0000"/>
                <w:sz w:val="24"/>
                <w:szCs w:val="24"/>
              </w:rPr>
            </w:rPrChange>
          </w:rPr>
          <w:t xml:space="preserve"> against total public health professionals and against registered</w:t>
        </w:r>
      </w:ins>
    </w:p>
    <w:p>
      <w:pPr>
        <w:pStyle w:val="style0"/>
        <w:spacing w:after="0" w:lineRule="auto" w:line="240"/>
        <w:jc w:val="both"/>
        <w:rPr>
          <w:rFonts w:ascii="Book Antiqua" w:cs="Book Antiqua" w:eastAsia="Book Antiqua" w:hAnsi="Book Antiqua"/>
          <w:color w:val="000000"/>
          <w:sz w:val="24"/>
          <w:szCs w:val="24"/>
        </w:rPr>
      </w:pPr>
    </w:p>
    <w:tbl>
      <w:tblPr>
        <w:tblStyle w:val="style4102"/>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2016"/>
        <w:gridCol w:w="2016"/>
        <w:gridCol w:w="2016"/>
        <w:gridCol w:w="2016"/>
      </w:tblGrid>
      <w:tr>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12BE9992">
              <w:rPr>
                <w:rFonts w:ascii="Book Antiqua" w:cs="Book Antiqua" w:eastAsia="Book Antiqua" w:hAnsi="Book Antiqua"/>
                <w:b/>
                <w:color w:val="000000"/>
                <w:sz w:val="24"/>
                <w:szCs w:val="24"/>
                <w:rPrChange w:id="1725" w:author="MUTILE WANYEE" w:date="2024-03-01T12:23:00Z">
                  <w:rPr>
                    <w:rFonts w:ascii="Book Antiqua" w:cs="Book Antiqua" w:eastAsia="Book Antiqua" w:hAnsi="Book Antiqua"/>
                    <w:b/>
                    <w:color w:val="000000"/>
                    <w:sz w:val="24"/>
                    <w:szCs w:val="24"/>
                  </w:rPr>
                </w:rPrChange>
              </w:rPr>
              <w:t>CADRE</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D18166B1">
              <w:rPr>
                <w:rFonts w:ascii="Book Antiqua" w:cs="Book Antiqua" w:eastAsia="Book Antiqua" w:hAnsi="Book Antiqua"/>
                <w:b/>
                <w:color w:val="000000"/>
                <w:sz w:val="24"/>
                <w:szCs w:val="24"/>
                <w:rPrChange w:id="1726" w:author="MUTILE WANYEE" w:date="2024-03-01T12:23:00Z">
                  <w:rPr>
                    <w:rFonts w:ascii="Book Antiqua" w:cs="Book Antiqua" w:eastAsia="Book Antiqua" w:hAnsi="Book Antiqua"/>
                    <w:b/>
                    <w:color w:val="000000"/>
                    <w:sz w:val="24"/>
                    <w:szCs w:val="24"/>
                  </w:rPr>
                </w:rPrChange>
              </w:rPr>
              <w:t>Public</w:t>
            </w:r>
          </w:p>
        </w:tc>
        <w:tc>
          <w:tcPr>
            <w:tcW w:w="0" w:type="auto"/>
            <w:tcBorders/>
          </w:tcPr>
          <w:p>
            <w:pPr>
              <w:pStyle w:val="style0"/>
              <w:spacing w:after="0" w:lineRule="auto" w:line="240"/>
              <w:jc w:val="both"/>
              <w:rPr>
                <w:rFonts w:ascii="Book Antiqua" w:cs="Book Antiqua" w:eastAsia="Book Antiqua" w:hAnsi="Book Antiqua"/>
                <w:b/>
                <w:color w:val="ff0000"/>
                <w:sz w:val="24"/>
                <w:szCs w:val="24"/>
              </w:rPr>
            </w:pPr>
            <w:ins w:id="1727" w:author="MUTILE WANYEE" w:date="2024-02-09T15:10:00Z">
              <w:r w:rsidR="4CFE4329" w:rsidRPr="C8217A60">
                <w:rPr>
                  <w:rFonts w:ascii="Book Antiqua" w:cs="Book Antiqua" w:eastAsia="Book Antiqua" w:hAnsi="Book Antiqua"/>
                  <w:b/>
                  <w:color w:val="ff0000"/>
                  <w:sz w:val="24"/>
                  <w:szCs w:val="24"/>
                  <w:rPrChange w:id="1728" w:author="MUTILE WANYEE" w:date="2024-03-01T12:23:00Z">
                    <w:rPr>
                      <w:rFonts w:ascii="Book Antiqua" w:cs="Book Antiqua" w:eastAsia="Book Antiqua" w:hAnsi="Book Antiqua"/>
                      <w:b/>
                      <w:color w:val="ff0000"/>
                      <w:sz w:val="24"/>
                      <w:szCs w:val="24"/>
                    </w:rPr>
                  </w:rPrChange>
                </w:rPr>
                <w:t>% of Total in public sector</w:t>
              </w:r>
            </w:ins>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DEDC522E">
              <w:rPr>
                <w:rFonts w:ascii="Book Antiqua" w:cs="Book Antiqua" w:eastAsia="Book Antiqua" w:hAnsi="Book Antiqua"/>
                <w:b/>
                <w:color w:val="000000"/>
                <w:sz w:val="24"/>
                <w:szCs w:val="24"/>
                <w:rPrChange w:id="1729" w:author="MUTILE WANYEE" w:date="2024-03-01T12:23:00Z">
                  <w:rPr>
                    <w:rFonts w:ascii="Book Antiqua" w:cs="Book Antiqua" w:eastAsia="Book Antiqua" w:hAnsi="Book Antiqua"/>
                    <w:b/>
                    <w:color w:val="000000"/>
                    <w:sz w:val="24"/>
                    <w:szCs w:val="24"/>
                  </w:rPr>
                </w:rPrChange>
              </w:rPr>
              <w:t>Registered</w:t>
            </w:r>
          </w:p>
        </w:tc>
        <w:tc>
          <w:tcPr>
            <w:tcW w:w="0" w:type="auto"/>
            <w:tcBorders/>
          </w:tcPr>
          <w:p>
            <w:pPr>
              <w:pStyle w:val="style0"/>
              <w:spacing w:after="0" w:lineRule="auto" w:line="240"/>
              <w:jc w:val="both"/>
              <w:rPr>
                <w:rFonts w:ascii="Book Antiqua" w:cs="Book Antiqua" w:eastAsia="Book Antiqua" w:hAnsi="Times New Roman"/>
                <w:b w:val="false"/>
                <w:color w:val="ff0000"/>
                <w:sz w:val="20"/>
                <w:szCs w:val="24"/>
                <w:shd w:val="clear" w:color="auto" w:fill="auto"/>
                <w:rPrChange w:id="1730" w:author="MUTILE WANYEE" w:date="2024-02-16T13:12:00Z">
                  <w:rPr>
                    <w:rFonts w:ascii="Book Antiqua" w:cs="Book Antiqua" w:eastAsia="Book Antiqua" w:hAnsi="Book Antiqua"/>
                    <w:b/>
                    <w:color w:val="000000"/>
                    <w:sz w:val="24"/>
                    <w:szCs w:val="24"/>
                  </w:rPr>
                </w:rPrChange>
              </w:rPr>
            </w:pPr>
            <w:r w:rsidRPr="7EA38CB7">
              <w:rPr>
                <w:rFonts w:ascii="Book Antiqua" w:cs="Book Antiqua" w:eastAsia="Book Antiqua" w:hAnsi="Book Antiqua"/>
                <w:b/>
                <w:color w:val="000000"/>
                <w:sz w:val="24"/>
                <w:szCs w:val="24"/>
                <w:rPrChange w:id="1731" w:author="MUTILE WANYEE" w:date="2024-03-01T12:23:00Z">
                  <w:rPr>
                    <w:rFonts w:ascii="Book Antiqua" w:cs="Book Antiqua" w:eastAsia="Book Antiqua" w:hAnsi="Book Antiqua"/>
                    <w:b/>
                    <w:color w:val="000000"/>
                    <w:sz w:val="24"/>
                    <w:szCs w:val="24"/>
                  </w:rPr>
                </w:rPrChange>
              </w:rPr>
              <w:t>%</w:t>
            </w:r>
            <w:ins w:id="1732" w:author="MUTILE WANYEE" w:date="2024-02-16T13:11:00Z">
              <w:r w:rsidR="9A4237AF" w:rsidRPr="9AE5E2E2">
                <w:rPr>
                  <w:rFonts w:ascii="Book Antiqua" w:cs="Book Antiqua" w:eastAsia="Book Antiqua" w:hAnsi="Book Antiqua"/>
                  <w:b/>
                  <w:color w:val="ff0000"/>
                  <w:sz w:val="24"/>
                  <w:szCs w:val="24"/>
                  <w:rPrChange w:id="1733" w:author="MUTILE WANYEE" w:date="2024-03-01T12:23:00Z">
                    <w:rPr>
                      <w:rFonts w:ascii="Book Antiqua" w:cs="Book Antiqua" w:eastAsia="Book Antiqua" w:hAnsi="Book Antiqua"/>
                      <w:b/>
                      <w:color w:val="ff0000"/>
                      <w:sz w:val="24"/>
                      <w:szCs w:val="24"/>
                    </w:rPr>
                  </w:rPrChange>
                </w:rPr>
                <w:t xml:space="preserve"> of all registered in</w:t>
              </w:r>
            </w:ins>
            <w:r w:rsidRPr="37376987">
              <w:rPr>
                <w:rFonts w:ascii="Book Antiqua" w:cs="Book Antiqua" w:eastAsia="Book Antiqua" w:hAnsi="Book Antiqua"/>
                <w:b/>
                <w:color w:val="000000"/>
                <w:sz w:val="24"/>
                <w:szCs w:val="24"/>
                <w:rPrChange w:id="1734" w:author="MUTILE WANYEE" w:date="2024-03-01T12:23:00Z">
                  <w:rPr>
                    <w:rFonts w:ascii="Book Antiqua" w:cs="Book Antiqua" w:eastAsia="Book Antiqua" w:hAnsi="Book Antiqua"/>
                    <w:b/>
                    <w:color w:val="000000"/>
                    <w:sz w:val="24"/>
                    <w:szCs w:val="24"/>
                  </w:rPr>
                </w:rPrChange>
              </w:rPr>
              <w:t xml:space="preserve"> public</w:t>
            </w:r>
          </w:p>
        </w:tc>
      </w:tr>
      <w:tr>
        <w:tblPrEx/>
        <w:trPr>
          <w:cantSplit w:val="false"/>
          <w:tblHeader w:val="false"/>
          <w:jc w:val="left"/>
          <w:del w:id="1735" w:author="MUTILE WANYEE" w:date="2024-02-09T15:16:00Z"/>
        </w:trPr>
        <w:tc>
          <w:tcPr>
            <w:tcW w:w="0" w:type="auto"/>
            <w:tcBorders/>
          </w:tcPr>
          <w:p>
            <w:pPr>
              <w:pStyle w:val="style0"/>
              <w:spacing w:after="0" w:lineRule="auto" w:line="240"/>
              <w:jc w:val="both"/>
              <w:rPr>
                <w:del w:id="1736" w:author="MUTILE WANYEE" w:date="2024-02-09T15:16:00Z"/>
                <w:rFonts w:ascii="Book Antiqua" w:cs="Book Antiqua" w:eastAsia="Book Antiqua" w:hAnsi="Book Antiqua"/>
                <w:color w:val="000000"/>
                <w:sz w:val="24"/>
                <w:szCs w:val="24"/>
                <w:rPrChange w:id="1737" w:author="MUTILE WANYEE" w:date="2024-03-01T12:23:00Z">
                  <w:rPr>
                    <w:rFonts w:ascii="Book Antiqua" w:cs="Book Antiqua" w:eastAsia="Book Antiqua" w:hAnsi="Book Antiqua"/>
                    <w:color w:val="000000"/>
                    <w:sz w:val="24"/>
                    <w:szCs w:val="24"/>
                  </w:rPr>
                </w:rPrChange>
              </w:rPr>
            </w:pPr>
            <w:del w:id="1738" w:author="MUTILE WANYEE" w:date="2024-02-09T15:16:00Z">
              <w:r w:rsidDel="B390C5C9" w:rsidRPr="1AA297CB">
                <w:rPr>
                  <w:rFonts w:ascii="Book Antiqua" w:cs="Book Antiqua" w:eastAsia="Book Antiqua" w:hAnsi="Book Antiqua"/>
                  <w:color w:val="000000"/>
                  <w:sz w:val="24"/>
                  <w:szCs w:val="24"/>
                  <w:rPrChange w:id="1739" w:author="MUTILE WANYEE" w:date="2024-03-01T12:23:00Z">
                    <w:rPr>
                      <w:rFonts w:ascii="Book Antiqua" w:cs="Book Antiqua" w:eastAsia="Book Antiqua" w:hAnsi="Book Antiqua"/>
                      <w:color w:val="000000"/>
                      <w:sz w:val="24"/>
                      <w:szCs w:val="24"/>
                    </w:rPr>
                  </w:rPrChange>
                </w:rPr>
                <w:delText xml:space="preserve">Clinical Officers </w:delText>
              </w:r>
            </w:del>
          </w:p>
        </w:tc>
        <w:tc>
          <w:tcPr>
            <w:tcW w:w="0" w:type="auto"/>
            <w:tcBorders/>
          </w:tcPr>
          <w:p>
            <w:pPr>
              <w:pStyle w:val="style0"/>
              <w:spacing w:after="0" w:lineRule="auto" w:line="240"/>
              <w:jc w:val="both"/>
              <w:rPr>
                <w:del w:id="1740" w:author="MUTILE WANYEE" w:date="2024-02-09T15:16:00Z"/>
                <w:rFonts w:ascii="Book Antiqua" w:cs="Book Antiqua" w:eastAsia="Book Antiqua" w:hAnsi="Book Antiqua"/>
                <w:color w:val="000000"/>
                <w:sz w:val="24"/>
                <w:szCs w:val="24"/>
                <w:rPrChange w:id="1741" w:author="MUTILE WANYEE" w:date="2024-03-01T12:23:00Z">
                  <w:rPr>
                    <w:rFonts w:ascii="Book Antiqua" w:cs="Book Antiqua" w:eastAsia="Book Antiqua" w:hAnsi="Book Antiqua"/>
                    <w:color w:val="000000"/>
                    <w:sz w:val="24"/>
                    <w:szCs w:val="24"/>
                  </w:rPr>
                </w:rPrChange>
              </w:rPr>
            </w:pPr>
            <w:del w:id="1742" w:author="MUTILE WANYEE" w:date="2024-02-09T15:16:00Z">
              <w:r w:rsidDel="4FFD8D43" w:rsidRPr="406C890D">
                <w:rPr>
                  <w:rFonts w:ascii="Book Antiqua" w:cs="Book Antiqua" w:eastAsia="Book Antiqua" w:hAnsi="Book Antiqua"/>
                  <w:color w:val="000000"/>
                  <w:sz w:val="24"/>
                  <w:szCs w:val="24"/>
                  <w:rPrChange w:id="1743" w:author="MUTILE WANYEE" w:date="2024-03-01T12:23:00Z">
                    <w:rPr>
                      <w:rFonts w:ascii="Book Antiqua" w:cs="Book Antiqua" w:eastAsia="Book Antiqua" w:hAnsi="Book Antiqua"/>
                      <w:color w:val="000000"/>
                      <w:sz w:val="24"/>
                      <w:szCs w:val="24"/>
                    </w:rPr>
                  </w:rPrChange>
                </w:rPr>
                <w:delText>7,361</w:delText>
              </w:r>
            </w:del>
          </w:p>
        </w:tc>
        <w:tc>
          <w:tcPr>
            <w:tcW w:w="0" w:type="auto"/>
            <w:tcBorders/>
          </w:tcPr>
          <w:p>
            <w:pPr>
              <w:pStyle w:val="style0"/>
              <w:spacing w:after="0" w:lineRule="auto" w:line="240"/>
              <w:jc w:val="both"/>
              <w:rPr>
                <w:del w:id="1744" w:author="MUTILE WANYEE" w:date="2024-02-09T15:16:00Z"/>
                <w:rFonts w:ascii="Book Antiqua" w:cs="Book Antiqua" w:eastAsia="Book Antiqua" w:hAnsi="Book Antiqua"/>
                <w:color w:val="ff0000"/>
                <w:sz w:val="24"/>
                <w:szCs w:val="24"/>
                <w:rPrChange w:id="1745" w:author="MUTILE WANYEE" w:date="2024-03-01T12:23:00Z">
                  <w:rPr>
                    <w:rFonts w:ascii="Book Antiqua" w:cs="Book Antiqua" w:eastAsia="Book Antiqua" w:hAnsi="Book Antiqua"/>
                    <w:color w:val="ff0000"/>
                    <w:sz w:val="24"/>
                    <w:szCs w:val="24"/>
                  </w:rPr>
                </w:rPrChange>
              </w:rPr>
            </w:pPr>
          </w:p>
        </w:tc>
        <w:tc>
          <w:tcPr>
            <w:tcW w:w="0" w:type="auto"/>
            <w:tcBorders/>
          </w:tcPr>
          <w:p>
            <w:pPr>
              <w:pStyle w:val="style0"/>
              <w:spacing w:after="0" w:lineRule="auto" w:line="240"/>
              <w:jc w:val="both"/>
              <w:rPr>
                <w:del w:id="1746" w:author="MUTILE WANYEE" w:date="2024-02-09T15:16:00Z"/>
                <w:rFonts w:ascii="Book Antiqua" w:cs="Book Antiqua" w:eastAsia="Book Antiqua" w:hAnsi="Book Antiqua"/>
                <w:color w:val="000000"/>
                <w:sz w:val="24"/>
                <w:szCs w:val="24"/>
                <w:rPrChange w:id="1747" w:author="MUTILE WANYEE" w:date="2024-03-01T12:23:00Z">
                  <w:rPr>
                    <w:rFonts w:ascii="Book Antiqua" w:cs="Book Antiqua" w:eastAsia="Book Antiqua" w:hAnsi="Book Antiqua"/>
                    <w:color w:val="000000"/>
                    <w:sz w:val="24"/>
                    <w:szCs w:val="24"/>
                  </w:rPr>
                </w:rPrChange>
              </w:rPr>
            </w:pPr>
            <w:del w:id="1748" w:author="MUTILE WANYEE" w:date="2024-02-09T15:16:00Z">
              <w:r w:rsidDel="B981BF35" w:rsidRPr="E02FD452">
                <w:rPr>
                  <w:rFonts w:ascii="Book Antiqua" w:cs="Book Antiqua" w:eastAsia="Book Antiqua" w:hAnsi="Book Antiqua"/>
                  <w:color w:val="000000"/>
                  <w:sz w:val="24"/>
                  <w:szCs w:val="24"/>
                  <w:rPrChange w:id="1749" w:author="MUTILE WANYEE" w:date="2024-03-01T12:23:00Z">
                    <w:rPr>
                      <w:rFonts w:ascii="Book Antiqua" w:cs="Book Antiqua" w:eastAsia="Book Antiqua" w:hAnsi="Book Antiqua"/>
                      <w:color w:val="000000"/>
                      <w:sz w:val="24"/>
                      <w:szCs w:val="24"/>
                    </w:rPr>
                  </w:rPrChange>
                </w:rPr>
                <w:delText>28,000</w:delText>
              </w:r>
            </w:del>
          </w:p>
        </w:tc>
        <w:tc>
          <w:tcPr>
            <w:tcW w:w="0" w:type="auto"/>
            <w:tcBorders/>
          </w:tcPr>
          <w:p>
            <w:pPr>
              <w:pStyle w:val="style0"/>
              <w:spacing w:after="0" w:lineRule="auto" w:line="240"/>
              <w:jc w:val="both"/>
              <w:rPr>
                <w:del w:id="1750" w:author="MUTILE WANYEE" w:date="2024-02-09T15:16:00Z"/>
                <w:rFonts w:ascii="Book Antiqua" w:cs="Book Antiqua" w:eastAsia="Book Antiqua" w:hAnsi="Book Antiqua"/>
                <w:color w:val="000000"/>
                <w:sz w:val="24"/>
                <w:szCs w:val="24"/>
                <w:rPrChange w:id="1751" w:author="MUTILE WANYEE" w:date="2024-03-01T12:23:00Z">
                  <w:rPr>
                    <w:rFonts w:ascii="Book Antiqua" w:cs="Book Antiqua" w:eastAsia="Book Antiqua" w:hAnsi="Book Antiqua"/>
                    <w:color w:val="000000"/>
                    <w:sz w:val="24"/>
                    <w:szCs w:val="24"/>
                  </w:rPr>
                </w:rPrChange>
              </w:rPr>
            </w:pPr>
            <w:del w:id="1752" w:author="MUTILE WANYEE" w:date="2024-02-09T15:16:00Z">
              <w:r w:rsidDel="C1BE38B8" w:rsidRPr="AF7E5B87">
                <w:rPr>
                  <w:rFonts w:ascii="Book Antiqua" w:cs="Book Antiqua" w:eastAsia="Book Antiqua" w:hAnsi="Book Antiqua"/>
                  <w:color w:val="000000"/>
                  <w:sz w:val="24"/>
                  <w:szCs w:val="24"/>
                  <w:rPrChange w:id="1753" w:author="MUTILE WANYEE" w:date="2024-03-01T12:23:00Z">
                    <w:rPr>
                      <w:rFonts w:ascii="Book Antiqua" w:cs="Book Antiqua" w:eastAsia="Book Antiqua" w:hAnsi="Book Antiqua"/>
                      <w:color w:val="000000"/>
                      <w:sz w:val="24"/>
                      <w:szCs w:val="24"/>
                    </w:rPr>
                  </w:rPrChange>
                </w:rPr>
                <w:delText>26%</w:delText>
              </w:r>
            </w:del>
          </w:p>
        </w:tc>
      </w:tr>
      <w:tr>
        <w:tblPrEx/>
        <w:trPr>
          <w:cantSplit w:val="false"/>
          <w:tblHeader w:val="false"/>
          <w:jc w:val="left"/>
          <w:del w:id="1754" w:author="MUTILE WANYEE" w:date="2024-02-09T15:16:00Z"/>
        </w:trPr>
        <w:tc>
          <w:tcPr>
            <w:tcW w:w="0" w:type="auto"/>
            <w:tcBorders/>
          </w:tcPr>
          <w:p>
            <w:pPr>
              <w:pStyle w:val="style0"/>
              <w:spacing w:after="0" w:lineRule="auto" w:line="240"/>
              <w:rPr>
                <w:del w:id="1755" w:author="MUTILE WANYEE" w:date="2024-02-09T15:16:00Z"/>
                <w:rFonts w:ascii="Book Antiqua" w:cs="Book Antiqua" w:eastAsia="Book Antiqua" w:hAnsi="Book Antiqua"/>
                <w:color w:val="000000"/>
                <w:sz w:val="24"/>
                <w:szCs w:val="24"/>
                <w:rPrChange w:id="1756" w:author="MUTILE WANYEE" w:date="2024-03-01T12:23:00Z">
                  <w:rPr>
                    <w:rFonts w:ascii="Book Antiqua" w:cs="Book Antiqua" w:eastAsia="Book Antiqua" w:hAnsi="Book Antiqua"/>
                    <w:color w:val="000000"/>
                    <w:sz w:val="24"/>
                    <w:szCs w:val="24"/>
                  </w:rPr>
                </w:rPrChange>
              </w:rPr>
            </w:pPr>
            <w:del w:id="1757" w:author="MUTILE WANYEE" w:date="2024-02-09T15:16:00Z">
              <w:r w:rsidDel="6C8A6459" w:rsidRPr="6AC97459">
                <w:rPr>
                  <w:rFonts w:ascii="Book Antiqua" w:cs="Book Antiqua" w:eastAsia="Book Antiqua" w:hAnsi="Book Antiqua"/>
                  <w:color w:val="000000"/>
                  <w:sz w:val="24"/>
                  <w:szCs w:val="24"/>
                  <w:rPrChange w:id="1758" w:author="MUTILE WANYEE" w:date="2024-03-01T12:23:00Z">
                    <w:rPr>
                      <w:rFonts w:ascii="Book Antiqua" w:cs="Book Antiqua" w:eastAsia="Book Antiqua" w:hAnsi="Book Antiqua"/>
                      <w:color w:val="000000"/>
                      <w:sz w:val="24"/>
                      <w:szCs w:val="24"/>
                    </w:rPr>
                  </w:rPrChange>
                </w:rPr>
                <w:delText xml:space="preserve">Nurses </w:delText>
              </w:r>
            </w:del>
          </w:p>
        </w:tc>
        <w:tc>
          <w:tcPr>
            <w:tcW w:w="0" w:type="auto"/>
            <w:tcBorders/>
          </w:tcPr>
          <w:p>
            <w:pPr>
              <w:pStyle w:val="style0"/>
              <w:spacing w:after="0" w:lineRule="auto" w:line="240"/>
              <w:jc w:val="both"/>
              <w:rPr>
                <w:del w:id="1759" w:author="MUTILE WANYEE" w:date="2024-02-09T15:16:00Z"/>
                <w:rFonts w:ascii="Book Antiqua" w:cs="Book Antiqua" w:eastAsia="Book Antiqua" w:hAnsi="Book Antiqua"/>
                <w:color w:val="000000"/>
                <w:sz w:val="24"/>
                <w:szCs w:val="24"/>
                <w:rPrChange w:id="1760" w:author="MUTILE WANYEE" w:date="2024-03-01T12:23:00Z">
                  <w:rPr>
                    <w:rFonts w:ascii="Book Antiqua" w:cs="Book Antiqua" w:eastAsia="Book Antiqua" w:hAnsi="Book Antiqua"/>
                    <w:color w:val="000000"/>
                    <w:sz w:val="24"/>
                    <w:szCs w:val="24"/>
                  </w:rPr>
                </w:rPrChange>
              </w:rPr>
            </w:pPr>
            <w:del w:id="1761" w:author="MUTILE WANYEE" w:date="2024-02-09T15:16:00Z">
              <w:r w:rsidDel="613DFEC5" w:rsidRPr="C5D3B647">
                <w:rPr>
                  <w:rFonts w:ascii="Book Antiqua" w:cs="Book Antiqua" w:eastAsia="Book Antiqua" w:hAnsi="Book Antiqua"/>
                  <w:color w:val="000000"/>
                  <w:sz w:val="24"/>
                  <w:szCs w:val="24"/>
                  <w:rPrChange w:id="1762" w:author="MUTILE WANYEE" w:date="2024-03-01T12:23:00Z">
                    <w:rPr>
                      <w:rFonts w:ascii="Book Antiqua" w:cs="Book Antiqua" w:eastAsia="Book Antiqua" w:hAnsi="Book Antiqua"/>
                      <w:color w:val="000000"/>
                      <w:sz w:val="24"/>
                      <w:szCs w:val="24"/>
                    </w:rPr>
                  </w:rPrChange>
                </w:rPr>
                <w:delText>33,854</w:delText>
              </w:r>
            </w:del>
          </w:p>
        </w:tc>
        <w:tc>
          <w:tcPr>
            <w:tcW w:w="0" w:type="auto"/>
            <w:tcBorders/>
          </w:tcPr>
          <w:p>
            <w:pPr>
              <w:pStyle w:val="style0"/>
              <w:spacing w:after="0" w:lineRule="auto" w:line="240"/>
              <w:jc w:val="both"/>
              <w:rPr>
                <w:del w:id="1763" w:author="MUTILE WANYEE" w:date="2024-02-09T15:16:00Z"/>
                <w:rFonts w:ascii="Book Antiqua" w:cs="Book Antiqua" w:eastAsia="Book Antiqua" w:hAnsi="Book Antiqua"/>
                <w:color w:val="ff0000"/>
                <w:sz w:val="24"/>
                <w:szCs w:val="24"/>
                <w:rPrChange w:id="1764" w:author="MUTILE WANYEE" w:date="2024-03-01T12:23:00Z">
                  <w:rPr>
                    <w:rFonts w:ascii="Book Antiqua" w:cs="Book Antiqua" w:eastAsia="Book Antiqua" w:hAnsi="Book Antiqua"/>
                    <w:color w:val="ff0000"/>
                    <w:sz w:val="24"/>
                    <w:szCs w:val="24"/>
                  </w:rPr>
                </w:rPrChange>
              </w:rPr>
            </w:pPr>
          </w:p>
        </w:tc>
        <w:tc>
          <w:tcPr>
            <w:tcW w:w="0" w:type="auto"/>
            <w:tcBorders/>
          </w:tcPr>
          <w:p>
            <w:pPr>
              <w:pStyle w:val="style0"/>
              <w:spacing w:after="0" w:lineRule="auto" w:line="240"/>
              <w:jc w:val="both"/>
              <w:rPr>
                <w:del w:id="1765" w:author="MUTILE WANYEE" w:date="2024-02-09T15:16:00Z"/>
                <w:rFonts w:ascii="Book Antiqua" w:cs="Book Antiqua" w:eastAsia="Book Antiqua" w:hAnsi="Book Antiqua"/>
                <w:color w:val="000000"/>
                <w:sz w:val="24"/>
                <w:szCs w:val="24"/>
                <w:rPrChange w:id="1766" w:author="MUTILE WANYEE" w:date="2024-03-01T12:23:00Z">
                  <w:rPr>
                    <w:rFonts w:ascii="Book Antiqua" w:cs="Book Antiqua" w:eastAsia="Book Antiqua" w:hAnsi="Book Antiqua"/>
                    <w:color w:val="000000"/>
                    <w:sz w:val="24"/>
                    <w:szCs w:val="24"/>
                  </w:rPr>
                </w:rPrChange>
              </w:rPr>
            </w:pPr>
            <w:del w:id="1767" w:author="MUTILE WANYEE" w:date="2024-02-09T15:16:00Z">
              <w:r w:rsidDel="0067EA8D" w:rsidRPr="A64650C6">
                <w:rPr>
                  <w:rFonts w:ascii="Book Antiqua" w:cs="Book Antiqua" w:eastAsia="Book Antiqua" w:hAnsi="Book Antiqua"/>
                  <w:color w:val="000000"/>
                  <w:sz w:val="24"/>
                  <w:szCs w:val="24"/>
                  <w:rPrChange w:id="1768" w:author="MUTILE WANYEE" w:date="2024-03-01T12:23:00Z">
                    <w:rPr>
                      <w:rFonts w:ascii="Book Antiqua" w:cs="Book Antiqua" w:eastAsia="Book Antiqua" w:hAnsi="Book Antiqua"/>
                      <w:color w:val="000000"/>
                      <w:sz w:val="24"/>
                      <w:szCs w:val="24"/>
                    </w:rPr>
                  </w:rPrChange>
                </w:rPr>
                <w:delText>57,446</w:delText>
              </w:r>
            </w:del>
          </w:p>
        </w:tc>
        <w:tc>
          <w:tcPr>
            <w:tcW w:w="0" w:type="auto"/>
            <w:tcBorders/>
          </w:tcPr>
          <w:p>
            <w:pPr>
              <w:pStyle w:val="style0"/>
              <w:spacing w:after="0" w:lineRule="auto" w:line="240"/>
              <w:jc w:val="both"/>
              <w:rPr>
                <w:del w:id="1769" w:author="MUTILE WANYEE" w:date="2024-02-09T15:16:00Z"/>
                <w:rFonts w:ascii="Book Antiqua" w:cs="Book Antiqua" w:eastAsia="Book Antiqua" w:hAnsi="Book Antiqua"/>
                <w:color w:val="000000"/>
                <w:sz w:val="24"/>
                <w:szCs w:val="24"/>
                <w:rPrChange w:id="1770" w:author="MUTILE WANYEE" w:date="2024-03-01T12:23:00Z">
                  <w:rPr>
                    <w:rFonts w:ascii="Book Antiqua" w:cs="Book Antiqua" w:eastAsia="Book Antiqua" w:hAnsi="Book Antiqua"/>
                    <w:color w:val="000000"/>
                    <w:sz w:val="24"/>
                    <w:szCs w:val="24"/>
                  </w:rPr>
                </w:rPrChange>
              </w:rPr>
            </w:pPr>
            <w:del w:id="1771" w:author="MUTILE WANYEE" w:date="2024-02-09T15:16:00Z">
              <w:r w:rsidDel="A379427A" w:rsidRPr="2BFFA4D7">
                <w:rPr>
                  <w:rFonts w:ascii="Book Antiqua" w:cs="Book Antiqua" w:eastAsia="Book Antiqua" w:hAnsi="Book Antiqua"/>
                  <w:color w:val="000000"/>
                  <w:sz w:val="24"/>
                  <w:szCs w:val="24"/>
                  <w:rPrChange w:id="1772" w:author="MUTILE WANYEE" w:date="2024-03-01T12:23:00Z">
                    <w:rPr>
                      <w:rFonts w:ascii="Book Antiqua" w:cs="Book Antiqua" w:eastAsia="Book Antiqua" w:hAnsi="Book Antiqua"/>
                      <w:color w:val="000000"/>
                      <w:sz w:val="24"/>
                      <w:szCs w:val="24"/>
                    </w:rPr>
                  </w:rPrChange>
                </w:rPr>
                <w:delText>59%</w:delText>
              </w:r>
            </w:del>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del w:id="1773" w:author="MUTILE WANYEE" w:date="2024-02-09T15:15:00Z">
              <w:r w:rsidDel="B5287C8C" w:rsidRPr="0B2FB3A7">
                <w:rPr>
                  <w:rFonts w:ascii="Book Antiqua" w:cs="Book Antiqua" w:eastAsia="Book Antiqua" w:hAnsi="Book Antiqua"/>
                  <w:color w:val="000000"/>
                  <w:sz w:val="24"/>
                  <w:szCs w:val="24"/>
                  <w:rPrChange w:id="1774" w:author="MUTILE WANYEE" w:date="2024-03-01T12:23:00Z">
                    <w:rPr>
                      <w:rFonts w:ascii="Book Antiqua" w:cs="Book Antiqua" w:eastAsia="Book Antiqua" w:hAnsi="Book Antiqua"/>
                      <w:color w:val="000000"/>
                      <w:sz w:val="24"/>
                      <w:szCs w:val="24"/>
                    </w:rPr>
                  </w:rPrChange>
                </w:rPr>
                <w:delText xml:space="preserve">General Practitioners </w:delText>
              </w:r>
            </w:del>
            <w:ins w:id="1775" w:author="MUTILE WANYEE" w:date="2024-02-09T15:15:00Z">
              <w:r w:rsidR="3B056DF3" w:rsidRPr="BAA1CF21">
                <w:rPr>
                  <w:rFonts w:ascii="Book Antiqua" w:cs="Book Antiqua" w:eastAsia="Book Antiqua" w:hAnsi="Book Antiqua"/>
                  <w:color w:val="ff0000"/>
                  <w:sz w:val="24"/>
                  <w:szCs w:val="24"/>
                  <w:rPrChange w:id="1776" w:author="MUTILE WANYEE" w:date="2024-03-01T12:23:00Z">
                    <w:rPr>
                      <w:rFonts w:ascii="Book Antiqua" w:cs="Book Antiqua" w:eastAsia="Book Antiqua" w:hAnsi="Book Antiqua"/>
                      <w:color w:val="ff0000"/>
                      <w:sz w:val="24"/>
                      <w:szCs w:val="24"/>
                    </w:rPr>
                  </w:rPrChange>
                </w:rPr>
                <w:t>Medical Officers</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4293A14A">
              <w:rPr>
                <w:rFonts w:ascii="Book Antiqua" w:cs="Book Antiqua" w:eastAsia="Book Antiqua" w:hAnsi="Book Antiqua"/>
                <w:color w:val="000000"/>
                <w:sz w:val="24"/>
                <w:szCs w:val="24"/>
                <w:rPrChange w:id="1777" w:author="MUTILE WANYEE" w:date="2024-03-01T12:23:00Z">
                  <w:rPr>
                    <w:rFonts w:ascii="Book Antiqua" w:cs="Book Antiqua" w:eastAsia="Book Antiqua" w:hAnsi="Book Antiqua"/>
                    <w:color w:val="000000"/>
                    <w:sz w:val="24"/>
                    <w:szCs w:val="24"/>
                  </w:rPr>
                </w:rPrChange>
              </w:rPr>
              <w:t>3,234</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778" w:author="MUTILE WANYEE" w:date="2024-02-16T12:53:00Z">
              <w:r w:rsidR="313647E7" w:rsidRPr="C06EE6C3">
                <w:rPr>
                  <w:rFonts w:ascii="Book Antiqua" w:cs="Book Antiqua" w:eastAsia="Book Antiqua" w:hAnsi="Book Antiqua"/>
                  <w:color w:val="ff0000"/>
                  <w:sz w:val="24"/>
                  <w:szCs w:val="24"/>
                  <w:rPrChange w:id="1779" w:author="MUTILE WANYEE" w:date="2024-03-01T12:23:00Z">
                    <w:rPr>
                      <w:rFonts w:ascii="Book Antiqua" w:cs="Book Antiqua" w:eastAsia="Book Antiqua" w:hAnsi="Book Antiqua"/>
                      <w:color w:val="ff0000"/>
                      <w:sz w:val="24"/>
                      <w:szCs w:val="24"/>
                    </w:rPr>
                  </w:rPrChange>
                </w:rPr>
                <w:t>4.6%</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ins w:id="1780" w:author="MUTILE WANYEE" w:date="2024-02-22T15:20:00Z">
              <w:r w:rsidR="4213A719" w:rsidRPr="59690242">
                <w:rPr>
                  <w:rFonts w:ascii="Book Antiqua" w:cs="Book Antiqua" w:eastAsia="Book Antiqua" w:hAnsi="Book Antiqua"/>
                  <w:color w:val="ff0000"/>
                  <w:sz w:val="24"/>
                  <w:szCs w:val="24"/>
                  <w:rPrChange w:id="1781" w:author="MUTILE WANYEE" w:date="2024-03-01T12:23:00Z">
                    <w:rPr>
                      <w:rFonts w:ascii="Book Antiqua" w:cs="Book Antiqua" w:eastAsia="Book Antiqua" w:hAnsi="Book Antiqua"/>
                      <w:color w:val="ff0000"/>
                      <w:sz w:val="24"/>
                      <w:szCs w:val="24"/>
                    </w:rPr>
                  </w:rPrChange>
                </w:rPr>
                <w:t xml:space="preserve">12,856 </w:t>
              </w:r>
            </w:ins>
            <w:del w:id="1782" w:author="MUTILE WANYEE" w:date="2024-02-22T15:20:00Z">
              <w:r w:rsidDel="7EEE21DB" w:rsidRPr="BF5F28F3">
                <w:rPr>
                  <w:rFonts w:ascii="Book Antiqua" w:cs="Book Antiqua" w:eastAsia="Book Antiqua" w:hAnsi="Book Antiqua"/>
                  <w:color w:val="000000"/>
                  <w:sz w:val="24"/>
                  <w:szCs w:val="24"/>
                  <w:rPrChange w:id="1783" w:author="MUTILE WANYEE" w:date="2024-03-01T12:23:00Z">
                    <w:rPr>
                      <w:rFonts w:ascii="Book Antiqua" w:cs="Book Antiqua" w:eastAsia="Book Antiqua" w:hAnsi="Book Antiqua"/>
                      <w:color w:val="000000"/>
                      <w:sz w:val="24"/>
                      <w:szCs w:val="24"/>
                    </w:rPr>
                  </w:rPrChange>
                </w:rPr>
                <w:delText>14,128</w:delText>
              </w:r>
            </w:del>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5585195D">
              <w:rPr>
                <w:rFonts w:ascii="Book Antiqua" w:cs="Book Antiqua" w:eastAsia="Book Antiqua" w:hAnsi="Book Antiqua"/>
                <w:color w:val="000000"/>
                <w:sz w:val="24"/>
                <w:szCs w:val="24"/>
                <w:rPrChange w:id="1784" w:author="MUTILE WANYEE" w:date="2024-03-01T12:23:00Z">
                  <w:rPr>
                    <w:rFonts w:ascii="Book Antiqua" w:cs="Book Antiqua" w:eastAsia="Book Antiqua" w:hAnsi="Book Antiqua"/>
                    <w:color w:val="000000"/>
                    <w:sz w:val="24"/>
                    <w:szCs w:val="24"/>
                  </w:rPr>
                </w:rPrChange>
              </w:rPr>
              <w:t>23%</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B3EE517F">
              <w:rPr>
                <w:rFonts w:ascii="Book Antiqua" w:cs="Book Antiqua" w:eastAsia="Book Antiqua" w:hAnsi="Book Antiqua"/>
                <w:color w:val="000000"/>
                <w:sz w:val="24"/>
                <w:szCs w:val="24"/>
                <w:rPrChange w:id="1785" w:author="MUTILE WANYEE" w:date="2024-03-01T12:23:00Z">
                  <w:rPr>
                    <w:rFonts w:ascii="Book Antiqua" w:cs="Book Antiqua" w:eastAsia="Book Antiqua" w:hAnsi="Book Antiqua"/>
                    <w:color w:val="000000"/>
                    <w:sz w:val="24"/>
                    <w:szCs w:val="24"/>
                  </w:rPr>
                </w:rPrChange>
              </w:rPr>
              <w:t>Medical Specialists</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C8A8EF6C">
              <w:rPr>
                <w:rFonts w:ascii="Book Antiqua" w:cs="Book Antiqua" w:eastAsia="Book Antiqua" w:hAnsi="Book Antiqua"/>
                <w:color w:val="000000"/>
                <w:sz w:val="24"/>
                <w:szCs w:val="24"/>
                <w:rPrChange w:id="1786" w:author="MUTILE WANYEE" w:date="2024-03-01T12:23:00Z">
                  <w:rPr>
                    <w:rFonts w:ascii="Book Antiqua" w:cs="Book Antiqua" w:eastAsia="Book Antiqua" w:hAnsi="Book Antiqua"/>
                    <w:color w:val="000000"/>
                    <w:sz w:val="24"/>
                    <w:szCs w:val="24"/>
                  </w:rPr>
                </w:rPrChange>
              </w:rPr>
              <w:t>1,980</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787" w:author="MUTILE WANYEE" w:date="2024-02-16T13:06:00Z">
              <w:r w:rsidR="F826324C" w:rsidRPr="20590AE4">
                <w:rPr>
                  <w:rFonts w:ascii="Book Antiqua" w:cs="Book Antiqua" w:eastAsia="Book Antiqua" w:hAnsi="Book Antiqua"/>
                  <w:color w:val="ff0000"/>
                  <w:sz w:val="24"/>
                  <w:szCs w:val="24"/>
                  <w:rPrChange w:id="1788" w:author="MUTILE WANYEE" w:date="2024-03-01T12:23:00Z">
                    <w:rPr>
                      <w:rFonts w:ascii="Book Antiqua" w:cs="Book Antiqua" w:eastAsia="Book Antiqua" w:hAnsi="Book Antiqua"/>
                      <w:color w:val="ff0000"/>
                      <w:sz w:val="24"/>
                      <w:szCs w:val="24"/>
                    </w:rPr>
                  </w:rPrChange>
                </w:rPr>
                <w:t>2.8%</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ins w:id="1789" w:author="MUTILE WANYEE" w:date="2024-02-22T15:20:00Z">
              <w:r w:rsidR="FADDFB68" w:rsidRPr="988BCC6F">
                <w:rPr>
                  <w:rFonts w:ascii="Book Antiqua" w:cs="Book Antiqua" w:eastAsia="Book Antiqua" w:hAnsi="Book Antiqua"/>
                  <w:color w:val="ff0000"/>
                  <w:sz w:val="24"/>
                  <w:szCs w:val="24"/>
                  <w:rPrChange w:id="1790" w:author="MUTILE WANYEE" w:date="2024-03-01T12:23:00Z">
                    <w:rPr>
                      <w:rFonts w:ascii="Book Antiqua" w:cs="Book Antiqua" w:eastAsia="Book Antiqua" w:hAnsi="Book Antiqua"/>
                      <w:color w:val="ff0000"/>
                      <w:sz w:val="24"/>
                      <w:szCs w:val="24"/>
                    </w:rPr>
                  </w:rPrChange>
                </w:rPr>
                <w:t>2,857</w:t>
              </w:r>
            </w:ins>
            <w:del w:id="1791" w:author="MUTILE WANYEE" w:date="2024-02-22T15:20:00Z">
              <w:r w:rsidDel="DF13F619" w:rsidRPr="ADEDBB77">
                <w:rPr>
                  <w:rFonts w:ascii="Book Antiqua" w:cs="Book Antiqua" w:eastAsia="Book Antiqua" w:hAnsi="Book Antiqua"/>
                  <w:color w:val="000000"/>
                  <w:sz w:val="24"/>
                  <w:szCs w:val="24"/>
                  <w:rPrChange w:id="1792" w:author="MUTILE WANYEE" w:date="2024-03-01T12:23:00Z">
                    <w:rPr>
                      <w:rFonts w:ascii="Book Antiqua" w:cs="Book Antiqua" w:eastAsia="Book Antiqua" w:hAnsi="Book Antiqua"/>
                      <w:color w:val="000000"/>
                      <w:sz w:val="24"/>
                      <w:szCs w:val="24"/>
                    </w:rPr>
                  </w:rPrChange>
                </w:rPr>
                <w:delText>2,857</w:delText>
              </w:r>
            </w:del>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B91D4A20">
              <w:rPr>
                <w:rFonts w:ascii="Book Antiqua" w:cs="Book Antiqua" w:eastAsia="Book Antiqua" w:hAnsi="Book Antiqua"/>
                <w:color w:val="000000"/>
                <w:sz w:val="24"/>
                <w:szCs w:val="24"/>
                <w:rPrChange w:id="1793" w:author="MUTILE WANYEE" w:date="2024-03-01T12:23:00Z">
                  <w:rPr>
                    <w:rFonts w:ascii="Book Antiqua" w:cs="Book Antiqua" w:eastAsia="Book Antiqua" w:hAnsi="Book Antiqua"/>
                    <w:color w:val="000000"/>
                    <w:sz w:val="24"/>
                    <w:szCs w:val="24"/>
                  </w:rPr>
                </w:rPrChange>
              </w:rPr>
              <w:t>69%</w:t>
            </w:r>
          </w:p>
        </w:tc>
      </w:tr>
      <w:tr>
        <w:tblPrEx/>
        <w:trPr>
          <w:cantSplit w:val="false"/>
          <w:tblHeader w:val="false"/>
          <w:jc w:val="left"/>
          <w:ins w:id="1794" w:author="MUTILE WANYEE" w:date="2024-02-09T15:15:00Z"/>
        </w:trPr>
        <w:tc>
          <w:tcPr>
            <w:tcW w:w="0" w:type="auto"/>
            <w:tcBorders/>
          </w:tcPr>
          <w:p>
            <w:pPr>
              <w:pStyle w:val="style0"/>
              <w:spacing w:after="0" w:lineRule="auto" w:line="240"/>
              <w:rPr>
                <w:ins w:id="1795" w:author="MUTILE WANYEE" w:date="2024-02-09T15:15:00Z"/>
                <w:rFonts w:ascii="Book Antiqua" w:cs="Book Antiqua" w:eastAsia="Book Antiqua" w:hAnsi="Book Antiqua"/>
                <w:color w:val="ff0000"/>
                <w:sz w:val="24"/>
                <w:szCs w:val="24"/>
                <w:rPrChange w:id="1796" w:author="MUTILE WANYEE" w:date="2024-03-01T12:23:00Z">
                  <w:rPr>
                    <w:rFonts w:ascii="Book Antiqua" w:cs="Book Antiqua" w:eastAsia="Book Antiqua" w:hAnsi="Book Antiqua"/>
                    <w:color w:val="ff0000"/>
                    <w:sz w:val="24"/>
                    <w:szCs w:val="24"/>
                  </w:rPr>
                </w:rPrChange>
              </w:rPr>
            </w:pPr>
            <w:ins w:id="1797" w:author="MUTILE WANYEE" w:date="2024-02-09T15:15:00Z">
              <w:r w:rsidR="B326DB2F" w:rsidRPr="CC614879">
                <w:rPr>
                  <w:rFonts w:ascii="Book Antiqua" w:cs="Book Antiqua" w:eastAsia="Book Antiqua" w:hAnsi="Book Antiqua"/>
                  <w:color w:val="ff0000"/>
                  <w:sz w:val="24"/>
                  <w:szCs w:val="24"/>
                  <w:rPrChange w:id="1798" w:author="MUTILE WANYEE" w:date="2024-03-01T12:23:00Z">
                    <w:rPr>
                      <w:rFonts w:ascii="Book Antiqua" w:cs="Book Antiqua" w:eastAsia="Book Antiqua" w:hAnsi="Book Antiqua"/>
                      <w:color w:val="ff0000"/>
                      <w:sz w:val="24"/>
                      <w:szCs w:val="24"/>
                    </w:rPr>
                  </w:rPrChange>
                </w:rPr>
                <w:t xml:space="preserve">Clinical Officers </w:t>
              </w:r>
            </w:ins>
          </w:p>
        </w:tc>
        <w:tc>
          <w:tcPr>
            <w:tcW w:w="0" w:type="auto"/>
            <w:tcBorders/>
          </w:tcPr>
          <w:p>
            <w:pPr>
              <w:pStyle w:val="style0"/>
              <w:spacing w:after="0" w:lineRule="auto" w:line="240"/>
              <w:jc w:val="both"/>
              <w:rPr>
                <w:ins w:id="1799" w:author="MUTILE WANYEE" w:date="2024-02-09T15:15:00Z"/>
                <w:rFonts w:ascii="Book Antiqua" w:cs="Book Antiqua" w:eastAsia="Book Antiqua" w:hAnsi="Book Antiqua"/>
                <w:color w:val="ff0000"/>
                <w:sz w:val="24"/>
                <w:szCs w:val="24"/>
                <w:rPrChange w:id="1800" w:author="MUTILE WANYEE" w:date="2024-03-01T12:23:00Z">
                  <w:rPr>
                    <w:rFonts w:ascii="Book Antiqua" w:cs="Book Antiqua" w:eastAsia="Book Antiqua" w:hAnsi="Book Antiqua"/>
                    <w:color w:val="ff0000"/>
                    <w:sz w:val="24"/>
                    <w:szCs w:val="24"/>
                  </w:rPr>
                </w:rPrChange>
              </w:rPr>
            </w:pPr>
            <w:ins w:id="1801" w:author="MUTILE WANYEE" w:date="2024-02-09T15:15:00Z">
              <w:r w:rsidR="AAF44B61" w:rsidRPr="B9292942">
                <w:rPr>
                  <w:rFonts w:ascii="Book Antiqua" w:cs="Book Antiqua" w:eastAsia="Book Antiqua" w:hAnsi="Book Antiqua"/>
                  <w:color w:val="ff0000"/>
                  <w:sz w:val="24"/>
                  <w:szCs w:val="24"/>
                  <w:rPrChange w:id="1802" w:author="MUTILE WANYEE" w:date="2024-03-01T12:23:00Z">
                    <w:rPr>
                      <w:rFonts w:ascii="Book Antiqua" w:cs="Book Antiqua" w:eastAsia="Book Antiqua" w:hAnsi="Book Antiqua"/>
                      <w:color w:val="ff0000"/>
                      <w:sz w:val="24"/>
                      <w:szCs w:val="24"/>
                    </w:rPr>
                  </w:rPrChange>
                </w:rPr>
                <w:t>7,361</w:t>
              </w:r>
            </w:ins>
          </w:p>
        </w:tc>
        <w:tc>
          <w:tcPr>
            <w:tcW w:w="0" w:type="auto"/>
            <w:tcBorders/>
          </w:tcPr>
          <w:p>
            <w:pPr>
              <w:pStyle w:val="style0"/>
              <w:spacing w:after="0" w:lineRule="auto" w:line="240"/>
              <w:jc w:val="both"/>
              <w:rPr>
                <w:ins w:id="1803" w:author="MUTILE WANYEE" w:date="2024-02-09T15:15:00Z"/>
                <w:rFonts w:ascii="Book Antiqua" w:cs="Book Antiqua" w:eastAsia="Book Antiqua" w:hAnsi="Book Antiqua"/>
                <w:color w:val="ff0000"/>
                <w:sz w:val="24"/>
                <w:szCs w:val="24"/>
                <w:rPrChange w:id="1804" w:author="MUTILE WANYEE" w:date="2024-03-01T12:23:00Z">
                  <w:rPr>
                    <w:rFonts w:ascii="Book Antiqua" w:cs="Book Antiqua" w:eastAsia="Book Antiqua" w:hAnsi="Book Antiqua"/>
                    <w:color w:val="ff0000"/>
                    <w:sz w:val="24"/>
                    <w:szCs w:val="24"/>
                  </w:rPr>
                </w:rPrChange>
              </w:rPr>
            </w:pPr>
            <w:ins w:id="1805" w:author="MUTILE WANYEE" w:date="2024-02-09T15:15:00Z">
              <w:r w:rsidR="A07C3CEE" w:rsidRPr="573D9A66">
                <w:rPr>
                  <w:rFonts w:ascii="Book Antiqua" w:cs="Book Antiqua" w:eastAsia="Book Antiqua" w:hAnsi="Book Antiqua"/>
                  <w:color w:val="ff0000"/>
                  <w:sz w:val="24"/>
                  <w:szCs w:val="24"/>
                  <w:rPrChange w:id="1806" w:author="MUTILE WANYEE" w:date="2024-03-01T12:23:00Z">
                    <w:rPr>
                      <w:rFonts w:ascii="Book Antiqua" w:cs="Book Antiqua" w:eastAsia="Book Antiqua" w:hAnsi="Book Antiqua"/>
                      <w:color w:val="ff0000"/>
                      <w:sz w:val="24"/>
                      <w:szCs w:val="24"/>
                    </w:rPr>
                  </w:rPrChange>
                </w:rPr>
                <w:t>10.4%</w:t>
              </w:r>
            </w:ins>
          </w:p>
        </w:tc>
        <w:tc>
          <w:tcPr>
            <w:tcW w:w="0" w:type="auto"/>
            <w:tcBorders/>
          </w:tcPr>
          <w:p>
            <w:pPr>
              <w:pStyle w:val="style0"/>
              <w:spacing w:after="0" w:lineRule="auto" w:line="240"/>
              <w:jc w:val="both"/>
              <w:rPr>
                <w:ins w:id="1807" w:author="MUTILE WANYEE" w:date="2024-02-09T15:15:00Z"/>
                <w:rFonts w:ascii="Book Antiqua" w:cs="Book Antiqua" w:eastAsia="Book Antiqua" w:hAnsi="Book Antiqua"/>
                <w:color w:val="ff0000"/>
                <w:sz w:val="24"/>
                <w:szCs w:val="24"/>
                <w:rPrChange w:id="1808" w:author="MUTILE WANYEE" w:date="2024-03-01T12:23:00Z">
                  <w:rPr>
                    <w:rFonts w:ascii="Book Antiqua" w:cs="Book Antiqua" w:eastAsia="Book Antiqua" w:hAnsi="Book Antiqua"/>
                    <w:color w:val="ff0000"/>
                    <w:sz w:val="24"/>
                    <w:szCs w:val="24"/>
                  </w:rPr>
                </w:rPrChange>
              </w:rPr>
            </w:pPr>
            <w:ins w:id="1809" w:author="MUTILE WANYEE" w:date="2024-02-09T15:15:00Z">
              <w:r w:rsidR="A8881BDB" w:rsidRPr="AD1EA209">
                <w:rPr>
                  <w:rFonts w:ascii="Book Antiqua" w:cs="Book Antiqua" w:eastAsia="Book Antiqua" w:hAnsi="Book Antiqua"/>
                  <w:color w:val="ff0000"/>
                  <w:sz w:val="24"/>
                  <w:szCs w:val="24"/>
                  <w:rPrChange w:id="1810" w:author="MUTILE WANYEE" w:date="2024-03-01T12:23:00Z">
                    <w:rPr>
                      <w:rFonts w:ascii="Book Antiqua" w:cs="Book Antiqua" w:eastAsia="Book Antiqua" w:hAnsi="Book Antiqua"/>
                      <w:color w:val="ff0000"/>
                      <w:sz w:val="24"/>
                      <w:szCs w:val="24"/>
                    </w:rPr>
                  </w:rPrChange>
                </w:rPr>
                <w:t>28,000</w:t>
              </w:r>
            </w:ins>
          </w:p>
        </w:tc>
        <w:tc>
          <w:tcPr>
            <w:tcW w:w="0" w:type="auto"/>
            <w:tcBorders/>
          </w:tcPr>
          <w:p>
            <w:pPr>
              <w:pStyle w:val="style0"/>
              <w:spacing w:after="0" w:lineRule="auto" w:line="240"/>
              <w:jc w:val="both"/>
              <w:rPr>
                <w:ins w:id="1811" w:author="MUTILE WANYEE" w:date="2024-02-09T15:15:00Z"/>
                <w:rFonts w:ascii="Book Antiqua" w:cs="Book Antiqua" w:eastAsia="Book Antiqua" w:hAnsi="Book Antiqua"/>
                <w:color w:val="ff0000"/>
                <w:sz w:val="24"/>
                <w:szCs w:val="24"/>
                <w:rPrChange w:id="1812" w:author="MUTILE WANYEE" w:date="2024-03-01T12:23:00Z">
                  <w:rPr>
                    <w:rFonts w:ascii="Book Antiqua" w:cs="Book Antiqua" w:eastAsia="Book Antiqua" w:hAnsi="Book Antiqua"/>
                    <w:color w:val="ff0000"/>
                    <w:sz w:val="24"/>
                    <w:szCs w:val="24"/>
                  </w:rPr>
                </w:rPrChange>
              </w:rPr>
            </w:pPr>
            <w:ins w:id="1813" w:author="MUTILE WANYEE" w:date="2024-02-09T15:15:00Z">
              <w:r w:rsidR="C1F7449F" w:rsidRPr="1F7D4C74">
                <w:rPr>
                  <w:rFonts w:ascii="Book Antiqua" w:cs="Book Antiqua" w:eastAsia="Book Antiqua" w:hAnsi="Book Antiqua"/>
                  <w:color w:val="ff0000"/>
                  <w:sz w:val="24"/>
                  <w:szCs w:val="24"/>
                  <w:rPrChange w:id="1814" w:author="MUTILE WANYEE" w:date="2024-03-01T12:23:00Z">
                    <w:rPr>
                      <w:rFonts w:ascii="Book Antiqua" w:cs="Book Antiqua" w:eastAsia="Book Antiqua" w:hAnsi="Book Antiqua"/>
                      <w:color w:val="ff0000"/>
                      <w:sz w:val="24"/>
                      <w:szCs w:val="24"/>
                    </w:rPr>
                  </w:rPrChange>
                </w:rPr>
                <w:t>26%</w:t>
              </w:r>
            </w:ins>
          </w:p>
        </w:tc>
      </w:tr>
      <w:tr>
        <w:tblPrEx/>
        <w:trPr>
          <w:cantSplit w:val="false"/>
          <w:tblHeader w:val="false"/>
          <w:jc w:val="left"/>
          <w:ins w:id="1815" w:author="MUTILE WANYEE" w:date="2024-02-09T15:15:00Z"/>
        </w:trPr>
        <w:tc>
          <w:tcPr>
            <w:tcW w:w="0" w:type="auto"/>
            <w:tcBorders/>
          </w:tcPr>
          <w:p>
            <w:pPr>
              <w:pStyle w:val="style0"/>
              <w:spacing w:after="0" w:lineRule="auto" w:line="240"/>
              <w:rPr>
                <w:ins w:id="1816" w:author="MUTILE WANYEE" w:date="2024-02-09T15:15:00Z"/>
                <w:rFonts w:ascii="Book Antiqua" w:cs="Book Antiqua" w:eastAsia="Book Antiqua" w:hAnsi="Book Antiqua"/>
                <w:color w:val="ff0000"/>
                <w:sz w:val="24"/>
                <w:szCs w:val="24"/>
                <w:rPrChange w:id="1817" w:author="MUTILE WANYEE" w:date="2024-03-01T12:23:00Z">
                  <w:rPr>
                    <w:rFonts w:ascii="Book Antiqua" w:cs="Book Antiqua" w:eastAsia="Book Antiqua" w:hAnsi="Book Antiqua"/>
                    <w:color w:val="ff0000"/>
                    <w:sz w:val="24"/>
                    <w:szCs w:val="24"/>
                  </w:rPr>
                </w:rPrChange>
              </w:rPr>
            </w:pPr>
            <w:ins w:id="1818" w:author="MUTILE WANYEE" w:date="2024-02-09T15:15:00Z">
              <w:r w:rsidR="A4BAE129" w:rsidRPr="A2F903EA">
                <w:rPr>
                  <w:rFonts w:ascii="Book Antiqua" w:cs="Book Antiqua" w:eastAsia="Book Antiqua" w:hAnsi="Book Antiqua"/>
                  <w:color w:val="ff0000"/>
                  <w:sz w:val="24"/>
                  <w:szCs w:val="24"/>
                  <w:rPrChange w:id="1819" w:author="MUTILE WANYEE" w:date="2024-03-01T12:23:00Z">
                    <w:rPr>
                      <w:rFonts w:ascii="Book Antiqua" w:cs="Book Antiqua" w:eastAsia="Book Antiqua" w:hAnsi="Book Antiqua"/>
                      <w:color w:val="ff0000"/>
                      <w:sz w:val="24"/>
                      <w:szCs w:val="24"/>
                    </w:rPr>
                  </w:rPrChange>
                </w:rPr>
                <w:t xml:space="preserve">Nurses </w:t>
              </w:r>
            </w:ins>
          </w:p>
        </w:tc>
        <w:tc>
          <w:tcPr>
            <w:tcW w:w="0" w:type="auto"/>
            <w:tcBorders/>
          </w:tcPr>
          <w:p>
            <w:pPr>
              <w:pStyle w:val="style0"/>
              <w:spacing w:after="0" w:lineRule="auto" w:line="240"/>
              <w:jc w:val="both"/>
              <w:rPr>
                <w:ins w:id="1820" w:author="MUTILE WANYEE" w:date="2024-02-09T15:15:00Z"/>
                <w:rFonts w:ascii="Book Antiqua" w:cs="Book Antiqua" w:eastAsia="Book Antiqua" w:hAnsi="Book Antiqua"/>
                <w:color w:val="ff0000"/>
                <w:sz w:val="24"/>
                <w:szCs w:val="24"/>
                <w:rPrChange w:id="1821" w:author="MUTILE WANYEE" w:date="2024-03-01T12:23:00Z">
                  <w:rPr>
                    <w:rFonts w:ascii="Book Antiqua" w:cs="Book Antiqua" w:eastAsia="Book Antiqua" w:hAnsi="Book Antiqua"/>
                    <w:color w:val="ff0000"/>
                    <w:sz w:val="24"/>
                    <w:szCs w:val="24"/>
                  </w:rPr>
                </w:rPrChange>
              </w:rPr>
            </w:pPr>
            <w:ins w:id="1822" w:author="MUTILE WANYEE" w:date="2024-02-09T15:15:00Z">
              <w:r w:rsidR="D07DD537" w:rsidRPr="092098D1">
                <w:rPr>
                  <w:rFonts w:ascii="Book Antiqua" w:cs="Book Antiqua" w:eastAsia="Book Antiqua" w:hAnsi="Book Antiqua"/>
                  <w:color w:val="ff0000"/>
                  <w:sz w:val="24"/>
                  <w:szCs w:val="24"/>
                  <w:rPrChange w:id="1823" w:author="MUTILE WANYEE" w:date="2024-03-01T12:23:00Z">
                    <w:rPr>
                      <w:rFonts w:ascii="Book Antiqua" w:cs="Book Antiqua" w:eastAsia="Book Antiqua" w:hAnsi="Book Antiqua"/>
                      <w:color w:val="ff0000"/>
                      <w:sz w:val="24"/>
                      <w:szCs w:val="24"/>
                    </w:rPr>
                  </w:rPrChange>
                </w:rPr>
                <w:t>33,854</w:t>
              </w:r>
            </w:ins>
          </w:p>
        </w:tc>
        <w:tc>
          <w:tcPr>
            <w:tcW w:w="0" w:type="auto"/>
            <w:tcBorders/>
          </w:tcPr>
          <w:p>
            <w:pPr>
              <w:pStyle w:val="style0"/>
              <w:spacing w:after="0" w:lineRule="auto" w:line="240"/>
              <w:jc w:val="both"/>
              <w:rPr>
                <w:ins w:id="1824" w:author="MUTILE WANYEE" w:date="2024-02-09T15:15:00Z"/>
                <w:rFonts w:ascii="Book Antiqua" w:cs="Book Antiqua" w:eastAsia="Book Antiqua" w:hAnsi="Book Antiqua"/>
                <w:color w:val="ff0000"/>
                <w:sz w:val="24"/>
                <w:szCs w:val="24"/>
                <w:rPrChange w:id="1825" w:author="MUTILE WANYEE" w:date="2024-03-01T12:23:00Z">
                  <w:rPr>
                    <w:rFonts w:ascii="Book Antiqua" w:cs="Book Antiqua" w:eastAsia="Book Antiqua" w:hAnsi="Book Antiqua"/>
                    <w:color w:val="ff0000"/>
                    <w:sz w:val="24"/>
                    <w:szCs w:val="24"/>
                  </w:rPr>
                </w:rPrChange>
              </w:rPr>
            </w:pPr>
            <w:ins w:id="1826" w:author="MUTILE WANYEE" w:date="2024-02-09T15:15:00Z">
              <w:r w:rsidR="90F30ED0" w:rsidRPr="5A499F34">
                <w:rPr>
                  <w:rFonts w:ascii="Book Antiqua" w:cs="Book Antiqua" w:eastAsia="Book Antiqua" w:hAnsi="Book Antiqua"/>
                  <w:color w:val="ff0000"/>
                  <w:sz w:val="24"/>
                  <w:szCs w:val="24"/>
                  <w:rPrChange w:id="1827" w:author="MUTILE WANYEE" w:date="2024-03-01T12:23:00Z">
                    <w:rPr>
                      <w:rFonts w:ascii="Book Antiqua" w:cs="Book Antiqua" w:eastAsia="Book Antiqua" w:hAnsi="Book Antiqua"/>
                      <w:color w:val="ff0000"/>
                      <w:sz w:val="24"/>
                      <w:szCs w:val="24"/>
                    </w:rPr>
                  </w:rPrChange>
                </w:rPr>
                <w:t>48%</w:t>
              </w:r>
            </w:ins>
          </w:p>
        </w:tc>
        <w:tc>
          <w:tcPr>
            <w:tcW w:w="0" w:type="auto"/>
            <w:tcBorders/>
          </w:tcPr>
          <w:p>
            <w:pPr>
              <w:pStyle w:val="style0"/>
              <w:spacing w:after="0" w:lineRule="auto" w:line="240"/>
              <w:jc w:val="both"/>
              <w:rPr>
                <w:ins w:id="1828" w:author="MUTILE WANYEE" w:date="2024-02-09T15:15:00Z"/>
                <w:rFonts w:ascii="Book Antiqua" w:cs="Book Antiqua" w:eastAsia="Book Antiqua" w:hAnsi="Book Antiqua"/>
                <w:color w:val="ff0000"/>
                <w:sz w:val="24"/>
                <w:szCs w:val="24"/>
                <w:rPrChange w:id="1829" w:author="MUTILE WANYEE" w:date="2024-03-01T12:23:00Z">
                  <w:rPr>
                    <w:rFonts w:ascii="Book Antiqua" w:cs="Book Antiqua" w:eastAsia="Book Antiqua" w:hAnsi="Book Antiqua"/>
                    <w:color w:val="ff0000"/>
                    <w:sz w:val="24"/>
                    <w:szCs w:val="24"/>
                  </w:rPr>
                </w:rPrChange>
              </w:rPr>
            </w:pPr>
            <w:ins w:id="1830" w:author="MUTILE WANYEE" w:date="2024-02-09T15:15:00Z">
              <w:r w:rsidR="61A74E18" w:rsidRPr="BABB53A6">
                <w:rPr>
                  <w:rFonts w:ascii="Book Antiqua" w:cs="Book Antiqua" w:eastAsia="Book Antiqua" w:hAnsi="Book Antiqua"/>
                  <w:color w:val="ff0000"/>
                  <w:sz w:val="24"/>
                  <w:szCs w:val="24"/>
                  <w:rPrChange w:id="1831" w:author="MUTILE WANYEE" w:date="2024-03-01T12:23:00Z">
                    <w:rPr>
                      <w:rFonts w:ascii="Book Antiqua" w:cs="Book Antiqua" w:eastAsia="Book Antiqua" w:hAnsi="Book Antiqua"/>
                      <w:color w:val="ff0000"/>
                      <w:sz w:val="24"/>
                      <w:szCs w:val="24"/>
                    </w:rPr>
                  </w:rPrChange>
                </w:rPr>
                <w:t>57,446</w:t>
              </w:r>
            </w:ins>
          </w:p>
        </w:tc>
        <w:tc>
          <w:tcPr>
            <w:tcW w:w="0" w:type="auto"/>
            <w:tcBorders/>
          </w:tcPr>
          <w:p>
            <w:pPr>
              <w:pStyle w:val="style0"/>
              <w:spacing w:after="0" w:lineRule="auto" w:line="240"/>
              <w:jc w:val="both"/>
              <w:rPr>
                <w:ins w:id="1832" w:author="MUTILE WANYEE" w:date="2024-02-09T15:15:00Z"/>
                <w:rFonts w:ascii="Book Antiqua" w:cs="Book Antiqua" w:eastAsia="Book Antiqua" w:hAnsi="Book Antiqua"/>
                <w:color w:val="ff0000"/>
                <w:sz w:val="24"/>
                <w:szCs w:val="24"/>
                <w:rPrChange w:id="1833" w:author="MUTILE WANYEE" w:date="2024-03-01T12:23:00Z">
                  <w:rPr>
                    <w:rFonts w:ascii="Book Antiqua" w:cs="Book Antiqua" w:eastAsia="Book Antiqua" w:hAnsi="Book Antiqua"/>
                    <w:color w:val="ff0000"/>
                    <w:sz w:val="24"/>
                    <w:szCs w:val="24"/>
                  </w:rPr>
                </w:rPrChange>
              </w:rPr>
            </w:pPr>
            <w:ins w:id="1834" w:author="MUTILE WANYEE" w:date="2024-02-09T15:15:00Z">
              <w:r w:rsidR="EA4DCF3F" w:rsidRPr="4C971229">
                <w:rPr>
                  <w:rFonts w:ascii="Book Antiqua" w:cs="Book Antiqua" w:eastAsia="Book Antiqua" w:hAnsi="Book Antiqua"/>
                  <w:color w:val="ff0000"/>
                  <w:sz w:val="24"/>
                  <w:szCs w:val="24"/>
                  <w:rPrChange w:id="1835" w:author="MUTILE WANYEE" w:date="2024-03-01T12:23:00Z">
                    <w:rPr>
                      <w:rFonts w:ascii="Book Antiqua" w:cs="Book Antiqua" w:eastAsia="Book Antiqua" w:hAnsi="Book Antiqua"/>
                      <w:color w:val="ff0000"/>
                      <w:sz w:val="24"/>
                      <w:szCs w:val="24"/>
                    </w:rPr>
                  </w:rPrChange>
                </w:rPr>
                <w:t>59%</w:t>
              </w:r>
            </w:ins>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BE753890">
              <w:rPr>
                <w:rFonts w:ascii="Book Antiqua" w:cs="Book Antiqua" w:eastAsia="Book Antiqua" w:hAnsi="Book Antiqua"/>
                <w:color w:val="000000"/>
                <w:sz w:val="24"/>
                <w:szCs w:val="24"/>
                <w:rPrChange w:id="1836" w:author="MUTILE WANYEE" w:date="2024-03-01T12:23:00Z">
                  <w:rPr>
                    <w:rFonts w:ascii="Book Antiqua" w:cs="Book Antiqua" w:eastAsia="Book Antiqua" w:hAnsi="Book Antiqua"/>
                    <w:color w:val="000000"/>
                    <w:sz w:val="24"/>
                    <w:szCs w:val="24"/>
                  </w:rPr>
                </w:rPrChange>
              </w:rPr>
              <w:t xml:space="preserve">Dentists </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C89C533C">
              <w:rPr>
                <w:rFonts w:ascii="Book Antiqua" w:cs="Book Antiqua" w:eastAsia="Book Antiqua" w:hAnsi="Book Antiqua"/>
                <w:color w:val="000000"/>
                <w:sz w:val="24"/>
                <w:szCs w:val="24"/>
                <w:rPrChange w:id="1837" w:author="MUTILE WANYEE" w:date="2024-03-01T12:23:00Z">
                  <w:rPr>
                    <w:rFonts w:ascii="Book Antiqua" w:cs="Book Antiqua" w:eastAsia="Book Antiqua" w:hAnsi="Book Antiqua"/>
                    <w:color w:val="000000"/>
                    <w:sz w:val="24"/>
                    <w:szCs w:val="24"/>
                  </w:rPr>
                </w:rPrChange>
              </w:rPr>
              <w:t>291</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38" w:author="MUTILE WANYEE" w:date="2024-02-16T13:10:00Z">
              <w:r w:rsidR="678679D1" w:rsidRPr="542FF4F6">
                <w:rPr>
                  <w:rFonts w:ascii="Book Antiqua" w:cs="Book Antiqua" w:eastAsia="Book Antiqua" w:hAnsi="Book Antiqua"/>
                  <w:color w:val="ff0000"/>
                  <w:sz w:val="24"/>
                  <w:szCs w:val="24"/>
                  <w:rPrChange w:id="1839" w:author="MUTILE WANYEE" w:date="2024-03-01T12:23:00Z">
                    <w:rPr>
                      <w:rFonts w:ascii="Book Antiqua" w:cs="Book Antiqua" w:eastAsia="Book Antiqua" w:hAnsi="Book Antiqua"/>
                      <w:color w:val="ff0000"/>
                      <w:sz w:val="24"/>
                      <w:szCs w:val="24"/>
                    </w:rPr>
                  </w:rPrChange>
                </w:rPr>
                <w:t>0.4%</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93BB73A0">
              <w:rPr>
                <w:rFonts w:ascii="Book Antiqua" w:cs="Book Antiqua" w:eastAsia="Book Antiqua" w:hAnsi="Book Antiqua"/>
                <w:color w:val="000000"/>
                <w:sz w:val="24"/>
                <w:szCs w:val="24"/>
                <w:rPrChange w:id="1840" w:author="MUTILE WANYEE" w:date="2024-03-01T12:23:00Z">
                  <w:rPr>
                    <w:rFonts w:ascii="Book Antiqua" w:cs="Book Antiqua" w:eastAsia="Book Antiqua" w:hAnsi="Book Antiqua"/>
                    <w:color w:val="000000"/>
                    <w:sz w:val="24"/>
                    <w:szCs w:val="24"/>
                  </w:rPr>
                </w:rPrChange>
              </w:rPr>
              <w:t>1,351</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605D7580">
              <w:rPr>
                <w:rFonts w:ascii="Book Antiqua" w:cs="Book Antiqua" w:eastAsia="Book Antiqua" w:hAnsi="Book Antiqua"/>
                <w:color w:val="000000"/>
                <w:sz w:val="24"/>
                <w:szCs w:val="24"/>
                <w:rPrChange w:id="1841" w:author="MUTILE WANYEE" w:date="2024-03-01T12:23:00Z">
                  <w:rPr>
                    <w:rFonts w:ascii="Book Antiqua" w:cs="Book Antiqua" w:eastAsia="Book Antiqua" w:hAnsi="Book Antiqua"/>
                    <w:color w:val="000000"/>
                    <w:sz w:val="24"/>
                    <w:szCs w:val="24"/>
                  </w:rPr>
                </w:rPrChange>
              </w:rPr>
              <w:t>21%</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5A07314C">
              <w:rPr>
                <w:rFonts w:ascii="Book Antiqua" w:cs="Book Antiqua" w:eastAsia="Book Antiqua" w:hAnsi="Book Antiqua"/>
                <w:color w:val="000000"/>
                <w:sz w:val="24"/>
                <w:szCs w:val="24"/>
                <w:rPrChange w:id="1842" w:author="MUTILE WANYEE" w:date="2024-03-01T12:23:00Z">
                  <w:rPr>
                    <w:rFonts w:ascii="Book Antiqua" w:cs="Book Antiqua" w:eastAsia="Book Antiqua" w:hAnsi="Book Antiqua"/>
                    <w:color w:val="000000"/>
                    <w:sz w:val="24"/>
                    <w:szCs w:val="24"/>
                  </w:rPr>
                </w:rPrChange>
              </w:rPr>
              <w:t xml:space="preserve">Pharmacists </w:t>
            </w:r>
          </w:p>
        </w:tc>
        <w:tc>
          <w:tcPr>
            <w:tcW w:w="0" w:type="auto"/>
            <w:tcBorders/>
            <w:shd w:val="clear" w:color="auto" w:fill="auto"/>
            <w:vAlign w:val="bottom"/>
          </w:tcPr>
          <w:p>
            <w:pPr>
              <w:pStyle w:val="style0"/>
              <w:spacing w:after="0" w:lineRule="auto" w:line="240"/>
              <w:jc w:val="both"/>
              <w:rPr>
                <w:rFonts w:ascii="Book Antiqua" w:cs="Book Antiqua" w:eastAsia="Book Antiqua" w:hAnsi="Book Antiqua"/>
                <w:color w:val="000000"/>
                <w:sz w:val="24"/>
                <w:szCs w:val="24"/>
              </w:rPr>
            </w:pPr>
            <w:r w:rsidRPr="8B771B7D">
              <w:rPr>
                <w:rFonts w:ascii="Book Antiqua" w:cs="Book Antiqua" w:eastAsia="Book Antiqua" w:hAnsi="Book Antiqua"/>
                <w:color w:val="000000"/>
                <w:sz w:val="24"/>
                <w:szCs w:val="24"/>
                <w:rPrChange w:id="1843" w:author="MUTILE WANYEE" w:date="2024-03-01T12:23:00Z">
                  <w:rPr>
                    <w:rFonts w:ascii="Book Antiqua" w:cs="Book Antiqua" w:eastAsia="Book Antiqua" w:hAnsi="Book Antiqua"/>
                    <w:color w:val="000000"/>
                    <w:sz w:val="24"/>
                    <w:szCs w:val="24"/>
                  </w:rPr>
                </w:rPrChange>
              </w:rPr>
              <w:t>1,469</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44" w:author="MUTILE WANYEE" w:date="2024-02-16T13:11:00Z">
              <w:r w:rsidR="BB3989B4" w:rsidRPr="23B5B8C9">
                <w:rPr>
                  <w:rFonts w:ascii="Book Antiqua" w:cs="Book Antiqua" w:eastAsia="Book Antiqua" w:hAnsi="Book Antiqua"/>
                  <w:color w:val="ff0000"/>
                  <w:sz w:val="24"/>
                  <w:szCs w:val="24"/>
                  <w:rPrChange w:id="1845" w:author="MUTILE WANYEE" w:date="2024-03-01T12:23:00Z">
                    <w:rPr>
                      <w:rFonts w:ascii="Book Antiqua" w:cs="Book Antiqua" w:eastAsia="Book Antiqua" w:hAnsi="Book Antiqua"/>
                      <w:color w:val="ff0000"/>
                      <w:sz w:val="24"/>
                      <w:szCs w:val="24"/>
                    </w:rPr>
                  </w:rPrChange>
                </w:rPr>
                <w:t>2.1%</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22B11AF2">
              <w:rPr>
                <w:rFonts w:ascii="Book Antiqua" w:cs="Book Antiqua" w:eastAsia="Book Antiqua" w:hAnsi="Book Antiqua"/>
                <w:color w:val="000000"/>
                <w:sz w:val="24"/>
                <w:szCs w:val="24"/>
                <w:rPrChange w:id="1846" w:author="MUTILE WANYEE" w:date="2024-03-01T12:23:00Z">
                  <w:rPr>
                    <w:rFonts w:ascii="Book Antiqua" w:cs="Book Antiqua" w:eastAsia="Book Antiqua" w:hAnsi="Book Antiqua"/>
                    <w:color w:val="000000"/>
                    <w:sz w:val="24"/>
                    <w:szCs w:val="24"/>
                  </w:rPr>
                </w:rPrChange>
              </w:rPr>
              <w:t>4,500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EB36DDAA">
              <w:rPr>
                <w:rFonts w:ascii="Book Antiqua" w:cs="Book Antiqua" w:eastAsia="Book Antiqua" w:hAnsi="Book Antiqua"/>
                <w:color w:val="000000"/>
                <w:sz w:val="24"/>
                <w:szCs w:val="24"/>
                <w:rPrChange w:id="1847" w:author="MUTILE WANYEE" w:date="2024-03-01T12:23:00Z">
                  <w:rPr>
                    <w:rFonts w:ascii="Book Antiqua" w:cs="Book Antiqua" w:eastAsia="Book Antiqua" w:hAnsi="Book Antiqua"/>
                    <w:color w:val="000000"/>
                    <w:sz w:val="24"/>
                    <w:szCs w:val="24"/>
                  </w:rPr>
                </w:rPrChange>
              </w:rPr>
              <w:t>32%</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32DBDF7D">
              <w:rPr>
                <w:rFonts w:ascii="Book Antiqua" w:cs="Book Antiqua" w:eastAsia="Book Antiqua" w:hAnsi="Book Antiqua"/>
                <w:color w:val="000000"/>
                <w:sz w:val="24"/>
                <w:szCs w:val="24"/>
                <w:rPrChange w:id="1848" w:author="MUTILE WANYEE" w:date="2024-03-01T12:23:00Z">
                  <w:rPr>
                    <w:rFonts w:ascii="Book Antiqua" w:cs="Book Antiqua" w:eastAsia="Book Antiqua" w:hAnsi="Book Antiqua"/>
                    <w:color w:val="000000"/>
                    <w:sz w:val="24"/>
                    <w:szCs w:val="24"/>
                  </w:rPr>
                </w:rPrChange>
              </w:rPr>
              <w:t xml:space="preserve">Pharmaceutical Technologists </w:t>
            </w:r>
          </w:p>
        </w:tc>
        <w:tc>
          <w:tcPr>
            <w:tcW w:w="0" w:type="auto"/>
            <w:tcBorders/>
            <w:shd w:val="clear" w:color="auto" w:fill="auto"/>
            <w:vAlign w:val="bottom"/>
          </w:tcPr>
          <w:p>
            <w:pPr>
              <w:pStyle w:val="style0"/>
              <w:spacing w:after="0" w:lineRule="auto" w:line="240"/>
              <w:jc w:val="both"/>
              <w:rPr>
                <w:rFonts w:ascii="Book Antiqua" w:cs="Book Antiqua" w:eastAsia="Book Antiqua" w:hAnsi="Book Antiqua"/>
                <w:color w:val="000000"/>
                <w:sz w:val="24"/>
                <w:szCs w:val="24"/>
              </w:rPr>
            </w:pPr>
            <w:r w:rsidRPr="9D7BE7A7">
              <w:rPr>
                <w:rFonts w:ascii="Book Antiqua" w:cs="Book Antiqua" w:eastAsia="Book Antiqua" w:hAnsi="Book Antiqua"/>
                <w:color w:val="000000"/>
                <w:sz w:val="24"/>
                <w:szCs w:val="24"/>
                <w:rPrChange w:id="1849" w:author="MUTILE WANYEE" w:date="2024-03-01T12:23:00Z">
                  <w:rPr>
                    <w:rFonts w:ascii="Book Antiqua" w:cs="Book Antiqua" w:eastAsia="Book Antiqua" w:hAnsi="Book Antiqua"/>
                    <w:color w:val="000000"/>
                    <w:sz w:val="24"/>
                    <w:szCs w:val="24"/>
                  </w:rPr>
                </w:rPrChange>
              </w:rPr>
              <w:t>1,772</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50" w:author="MUTILE WANYEE" w:date="2024-02-16T13:14:00Z">
              <w:r w:rsidR="D153ECE0" w:rsidRPr="6BB76F69">
                <w:rPr>
                  <w:rFonts w:ascii="Book Antiqua" w:cs="Book Antiqua" w:eastAsia="Book Antiqua" w:hAnsi="Book Antiqua"/>
                  <w:color w:val="ff0000"/>
                  <w:sz w:val="24"/>
                  <w:szCs w:val="24"/>
                  <w:rPrChange w:id="1851" w:author="MUTILE WANYEE" w:date="2024-03-01T12:23:00Z">
                    <w:rPr>
                      <w:rFonts w:ascii="Book Antiqua" w:cs="Book Antiqua" w:eastAsia="Book Antiqua" w:hAnsi="Book Antiqua"/>
                      <w:color w:val="ff0000"/>
                      <w:sz w:val="24"/>
                      <w:szCs w:val="24"/>
                    </w:rPr>
                  </w:rPrChange>
                </w:rPr>
                <w:t>2.5%</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1C88BF47">
              <w:rPr>
                <w:rFonts w:ascii="Book Antiqua" w:cs="Book Antiqua" w:eastAsia="Book Antiqua" w:hAnsi="Book Antiqua"/>
                <w:color w:val="000000"/>
                <w:sz w:val="24"/>
                <w:szCs w:val="24"/>
                <w:rPrChange w:id="1852" w:author="MUTILE WANYEE" w:date="2024-03-01T12:23:00Z">
                  <w:rPr>
                    <w:rFonts w:ascii="Book Antiqua" w:cs="Book Antiqua" w:eastAsia="Book Antiqua" w:hAnsi="Book Antiqua"/>
                    <w:color w:val="000000"/>
                    <w:sz w:val="24"/>
                    <w:szCs w:val="24"/>
                  </w:rPr>
                </w:rPrChange>
              </w:rPr>
              <w:t>12,063</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BAD60B46">
              <w:rPr>
                <w:rFonts w:ascii="Book Antiqua" w:cs="Book Antiqua" w:eastAsia="Book Antiqua" w:hAnsi="Book Antiqua"/>
                <w:color w:val="000000"/>
                <w:sz w:val="24"/>
                <w:szCs w:val="24"/>
                <w:rPrChange w:id="1853" w:author="MUTILE WANYEE" w:date="2024-03-01T12:23:00Z">
                  <w:rPr>
                    <w:rFonts w:ascii="Book Antiqua" w:cs="Book Antiqua" w:eastAsia="Book Antiqua" w:hAnsi="Book Antiqua"/>
                    <w:color w:val="000000"/>
                    <w:sz w:val="24"/>
                    <w:szCs w:val="24"/>
                  </w:rPr>
                </w:rPrChange>
              </w:rPr>
              <w:t>14%</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3D6E9A60">
              <w:rPr>
                <w:rFonts w:ascii="Book Antiqua" w:cs="Book Antiqua" w:eastAsia="Book Antiqua" w:hAnsi="Book Antiqua"/>
                <w:color w:val="000000"/>
                <w:sz w:val="24"/>
                <w:szCs w:val="24"/>
                <w:rPrChange w:id="1854" w:author="MUTILE WANYEE" w:date="2024-03-01T12:23:00Z">
                  <w:rPr>
                    <w:rFonts w:ascii="Book Antiqua" w:cs="Book Antiqua" w:eastAsia="Book Antiqua" w:hAnsi="Book Antiqua"/>
                    <w:color w:val="000000"/>
                    <w:sz w:val="24"/>
                    <w:szCs w:val="24"/>
                  </w:rPr>
                </w:rPrChange>
              </w:rPr>
              <w:t xml:space="preserve">Lab Technologists </w:t>
            </w:r>
          </w:p>
        </w:tc>
        <w:tc>
          <w:tcPr>
            <w:tcW w:w="0" w:type="auto"/>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5F0BB86C">
              <w:rPr>
                <w:rFonts w:ascii="Book Antiqua" w:cs="Book Antiqua" w:eastAsia="Book Antiqua" w:hAnsi="Book Antiqua"/>
                <w:color w:val="000000"/>
                <w:sz w:val="24"/>
                <w:szCs w:val="24"/>
                <w:rPrChange w:id="1855" w:author="MUTILE WANYEE" w:date="2024-03-01T12:23:00Z">
                  <w:rPr>
                    <w:rFonts w:ascii="Book Antiqua" w:cs="Book Antiqua" w:eastAsia="Book Antiqua" w:hAnsi="Book Antiqua"/>
                    <w:color w:val="000000"/>
                    <w:sz w:val="24"/>
                    <w:szCs w:val="24"/>
                  </w:rPr>
                </w:rPrChange>
              </w:rPr>
              <w:t>5,109</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56" w:author="MUTILE WANYEE" w:date="2024-02-16T13:15:00Z">
              <w:r w:rsidR="1B624F6D" w:rsidRPr="8EAB92CC">
                <w:rPr>
                  <w:rFonts w:ascii="Book Antiqua" w:cs="Book Antiqua" w:eastAsia="Book Antiqua" w:hAnsi="Book Antiqua"/>
                  <w:color w:val="ff0000"/>
                  <w:sz w:val="24"/>
                  <w:szCs w:val="24"/>
                  <w:rPrChange w:id="1857" w:author="MUTILE WANYEE" w:date="2024-03-01T12:23:00Z">
                    <w:rPr>
                      <w:rFonts w:ascii="Book Antiqua" w:cs="Book Antiqua" w:eastAsia="Book Antiqua" w:hAnsi="Book Antiqua"/>
                      <w:color w:val="ff0000"/>
                      <w:sz w:val="24"/>
                      <w:szCs w:val="24"/>
                    </w:rPr>
                  </w:rPrChange>
                </w:rPr>
                <w:t>7.2%</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D55DF17A">
              <w:rPr>
                <w:rFonts w:ascii="Book Antiqua" w:cs="Book Antiqua" w:eastAsia="Book Antiqua" w:hAnsi="Book Antiqua"/>
                <w:color w:val="000000"/>
                <w:sz w:val="24"/>
                <w:szCs w:val="24"/>
                <w:rPrChange w:id="1858" w:author="MUTILE WANYEE" w:date="2024-03-01T12:23:00Z">
                  <w:rPr>
                    <w:rFonts w:ascii="Book Antiqua" w:cs="Book Antiqua" w:eastAsia="Book Antiqua" w:hAnsi="Book Antiqua"/>
                    <w:color w:val="000000"/>
                    <w:sz w:val="24"/>
                    <w:szCs w:val="24"/>
                  </w:rPr>
                </w:rPrChange>
              </w:rPr>
              <w:t>1</w:t>
            </w:r>
            <w:ins w:id="1859" w:author="MUTILE WANYEE" w:date="2024-02-22T15:14:00Z">
              <w:r w:rsidR="25ED642B" w:rsidRPr="478CFC0E">
                <w:rPr>
                  <w:rFonts w:ascii="Book Antiqua" w:cs="Book Antiqua" w:eastAsia="Book Antiqua" w:hAnsi="Book Antiqua"/>
                  <w:color w:val="ff0000"/>
                  <w:sz w:val="24"/>
                  <w:szCs w:val="24"/>
                  <w:rPrChange w:id="1860" w:author="MUTILE WANYEE" w:date="2024-03-01T12:23:00Z">
                    <w:rPr>
                      <w:rFonts w:ascii="Book Antiqua" w:cs="Book Antiqua" w:eastAsia="Book Antiqua" w:hAnsi="Book Antiqua"/>
                      <w:color w:val="ff0000"/>
                      <w:sz w:val="24"/>
                      <w:szCs w:val="24"/>
                    </w:rPr>
                  </w:rPrChange>
                </w:rPr>
                <w:t>4,87</w:t>
              </w:r>
            </w:ins>
            <w:del w:id="1861" w:author="MUTILE WANYEE" w:date="2024-02-22T15:14:00Z">
              <w:r w:rsidDel="EA080D05" w:rsidRPr="8E5EFDD0">
                <w:rPr>
                  <w:rFonts w:ascii="Book Antiqua" w:cs="Book Antiqua" w:eastAsia="Book Antiqua" w:hAnsi="Book Antiqua"/>
                  <w:color w:val="000000"/>
                  <w:sz w:val="24"/>
                  <w:szCs w:val="24"/>
                  <w:rPrChange w:id="1862" w:author="MUTILE WANYEE" w:date="2024-03-01T12:23:00Z">
                    <w:rPr>
                      <w:rFonts w:ascii="Book Antiqua" w:cs="Book Antiqua" w:eastAsia="Book Antiqua" w:hAnsi="Book Antiqua"/>
                      <w:color w:val="000000"/>
                      <w:sz w:val="24"/>
                      <w:szCs w:val="24"/>
                    </w:rPr>
                  </w:rPrChange>
                </w:rPr>
                <w:delText>5,00</w:delText>
              </w:r>
            </w:del>
            <w:r w:rsidRPr="78FB6E2C">
              <w:rPr>
                <w:rFonts w:ascii="Book Antiqua" w:cs="Book Antiqua" w:eastAsia="Book Antiqua" w:hAnsi="Book Antiqua"/>
                <w:color w:val="000000"/>
                <w:sz w:val="24"/>
                <w:szCs w:val="24"/>
                <w:rPrChange w:id="1863" w:author="MUTILE WANYEE" w:date="2024-03-01T12:23:00Z">
                  <w:rPr>
                    <w:rFonts w:ascii="Book Antiqua" w:cs="Book Antiqua" w:eastAsia="Book Antiqua" w:hAnsi="Book Antiqua"/>
                    <w:color w:val="000000"/>
                    <w:sz w:val="24"/>
                    <w:szCs w:val="24"/>
                  </w:rPr>
                </w:rPrChange>
              </w:rPr>
              <w:t>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D6864800">
              <w:rPr>
                <w:rFonts w:ascii="Book Antiqua" w:cs="Book Antiqua" w:eastAsia="Book Antiqua" w:hAnsi="Book Antiqua"/>
                <w:color w:val="000000"/>
                <w:sz w:val="24"/>
                <w:szCs w:val="24"/>
                <w:rPrChange w:id="1864" w:author="MUTILE WANYEE" w:date="2024-03-01T12:23:00Z">
                  <w:rPr>
                    <w:rFonts w:ascii="Book Antiqua" w:cs="Book Antiqua" w:eastAsia="Book Antiqua" w:hAnsi="Book Antiqua"/>
                    <w:color w:val="000000"/>
                    <w:sz w:val="24"/>
                    <w:szCs w:val="24"/>
                  </w:rPr>
                </w:rPrChange>
              </w:rPr>
              <w:t>34%</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41BD5842">
              <w:rPr>
                <w:rFonts w:ascii="Book Antiqua" w:cs="Book Antiqua" w:eastAsia="Book Antiqua" w:hAnsi="Book Antiqua"/>
                <w:color w:val="000000"/>
                <w:sz w:val="24"/>
                <w:szCs w:val="24"/>
                <w:rPrChange w:id="1865" w:author="MUTILE WANYEE" w:date="2024-03-01T12:23:00Z">
                  <w:rPr>
                    <w:rFonts w:ascii="Book Antiqua" w:cs="Book Antiqua" w:eastAsia="Book Antiqua" w:hAnsi="Book Antiqua"/>
                    <w:color w:val="000000"/>
                    <w:sz w:val="24"/>
                    <w:szCs w:val="24"/>
                  </w:rPr>
                </w:rPrChange>
              </w:rPr>
              <w:t>Radiographers</w:t>
            </w:r>
          </w:p>
        </w:tc>
        <w:tc>
          <w:tcPr>
            <w:tcW w:w="0" w:type="auto"/>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3FD444AB">
              <w:rPr>
                <w:rFonts w:ascii="Book Antiqua" w:cs="Book Antiqua" w:eastAsia="Book Antiqua" w:hAnsi="Book Antiqua"/>
                <w:color w:val="000000"/>
                <w:sz w:val="24"/>
                <w:szCs w:val="24"/>
                <w:rPrChange w:id="1866" w:author="MUTILE WANYEE" w:date="2024-03-01T12:23:00Z">
                  <w:rPr>
                    <w:rFonts w:ascii="Book Antiqua" w:cs="Book Antiqua" w:eastAsia="Book Antiqua" w:hAnsi="Book Antiqua"/>
                    <w:color w:val="000000"/>
                    <w:sz w:val="24"/>
                    <w:szCs w:val="24"/>
                  </w:rPr>
                </w:rPrChange>
              </w:rPr>
              <w:t>619</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67" w:author="MUTILE WANYEE" w:date="2024-02-16T13:16:00Z">
              <w:r w:rsidR="339EAE84" w:rsidRPr="D6633904">
                <w:rPr>
                  <w:rFonts w:ascii="Book Antiqua" w:cs="Book Antiqua" w:eastAsia="Book Antiqua" w:hAnsi="Book Antiqua"/>
                  <w:color w:val="ff0000"/>
                  <w:sz w:val="24"/>
                  <w:szCs w:val="24"/>
                  <w:rPrChange w:id="1868" w:author="MUTILE WANYEE" w:date="2024-03-01T12:23:00Z">
                    <w:rPr>
                      <w:rFonts w:ascii="Book Antiqua" w:cs="Book Antiqua" w:eastAsia="Book Antiqua" w:hAnsi="Book Antiqua"/>
                      <w:color w:val="ff0000"/>
                      <w:sz w:val="24"/>
                      <w:szCs w:val="24"/>
                    </w:rPr>
                  </w:rPrChange>
                </w:rPr>
                <w:t>0.8%</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551E6C7D">
              <w:rPr>
                <w:rFonts w:ascii="Book Antiqua" w:cs="Book Antiqua" w:eastAsia="Book Antiqua" w:hAnsi="Book Antiqua"/>
                <w:color w:val="000000"/>
                <w:sz w:val="24"/>
                <w:szCs w:val="24"/>
                <w:rPrChange w:id="1869" w:author="MUTILE WANYEE" w:date="2024-03-01T12:23:00Z">
                  <w:rPr>
                    <w:rFonts w:ascii="Book Antiqua" w:cs="Book Antiqua" w:eastAsia="Book Antiqua" w:hAnsi="Book Antiqua"/>
                    <w:color w:val="000000"/>
                    <w:sz w:val="24"/>
                    <w:szCs w:val="24"/>
                  </w:rPr>
                </w:rPrChange>
              </w:rPr>
              <w:t>2,000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39A2E50">
              <w:rPr>
                <w:rFonts w:ascii="Book Antiqua" w:cs="Book Antiqua" w:eastAsia="Book Antiqua" w:hAnsi="Book Antiqua"/>
                <w:color w:val="000000"/>
                <w:sz w:val="24"/>
                <w:szCs w:val="24"/>
                <w:rPrChange w:id="1870" w:author="MUTILE WANYEE" w:date="2024-03-01T12:23:00Z">
                  <w:rPr>
                    <w:rFonts w:ascii="Book Antiqua" w:cs="Book Antiqua" w:eastAsia="Book Antiqua" w:hAnsi="Book Antiqua"/>
                    <w:color w:val="000000"/>
                    <w:sz w:val="24"/>
                    <w:szCs w:val="24"/>
                  </w:rPr>
                </w:rPrChange>
              </w:rPr>
              <w:t>31%</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200C2A9C">
              <w:rPr>
                <w:rFonts w:ascii="Book Antiqua" w:cs="Book Antiqua" w:eastAsia="Book Antiqua" w:hAnsi="Book Antiqua"/>
                <w:color w:val="000000"/>
                <w:sz w:val="24"/>
                <w:szCs w:val="24"/>
                <w:rPrChange w:id="1871" w:author="MUTILE WANYEE" w:date="2024-03-01T12:23:00Z">
                  <w:rPr>
                    <w:rFonts w:ascii="Book Antiqua" w:cs="Book Antiqua" w:eastAsia="Book Antiqua" w:hAnsi="Book Antiqua"/>
                    <w:color w:val="000000"/>
                    <w:sz w:val="24"/>
                    <w:szCs w:val="24"/>
                  </w:rPr>
                </w:rPrChange>
              </w:rPr>
              <w:t xml:space="preserve">Nutritionists </w:t>
            </w:r>
          </w:p>
        </w:tc>
        <w:tc>
          <w:tcPr>
            <w:tcW w:w="0" w:type="auto"/>
            <w:tcBorders/>
          </w:tcPr>
          <w:p>
            <w:pPr>
              <w:pStyle w:val="style0"/>
              <w:spacing w:after="0" w:lineRule="auto" w:line="240"/>
              <w:rPr>
                <w:rFonts w:ascii="Book Antiqua" w:cs="Book Antiqua" w:eastAsia="Book Antiqua" w:hAnsi="Book Antiqua"/>
                <w:color w:val="000000"/>
                <w:sz w:val="24"/>
                <w:szCs w:val="24"/>
              </w:rPr>
            </w:pPr>
            <w:r w:rsidRPr="8C0CD33B">
              <w:rPr>
                <w:rFonts w:ascii="Book Antiqua" w:cs="Book Antiqua" w:eastAsia="Book Antiqua" w:hAnsi="Book Antiqua"/>
                <w:color w:val="000000"/>
                <w:sz w:val="24"/>
                <w:szCs w:val="24"/>
                <w:rPrChange w:id="1872" w:author="MUTILE WANYEE" w:date="2024-03-01T12:23:00Z">
                  <w:rPr>
                    <w:rFonts w:ascii="Book Antiqua" w:cs="Book Antiqua" w:eastAsia="Book Antiqua" w:hAnsi="Book Antiqua"/>
                    <w:color w:val="000000"/>
                    <w:sz w:val="24"/>
                    <w:szCs w:val="24"/>
                  </w:rPr>
                </w:rPrChange>
              </w:rPr>
              <w:t>1,858</w:t>
            </w:r>
          </w:p>
        </w:tc>
        <w:tc>
          <w:tcPr>
            <w:tcW w:w="0" w:type="auto"/>
            <w:tcBorders/>
          </w:tcPr>
          <w:p>
            <w:pPr>
              <w:pStyle w:val="style0"/>
              <w:spacing w:after="0" w:lineRule="auto" w:line="240"/>
              <w:rPr>
                <w:rFonts w:ascii="Book Antiqua" w:cs="Book Antiqua" w:eastAsia="Book Antiqua" w:hAnsi="Book Antiqua"/>
                <w:color w:val="ff0000"/>
                <w:sz w:val="24"/>
                <w:szCs w:val="24"/>
              </w:rPr>
            </w:pPr>
            <w:ins w:id="1873" w:author="MUTILE WANYEE" w:date="2024-02-16T13:16:00Z">
              <w:r w:rsidR="0B9A23C1" w:rsidRPr="15283098">
                <w:rPr>
                  <w:rFonts w:ascii="Book Antiqua" w:cs="Book Antiqua" w:eastAsia="Book Antiqua" w:hAnsi="Book Antiqua"/>
                  <w:color w:val="ff0000"/>
                  <w:sz w:val="24"/>
                  <w:szCs w:val="24"/>
                  <w:rPrChange w:id="1874" w:author="MUTILE WANYEE" w:date="2024-03-01T12:23:00Z">
                    <w:rPr>
                      <w:rFonts w:ascii="Book Antiqua" w:cs="Book Antiqua" w:eastAsia="Book Antiqua" w:hAnsi="Book Antiqua"/>
                      <w:color w:val="ff0000"/>
                      <w:sz w:val="24"/>
                      <w:szCs w:val="24"/>
                    </w:rPr>
                  </w:rPrChange>
                </w:rPr>
                <w:t>2.6%</w:t>
              </w:r>
            </w:ins>
          </w:p>
        </w:tc>
        <w:tc>
          <w:tcPr>
            <w:tcW w:w="0" w:type="auto"/>
            <w:tcBorders/>
          </w:tcPr>
          <w:p>
            <w:pPr>
              <w:pStyle w:val="style0"/>
              <w:spacing w:after="0" w:lineRule="auto" w:line="240"/>
              <w:rPr>
                <w:rFonts w:ascii="Book Antiqua" w:cs="Book Antiqua" w:eastAsia="Book Antiqua" w:hAnsi="Book Antiqua"/>
                <w:color w:val="000000"/>
                <w:sz w:val="24"/>
                <w:szCs w:val="24"/>
              </w:rPr>
            </w:pPr>
            <w:r w:rsidRPr="5D152E38">
              <w:rPr>
                <w:rFonts w:ascii="Book Antiqua" w:cs="Book Antiqua" w:eastAsia="Book Antiqua" w:hAnsi="Book Antiqua"/>
                <w:color w:val="000000"/>
                <w:sz w:val="24"/>
                <w:szCs w:val="24"/>
                <w:rPrChange w:id="1875" w:author="MUTILE WANYEE" w:date="2024-03-01T12:23:00Z">
                  <w:rPr>
                    <w:rFonts w:ascii="Book Antiqua" w:cs="Book Antiqua" w:eastAsia="Book Antiqua" w:hAnsi="Book Antiqua"/>
                    <w:color w:val="000000"/>
                    <w:sz w:val="24"/>
                    <w:szCs w:val="24"/>
                  </w:rPr>
                </w:rPrChange>
              </w:rPr>
              <w:t>12,500</w:t>
            </w:r>
          </w:p>
        </w:tc>
        <w:tc>
          <w:tcPr>
            <w:tcW w:w="0" w:type="auto"/>
            <w:tcBorders/>
          </w:tcPr>
          <w:p>
            <w:pPr>
              <w:pStyle w:val="style0"/>
              <w:spacing w:after="0" w:lineRule="auto" w:line="240"/>
              <w:rPr>
                <w:rFonts w:ascii="Book Antiqua" w:cs="Book Antiqua" w:eastAsia="Book Antiqua" w:hAnsi="Book Antiqua"/>
                <w:color w:val="000000"/>
                <w:sz w:val="24"/>
                <w:szCs w:val="24"/>
              </w:rPr>
            </w:pPr>
            <w:r w:rsidRPr="4B0457D9">
              <w:rPr>
                <w:rFonts w:ascii="Book Antiqua" w:cs="Book Antiqua" w:eastAsia="Book Antiqua" w:hAnsi="Book Antiqua"/>
                <w:color w:val="000000"/>
                <w:sz w:val="24"/>
                <w:szCs w:val="24"/>
                <w:rPrChange w:id="1876" w:author="MUTILE WANYEE" w:date="2024-03-01T12:23:00Z">
                  <w:rPr>
                    <w:rFonts w:ascii="Book Antiqua" w:cs="Book Antiqua" w:eastAsia="Book Antiqua" w:hAnsi="Book Antiqua"/>
                    <w:color w:val="000000"/>
                    <w:sz w:val="24"/>
                    <w:szCs w:val="24"/>
                  </w:rPr>
                </w:rPrChange>
              </w:rPr>
              <w:t>14%</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898FA4C8">
              <w:rPr>
                <w:rFonts w:ascii="Book Antiqua" w:cs="Book Antiqua" w:eastAsia="Book Antiqua" w:hAnsi="Book Antiqua"/>
                <w:color w:val="000000"/>
                <w:sz w:val="24"/>
                <w:szCs w:val="24"/>
                <w:rPrChange w:id="1877" w:author="MUTILE WANYEE" w:date="2024-03-01T12:23:00Z">
                  <w:rPr>
                    <w:rFonts w:ascii="Book Antiqua" w:cs="Book Antiqua" w:eastAsia="Book Antiqua" w:hAnsi="Book Antiqua"/>
                    <w:color w:val="000000"/>
                    <w:sz w:val="24"/>
                    <w:szCs w:val="24"/>
                  </w:rPr>
                </w:rPrChange>
              </w:rPr>
              <w:t xml:space="preserve">Physiotherapists </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F018EBF">
              <w:rPr>
                <w:rFonts w:ascii="Book Antiqua" w:cs="Book Antiqua" w:eastAsia="Book Antiqua" w:hAnsi="Book Antiqua"/>
                <w:color w:val="000000"/>
                <w:sz w:val="24"/>
                <w:szCs w:val="24"/>
                <w:rPrChange w:id="1878" w:author="MUTILE WANYEE" w:date="2024-03-01T12:23:00Z">
                  <w:rPr>
                    <w:rFonts w:ascii="Book Antiqua" w:cs="Book Antiqua" w:eastAsia="Book Antiqua" w:hAnsi="Book Antiqua"/>
                    <w:color w:val="000000"/>
                    <w:sz w:val="24"/>
                    <w:szCs w:val="24"/>
                  </w:rPr>
                </w:rPrChange>
              </w:rPr>
              <w:t>671</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79" w:author="MUTILE WANYEE" w:date="2024-02-16T13:18:00Z">
              <w:r w:rsidR="82F170B5" w:rsidRPr="0FA03B17">
                <w:rPr>
                  <w:rFonts w:ascii="Book Antiqua" w:cs="Book Antiqua" w:eastAsia="Book Antiqua" w:hAnsi="Book Antiqua"/>
                  <w:color w:val="ff0000"/>
                  <w:sz w:val="24"/>
                  <w:szCs w:val="24"/>
                  <w:rPrChange w:id="1880" w:author="MUTILE WANYEE" w:date="2024-03-01T12:23:00Z">
                    <w:rPr>
                      <w:rFonts w:ascii="Book Antiqua" w:cs="Book Antiqua" w:eastAsia="Book Antiqua" w:hAnsi="Book Antiqua"/>
                      <w:color w:val="ff0000"/>
                      <w:sz w:val="24"/>
                      <w:szCs w:val="24"/>
                    </w:rPr>
                  </w:rPrChange>
                </w:rPr>
                <w:t>0.9%</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ins w:id="1881" w:author="MUTILE WANYEE" w:date="2024-02-22T14:56:00Z">
              <w:r w:rsidR="F62C53E5" w:rsidRPr="5AD1C27B">
                <w:rPr>
                  <w:rFonts w:ascii="Book Antiqua" w:cs="Book Antiqua" w:eastAsia="Book Antiqua" w:hAnsi="Book Antiqua"/>
                  <w:color w:val="ff0000"/>
                  <w:sz w:val="24"/>
                  <w:szCs w:val="24"/>
                  <w:rPrChange w:id="1882" w:author="MUTILE WANYEE" w:date="2024-03-01T12:23:00Z">
                    <w:rPr>
                      <w:rFonts w:ascii="Book Antiqua" w:cs="Book Antiqua" w:eastAsia="Book Antiqua" w:hAnsi="Book Antiqua"/>
                      <w:color w:val="ff0000"/>
                      <w:sz w:val="24"/>
                      <w:szCs w:val="24"/>
                    </w:rPr>
                  </w:rPrChange>
                </w:rPr>
                <w:t>1,986</w:t>
              </w:r>
            </w:ins>
            <w:del w:id="1883" w:author="MUTILE WANYEE" w:date="2024-02-22T14:56:00Z">
              <w:r w:rsidDel="1C2FCA91" w:rsidRPr="0E4E056E">
                <w:rPr>
                  <w:rFonts w:ascii="Book Antiqua" w:cs="Book Antiqua" w:eastAsia="Book Antiqua" w:hAnsi="Book Antiqua"/>
                  <w:color w:val="000000"/>
                  <w:sz w:val="24"/>
                  <w:szCs w:val="24"/>
                  <w:rPrChange w:id="1884" w:author="MUTILE WANYEE" w:date="2024-03-01T12:23:00Z">
                    <w:rPr>
                      <w:rFonts w:ascii="Book Antiqua" w:cs="Book Antiqua" w:eastAsia="Book Antiqua" w:hAnsi="Book Antiqua"/>
                      <w:color w:val="000000"/>
                      <w:sz w:val="24"/>
                      <w:szCs w:val="24"/>
                    </w:rPr>
                  </w:rPrChange>
                </w:rPr>
                <w:delText>2,000</w:delText>
              </w:r>
            </w:del>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5EBD6E24">
              <w:rPr>
                <w:rFonts w:ascii="Book Antiqua" w:cs="Book Antiqua" w:eastAsia="Book Antiqua" w:hAnsi="Book Antiqua"/>
                <w:color w:val="000000"/>
                <w:sz w:val="24"/>
                <w:szCs w:val="24"/>
                <w:rPrChange w:id="1885" w:author="MUTILE WANYEE" w:date="2024-03-01T12:23:00Z">
                  <w:rPr>
                    <w:rFonts w:ascii="Book Antiqua" w:cs="Book Antiqua" w:eastAsia="Book Antiqua" w:hAnsi="Book Antiqua"/>
                    <w:color w:val="000000"/>
                    <w:sz w:val="24"/>
                    <w:szCs w:val="24"/>
                  </w:rPr>
                </w:rPrChange>
              </w:rPr>
              <w:t>34%</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89BDE250">
              <w:rPr>
                <w:rFonts w:ascii="Book Antiqua" w:cs="Book Antiqua" w:eastAsia="Book Antiqua" w:hAnsi="Book Antiqua"/>
                <w:color w:val="000000"/>
                <w:sz w:val="24"/>
                <w:szCs w:val="24"/>
                <w:rPrChange w:id="1886" w:author="MUTILE WANYEE" w:date="2024-03-01T12:23:00Z">
                  <w:rPr>
                    <w:rFonts w:ascii="Book Antiqua" w:cs="Book Antiqua" w:eastAsia="Book Antiqua" w:hAnsi="Book Antiqua"/>
                    <w:color w:val="000000"/>
                    <w:sz w:val="24"/>
                    <w:szCs w:val="24"/>
                  </w:rPr>
                </w:rPrChange>
              </w:rPr>
              <w:t>Occupational therapists</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8FBE3F30">
              <w:rPr>
                <w:rFonts w:ascii="Book Antiqua" w:cs="Book Antiqua" w:eastAsia="Book Antiqua" w:hAnsi="Book Antiqua"/>
                <w:color w:val="000000"/>
                <w:sz w:val="24"/>
                <w:szCs w:val="24"/>
                <w:rPrChange w:id="1887" w:author="MUTILE WANYEE" w:date="2024-03-01T12:23:00Z">
                  <w:rPr>
                    <w:rFonts w:ascii="Book Antiqua" w:cs="Book Antiqua" w:eastAsia="Book Antiqua" w:hAnsi="Book Antiqua"/>
                    <w:color w:val="000000"/>
                    <w:sz w:val="24"/>
                    <w:szCs w:val="24"/>
                  </w:rPr>
                </w:rPrChange>
              </w:rPr>
              <w:t>547</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88" w:author="MUTILE WANYEE" w:date="2024-02-16T13:19:00Z">
              <w:r w:rsidR="8A749401" w:rsidRPr="7DDDB2AF">
                <w:rPr>
                  <w:rFonts w:ascii="Book Antiqua" w:cs="Book Antiqua" w:eastAsia="Book Antiqua" w:hAnsi="Book Antiqua"/>
                  <w:color w:val="ff0000"/>
                  <w:sz w:val="24"/>
                  <w:szCs w:val="24"/>
                  <w:rPrChange w:id="1889" w:author="MUTILE WANYEE" w:date="2024-03-01T12:23:00Z">
                    <w:rPr>
                      <w:rFonts w:ascii="Book Antiqua" w:cs="Book Antiqua" w:eastAsia="Book Antiqua" w:hAnsi="Book Antiqua"/>
                      <w:color w:val="ff0000"/>
                      <w:sz w:val="24"/>
                      <w:szCs w:val="24"/>
                    </w:rPr>
                  </w:rPrChange>
                </w:rPr>
                <w:t>0.8%</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9359922">
              <w:rPr>
                <w:rFonts w:ascii="Book Antiqua" w:cs="Book Antiqua" w:eastAsia="Book Antiqua" w:hAnsi="Book Antiqua"/>
                <w:color w:val="000000"/>
                <w:sz w:val="24"/>
                <w:szCs w:val="24"/>
                <w:rPrChange w:id="1890" w:author="MUTILE WANYEE" w:date="2024-03-01T12:23:00Z">
                  <w:rPr>
                    <w:rFonts w:ascii="Book Antiqua" w:cs="Book Antiqua" w:eastAsia="Book Antiqua" w:hAnsi="Book Antiqua"/>
                    <w:color w:val="000000"/>
                    <w:sz w:val="24"/>
                    <w:szCs w:val="24"/>
                  </w:rPr>
                </w:rPrChange>
              </w:rPr>
              <w:t>900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70C25EDD">
              <w:rPr>
                <w:rFonts w:ascii="Book Antiqua" w:cs="Book Antiqua" w:eastAsia="Book Antiqua" w:hAnsi="Book Antiqua"/>
                <w:color w:val="000000"/>
                <w:sz w:val="24"/>
                <w:szCs w:val="24"/>
                <w:rPrChange w:id="1891" w:author="MUTILE WANYEE" w:date="2024-03-01T12:23:00Z">
                  <w:rPr>
                    <w:rFonts w:ascii="Book Antiqua" w:cs="Book Antiqua" w:eastAsia="Book Antiqua" w:hAnsi="Book Antiqua"/>
                    <w:color w:val="000000"/>
                    <w:sz w:val="24"/>
                    <w:szCs w:val="24"/>
                  </w:rPr>
                </w:rPrChange>
              </w:rPr>
              <w:t>61%</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11556C5A">
              <w:rPr>
                <w:rFonts w:ascii="Book Antiqua" w:cs="Book Antiqua" w:eastAsia="Book Antiqua" w:hAnsi="Book Antiqua"/>
                <w:color w:val="000000"/>
                <w:sz w:val="24"/>
                <w:szCs w:val="24"/>
                <w:rPrChange w:id="1892" w:author="MUTILE WANYEE" w:date="2024-03-01T12:23:00Z">
                  <w:rPr>
                    <w:rFonts w:ascii="Book Antiqua" w:cs="Book Antiqua" w:eastAsia="Book Antiqua" w:hAnsi="Book Antiqua"/>
                    <w:color w:val="000000"/>
                    <w:sz w:val="24"/>
                    <w:szCs w:val="24"/>
                  </w:rPr>
                </w:rPrChange>
              </w:rPr>
              <w:t xml:space="preserve">HRIO </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8089BE73">
              <w:rPr>
                <w:rFonts w:ascii="Book Antiqua" w:cs="Book Antiqua" w:eastAsia="Book Antiqua" w:hAnsi="Book Antiqua"/>
                <w:color w:val="000000"/>
                <w:sz w:val="24"/>
                <w:szCs w:val="24"/>
                <w:rPrChange w:id="1893" w:author="MUTILE WANYEE" w:date="2024-03-01T12:23:00Z">
                  <w:rPr>
                    <w:rFonts w:ascii="Book Antiqua" w:cs="Book Antiqua" w:eastAsia="Book Antiqua" w:hAnsi="Book Antiqua"/>
                    <w:color w:val="000000"/>
                    <w:sz w:val="24"/>
                    <w:szCs w:val="24"/>
                  </w:rPr>
                </w:rPrChange>
              </w:rPr>
              <w:t>1,797</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894" w:author="MUTILE WANYEE" w:date="2024-02-16T13:19:00Z">
              <w:r w:rsidR="0A23830B" w:rsidRPr="CD07450E">
                <w:rPr>
                  <w:rFonts w:ascii="Book Antiqua" w:cs="Book Antiqua" w:eastAsia="Book Antiqua" w:hAnsi="Book Antiqua"/>
                  <w:color w:val="ff0000"/>
                  <w:sz w:val="24"/>
                  <w:szCs w:val="24"/>
                  <w:rPrChange w:id="1895" w:author="MUTILE WANYEE" w:date="2024-03-01T12:23:00Z">
                    <w:rPr>
                      <w:rFonts w:ascii="Book Antiqua" w:cs="Book Antiqua" w:eastAsia="Book Antiqua" w:hAnsi="Book Antiqua"/>
                      <w:color w:val="ff0000"/>
                      <w:sz w:val="24"/>
                      <w:szCs w:val="24"/>
                    </w:rPr>
                  </w:rPrChange>
                </w:rPr>
                <w:t>2.5%</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10031759">
              <w:rPr>
                <w:rFonts w:ascii="Book Antiqua" w:cs="Book Antiqua" w:eastAsia="Book Antiqua" w:hAnsi="Book Antiqua"/>
                <w:color w:val="000000"/>
                <w:sz w:val="24"/>
                <w:szCs w:val="24"/>
                <w:rPrChange w:id="1896" w:author="MUTILE WANYEE" w:date="2024-03-01T12:23:00Z">
                  <w:rPr>
                    <w:rFonts w:ascii="Book Antiqua" w:cs="Book Antiqua" w:eastAsia="Book Antiqua" w:hAnsi="Book Antiqua"/>
                    <w:color w:val="000000"/>
                    <w:sz w:val="24"/>
                    <w:szCs w:val="24"/>
                  </w:rPr>
                </w:rPrChange>
              </w:rPr>
              <w:t>3,000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A6ABFE02">
              <w:rPr>
                <w:rFonts w:ascii="Book Antiqua" w:cs="Book Antiqua" w:eastAsia="Book Antiqua" w:hAnsi="Book Antiqua"/>
                <w:color w:val="000000"/>
                <w:sz w:val="24"/>
                <w:szCs w:val="24"/>
                <w:rPrChange w:id="1897" w:author="MUTILE WANYEE" w:date="2024-03-01T12:23:00Z">
                  <w:rPr>
                    <w:rFonts w:ascii="Book Antiqua" w:cs="Book Antiqua" w:eastAsia="Book Antiqua" w:hAnsi="Book Antiqua"/>
                    <w:color w:val="000000"/>
                    <w:sz w:val="24"/>
                    <w:szCs w:val="24"/>
                  </w:rPr>
                </w:rPrChange>
              </w:rPr>
              <w:t>60%</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4E06036F">
              <w:rPr>
                <w:rFonts w:ascii="Book Antiqua" w:cs="Book Antiqua" w:eastAsia="Book Antiqua" w:hAnsi="Book Antiqua"/>
                <w:color w:val="000000"/>
                <w:sz w:val="24"/>
                <w:szCs w:val="24"/>
                <w:rPrChange w:id="1898" w:author="MUTILE WANYEE" w:date="2024-03-01T12:23:00Z">
                  <w:rPr>
                    <w:rFonts w:ascii="Book Antiqua" w:cs="Book Antiqua" w:eastAsia="Book Antiqua" w:hAnsi="Book Antiqua"/>
                    <w:color w:val="000000"/>
                    <w:sz w:val="24"/>
                    <w:szCs w:val="24"/>
                  </w:rPr>
                </w:rPrChange>
              </w:rPr>
              <w:t>Public Health Officers</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8356B6EC">
              <w:rPr>
                <w:rFonts w:ascii="Book Antiqua" w:cs="Book Antiqua" w:eastAsia="Book Antiqua" w:hAnsi="Book Antiqua"/>
                <w:color w:val="000000"/>
                <w:sz w:val="24"/>
                <w:szCs w:val="24"/>
                <w:rPrChange w:id="1899" w:author="MUTILE WANYEE" w:date="2024-03-01T12:23:00Z">
                  <w:rPr>
                    <w:rFonts w:ascii="Book Antiqua" w:cs="Book Antiqua" w:eastAsia="Book Antiqua" w:hAnsi="Book Antiqua"/>
                    <w:color w:val="000000"/>
                    <w:sz w:val="24"/>
                    <w:szCs w:val="24"/>
                  </w:rPr>
                </w:rPrChange>
              </w:rPr>
              <w:t>4,882</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900" w:author="MUTILE WANYEE" w:date="2024-02-16T13:20:00Z">
              <w:r w:rsidR="426DB768" w:rsidRPr="6A5B59BA">
                <w:rPr>
                  <w:rFonts w:ascii="Book Antiqua" w:cs="Book Antiqua" w:eastAsia="Book Antiqua" w:hAnsi="Book Antiqua"/>
                  <w:color w:val="ff0000"/>
                  <w:sz w:val="24"/>
                  <w:szCs w:val="24"/>
                  <w:rPrChange w:id="1901" w:author="MUTILE WANYEE" w:date="2024-03-01T12:23:00Z">
                    <w:rPr>
                      <w:rFonts w:ascii="Book Antiqua" w:cs="Book Antiqua" w:eastAsia="Book Antiqua" w:hAnsi="Book Antiqua"/>
                      <w:color w:val="ff0000"/>
                      <w:sz w:val="24"/>
                      <w:szCs w:val="24"/>
                    </w:rPr>
                  </w:rPrChange>
                </w:rPr>
                <w:t>6.9%</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1476E84C">
              <w:rPr>
                <w:rFonts w:ascii="Book Antiqua" w:cs="Book Antiqua" w:eastAsia="Book Antiqua" w:hAnsi="Book Antiqua"/>
                <w:color w:val="000000"/>
                <w:sz w:val="24"/>
                <w:szCs w:val="24"/>
                <w:rPrChange w:id="1902" w:author="MUTILE WANYEE" w:date="2024-03-01T12:23:00Z">
                  <w:rPr>
                    <w:rFonts w:ascii="Book Antiqua" w:cs="Book Antiqua" w:eastAsia="Book Antiqua" w:hAnsi="Book Antiqua"/>
                    <w:color w:val="000000"/>
                    <w:sz w:val="24"/>
                    <w:szCs w:val="24"/>
                  </w:rPr>
                </w:rPrChange>
              </w:rPr>
              <w:t>5,050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AC672611">
              <w:rPr>
                <w:rFonts w:ascii="Book Antiqua" w:cs="Book Antiqua" w:eastAsia="Book Antiqua" w:hAnsi="Book Antiqua"/>
                <w:color w:val="000000"/>
                <w:sz w:val="24"/>
                <w:szCs w:val="24"/>
                <w:rPrChange w:id="1903" w:author="MUTILE WANYEE" w:date="2024-03-01T12:23:00Z">
                  <w:rPr>
                    <w:rFonts w:ascii="Book Antiqua" w:cs="Book Antiqua" w:eastAsia="Book Antiqua" w:hAnsi="Book Antiqua"/>
                    <w:color w:val="000000"/>
                    <w:sz w:val="24"/>
                    <w:szCs w:val="24"/>
                  </w:rPr>
                </w:rPrChange>
              </w:rPr>
              <w:t>90%</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color w:val="000000"/>
                <w:sz w:val="24"/>
                <w:szCs w:val="24"/>
              </w:rPr>
            </w:pPr>
            <w:r w:rsidRPr="BBE64DF3">
              <w:rPr>
                <w:rFonts w:ascii="Book Antiqua" w:cs="Book Antiqua" w:eastAsia="Book Antiqua" w:hAnsi="Book Antiqua"/>
                <w:color w:val="000000"/>
                <w:sz w:val="24"/>
                <w:szCs w:val="24"/>
                <w:rPrChange w:id="1904" w:author="MUTILE WANYEE" w:date="2024-03-01T12:23:00Z">
                  <w:rPr>
                    <w:rFonts w:ascii="Book Antiqua" w:cs="Book Antiqua" w:eastAsia="Book Antiqua" w:hAnsi="Book Antiqua"/>
                    <w:color w:val="000000"/>
                    <w:sz w:val="24"/>
                    <w:szCs w:val="24"/>
                  </w:rPr>
                </w:rPrChange>
              </w:rPr>
              <w:t>Medical Engineers Technologist</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AF160027">
              <w:rPr>
                <w:rFonts w:ascii="Book Antiqua" w:cs="Book Antiqua" w:eastAsia="Book Antiqua" w:hAnsi="Book Antiqua"/>
                <w:color w:val="000000"/>
                <w:sz w:val="24"/>
                <w:szCs w:val="24"/>
                <w:rPrChange w:id="1905" w:author="MUTILE WANYEE" w:date="2024-03-01T12:23:00Z">
                  <w:rPr>
                    <w:rFonts w:ascii="Book Antiqua" w:cs="Book Antiqua" w:eastAsia="Book Antiqua" w:hAnsi="Book Antiqua"/>
                    <w:color w:val="000000"/>
                    <w:sz w:val="24"/>
                    <w:szCs w:val="24"/>
                  </w:rPr>
                </w:rPrChange>
              </w:rPr>
              <w:t>650</w:t>
            </w:r>
          </w:p>
        </w:tc>
        <w:tc>
          <w:tcPr>
            <w:tcW w:w="0" w:type="auto"/>
            <w:tcBorders/>
          </w:tcPr>
          <w:p>
            <w:pPr>
              <w:pStyle w:val="style0"/>
              <w:spacing w:after="0" w:lineRule="auto" w:line="240"/>
              <w:jc w:val="both"/>
              <w:rPr>
                <w:rFonts w:ascii="Book Antiqua" w:cs="Book Antiqua" w:eastAsia="Book Antiqua" w:hAnsi="Book Antiqua"/>
                <w:color w:val="ff0000"/>
                <w:sz w:val="24"/>
                <w:szCs w:val="24"/>
              </w:rPr>
            </w:pPr>
            <w:ins w:id="1906" w:author="MUTILE WANYEE" w:date="2024-02-16T13:31:00Z">
              <w:r w:rsidR="55396ED6" w:rsidRPr="7B609B92">
                <w:rPr>
                  <w:rFonts w:ascii="Book Antiqua" w:cs="Book Antiqua" w:eastAsia="Book Antiqua" w:hAnsi="Book Antiqua"/>
                  <w:color w:val="ff0000"/>
                  <w:sz w:val="24"/>
                  <w:szCs w:val="24"/>
                  <w:rPrChange w:id="1907" w:author="MUTILE WANYEE" w:date="2024-03-01T12:23:00Z">
                    <w:rPr>
                      <w:rFonts w:ascii="Book Antiqua" w:cs="Book Antiqua" w:eastAsia="Book Antiqua" w:hAnsi="Book Antiqua"/>
                      <w:color w:val="ff0000"/>
                      <w:sz w:val="24"/>
                      <w:szCs w:val="24"/>
                    </w:rPr>
                  </w:rPrChange>
                </w:rPr>
                <w:t>0.9%</w:t>
              </w:r>
            </w:ins>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A8C6417">
              <w:rPr>
                <w:rFonts w:ascii="Book Antiqua" w:cs="Book Antiqua" w:eastAsia="Book Antiqua" w:hAnsi="Book Antiqua"/>
                <w:color w:val="000000"/>
                <w:sz w:val="24"/>
                <w:szCs w:val="24"/>
                <w:rPrChange w:id="1908" w:author="MUTILE WANYEE" w:date="2024-03-01T12:23:00Z">
                  <w:rPr>
                    <w:rFonts w:ascii="Book Antiqua" w:cs="Book Antiqua" w:eastAsia="Book Antiqua" w:hAnsi="Book Antiqua"/>
                    <w:color w:val="000000"/>
                    <w:sz w:val="24"/>
                    <w:szCs w:val="24"/>
                  </w:rPr>
                </w:rPrChange>
              </w:rPr>
              <w:t>1</w:t>
            </w:r>
            <w:ins w:id="1909" w:author="MUTILE WANYEE" w:date="2024-03-06T12:54:00Z">
              <w:r w:rsidR="FAF3F2A5" w:rsidRPr="644B7D42">
                <w:rPr>
                  <w:rFonts w:ascii="Book Antiqua" w:cs="Book Antiqua" w:eastAsia="Book Antiqua" w:hAnsi="Book Antiqua"/>
                  <w:color w:val="ff0000"/>
                  <w:sz w:val="24"/>
                  <w:szCs w:val="24"/>
                  <w:rPrChange w:id="1910" w:author="MUTILE WANYEE" w:date="2024-03-01T12:23:00Z">
                    <w:rPr>
                      <w:rFonts w:ascii="Book Antiqua" w:cs="Book Antiqua" w:eastAsia="Book Antiqua" w:hAnsi="Book Antiqua"/>
                      <w:color w:val="ff0000"/>
                      <w:sz w:val="24"/>
                      <w:szCs w:val="24"/>
                    </w:rPr>
                  </w:rPrChange>
                </w:rPr>
                <w:t>,</w:t>
              </w:r>
            </w:ins>
            <w:r w:rsidRPr="BA96CF40">
              <w:rPr>
                <w:rFonts w:ascii="Book Antiqua" w:cs="Book Antiqua" w:eastAsia="Book Antiqua" w:hAnsi="Book Antiqua"/>
                <w:color w:val="000000"/>
                <w:sz w:val="24"/>
                <w:szCs w:val="24"/>
                <w:rPrChange w:id="1911" w:author="MUTILE WANYEE" w:date="2024-03-01T12:23:00Z">
                  <w:rPr>
                    <w:rFonts w:ascii="Book Antiqua" w:cs="Book Antiqua" w:eastAsia="Book Antiqua" w:hAnsi="Book Antiqua"/>
                    <w:color w:val="000000"/>
                    <w:sz w:val="24"/>
                    <w:szCs w:val="24"/>
                  </w:rPr>
                </w:rPrChange>
              </w:rPr>
              <w:t>200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EE210A98">
              <w:rPr>
                <w:rFonts w:ascii="Book Antiqua" w:cs="Book Antiqua" w:eastAsia="Book Antiqua" w:hAnsi="Book Antiqua"/>
                <w:color w:val="000000"/>
                <w:sz w:val="24"/>
                <w:szCs w:val="24"/>
                <w:rPrChange w:id="1912" w:author="MUTILE WANYEE" w:date="2024-03-01T12:23:00Z">
                  <w:rPr>
                    <w:rFonts w:ascii="Book Antiqua" w:cs="Book Antiqua" w:eastAsia="Book Antiqua" w:hAnsi="Book Antiqua"/>
                    <w:color w:val="000000"/>
                    <w:sz w:val="24"/>
                    <w:szCs w:val="24"/>
                  </w:rPr>
                </w:rPrChange>
              </w:rPr>
              <w:t>54%</w:t>
            </w:r>
          </w:p>
        </w:tc>
      </w:tr>
      <w:tr>
        <w:tblPrEx/>
        <w:trPr>
          <w:cantSplit w:val="false"/>
          <w:tblHeader w:val="false"/>
          <w:jc w:val="left"/>
          <w:del w:id="1913" w:author="MUTILE WANYEE" w:date="2024-03-06T12:55:00Z"/>
        </w:trPr>
        <w:tc>
          <w:tcPr>
            <w:tcW w:w="0" w:type="auto"/>
            <w:tcBorders/>
          </w:tcPr>
          <w:p>
            <w:pPr>
              <w:pStyle w:val="style0"/>
              <w:spacing w:after="0" w:lineRule="auto" w:line="240"/>
              <w:jc w:val="both"/>
              <w:rPr>
                <w:del w:id="1914" w:author="MUTILE WANYEE" w:date="2024-03-06T12:55:00Z"/>
                <w:rFonts w:ascii="Book Antiqua" w:cs="Book Antiqua" w:eastAsia="Book Antiqua" w:hAnsi="Book Antiqua"/>
                <w:color w:val="000000"/>
                <w:sz w:val="24"/>
                <w:szCs w:val="24"/>
                <w:rPrChange w:id="1915" w:author="MUTILE WANYEE" w:date="2024-03-01T12:23:00Z">
                  <w:rPr>
                    <w:rFonts w:ascii="Book Antiqua" w:cs="Book Antiqua" w:eastAsia="Book Antiqua" w:hAnsi="Book Antiqua"/>
                    <w:color w:val="000000"/>
                    <w:sz w:val="24"/>
                    <w:szCs w:val="24"/>
                  </w:rPr>
                </w:rPrChange>
              </w:rPr>
            </w:pPr>
            <w:del w:id="1916" w:author="MUTILE WANYEE" w:date="2024-03-06T12:55:00Z">
              <w:r w:rsidDel="32F56518" w:rsidRPr="B3B9DB02">
                <w:rPr>
                  <w:rFonts w:ascii="Book Antiqua" w:cs="Book Antiqua" w:eastAsia="Book Antiqua" w:hAnsi="Book Antiqua"/>
                  <w:color w:val="000000"/>
                  <w:sz w:val="24"/>
                  <w:szCs w:val="24"/>
                  <w:rPrChange w:id="1917" w:author="MUTILE WANYEE" w:date="2024-03-01T12:23:00Z">
                    <w:rPr>
                      <w:rFonts w:ascii="Book Antiqua" w:cs="Book Antiqua" w:eastAsia="Book Antiqua" w:hAnsi="Book Antiqua"/>
                      <w:color w:val="000000"/>
                      <w:sz w:val="24"/>
                      <w:szCs w:val="24"/>
                    </w:rPr>
                  </w:rPrChange>
                </w:rPr>
                <w:delText>Medical Social Workers</w:delText>
              </w:r>
            </w:del>
          </w:p>
        </w:tc>
        <w:tc>
          <w:tcPr>
            <w:tcW w:w="0" w:type="auto"/>
            <w:tcBorders/>
          </w:tcPr>
          <w:p>
            <w:pPr>
              <w:pStyle w:val="style0"/>
              <w:spacing w:after="0" w:lineRule="auto" w:line="240"/>
              <w:jc w:val="both"/>
              <w:rPr>
                <w:del w:id="1918" w:author="MUTILE WANYEE" w:date="2024-03-06T12:55:00Z"/>
                <w:rFonts w:ascii="Book Antiqua" w:cs="Book Antiqua" w:eastAsia="Book Antiqua" w:hAnsi="Book Antiqua"/>
                <w:color w:val="000000"/>
                <w:sz w:val="24"/>
                <w:szCs w:val="24"/>
                <w:rPrChange w:id="1919" w:author="MUTILE WANYEE" w:date="2024-03-01T12:23:00Z">
                  <w:rPr>
                    <w:rFonts w:ascii="Book Antiqua" w:cs="Book Antiqua" w:eastAsia="Book Antiqua" w:hAnsi="Book Antiqua"/>
                    <w:color w:val="000000"/>
                    <w:sz w:val="24"/>
                    <w:szCs w:val="24"/>
                  </w:rPr>
                </w:rPrChange>
              </w:rPr>
            </w:pPr>
            <w:del w:id="1920" w:author="MUTILE WANYEE" w:date="2024-03-06T12:55:00Z">
              <w:r w:rsidDel="DA5A3486" w:rsidRPr="B20812FA">
                <w:rPr>
                  <w:rFonts w:ascii="Book Antiqua" w:cs="Book Antiqua" w:eastAsia="Book Antiqua" w:hAnsi="Book Antiqua"/>
                  <w:color w:val="000000"/>
                  <w:sz w:val="24"/>
                  <w:szCs w:val="24"/>
                  <w:rPrChange w:id="1921" w:author="MUTILE WANYEE" w:date="2024-03-01T12:23:00Z">
                    <w:rPr>
                      <w:rFonts w:ascii="Book Antiqua" w:cs="Book Antiqua" w:eastAsia="Book Antiqua" w:hAnsi="Book Antiqua"/>
                      <w:color w:val="000000"/>
                      <w:sz w:val="24"/>
                      <w:szCs w:val="24"/>
                    </w:rPr>
                  </w:rPrChange>
                </w:rPr>
                <w:delText>705</w:delText>
              </w:r>
            </w:del>
          </w:p>
        </w:tc>
        <w:tc>
          <w:tcPr>
            <w:tcW w:w="0" w:type="auto"/>
            <w:tcBorders/>
          </w:tcPr>
          <w:p>
            <w:pPr>
              <w:pStyle w:val="style0"/>
              <w:spacing w:after="0" w:lineRule="auto" w:line="240"/>
              <w:jc w:val="both"/>
              <w:rPr>
                <w:del w:id="1922" w:author="MUTILE WANYEE" w:date="2024-03-06T12:55:00Z"/>
                <w:rFonts w:ascii="Book Antiqua" w:cs="Book Antiqua" w:eastAsia="Book Antiqua" w:hAnsi="Book Antiqua"/>
                <w:color w:val="ff0000"/>
                <w:sz w:val="24"/>
                <w:szCs w:val="24"/>
                <w:rPrChange w:id="1923" w:author="MUTILE WANYEE" w:date="2024-03-01T12:23:00Z">
                  <w:rPr>
                    <w:rFonts w:ascii="Book Antiqua" w:cs="Book Antiqua" w:eastAsia="Book Antiqua" w:hAnsi="Book Antiqua"/>
                    <w:color w:val="ff0000"/>
                    <w:sz w:val="24"/>
                    <w:szCs w:val="24"/>
                  </w:rPr>
                </w:rPrChange>
              </w:rPr>
            </w:pPr>
          </w:p>
        </w:tc>
        <w:tc>
          <w:tcPr>
            <w:tcW w:w="0" w:type="auto"/>
            <w:tcBorders/>
          </w:tcPr>
          <w:p>
            <w:pPr>
              <w:pStyle w:val="style0"/>
              <w:spacing w:after="0" w:lineRule="auto" w:line="240"/>
              <w:jc w:val="both"/>
              <w:rPr>
                <w:del w:id="1924" w:author="MUTILE WANYEE" w:date="2024-03-06T12:55:00Z"/>
                <w:rFonts w:ascii="Book Antiqua" w:cs="Book Antiqua" w:eastAsia="Book Antiqua" w:hAnsi="Book Antiqua"/>
                <w:color w:val="000000"/>
                <w:sz w:val="24"/>
                <w:szCs w:val="24"/>
                <w:rPrChange w:id="1925" w:author="MUTILE WANYEE" w:date="2024-03-01T12:23:00Z">
                  <w:rPr>
                    <w:rFonts w:ascii="Book Antiqua" w:cs="Book Antiqua" w:eastAsia="Book Antiqua" w:hAnsi="Book Antiqua"/>
                    <w:color w:val="000000"/>
                    <w:sz w:val="24"/>
                    <w:szCs w:val="24"/>
                  </w:rPr>
                </w:rPrChange>
              </w:rPr>
            </w:pPr>
          </w:p>
        </w:tc>
        <w:tc>
          <w:tcPr>
            <w:tcW w:w="0" w:type="auto"/>
            <w:tcBorders/>
          </w:tcPr>
          <w:p>
            <w:pPr>
              <w:pStyle w:val="style0"/>
              <w:spacing w:after="0" w:lineRule="auto" w:line="240"/>
              <w:jc w:val="both"/>
              <w:rPr>
                <w:del w:id="1926" w:author="MUTILE WANYEE" w:date="2024-03-06T12:55:00Z"/>
                <w:rFonts w:ascii="Book Antiqua" w:cs="Book Antiqua" w:eastAsia="Book Antiqua" w:hAnsi="Book Antiqua"/>
                <w:color w:val="000000"/>
                <w:sz w:val="24"/>
                <w:szCs w:val="24"/>
                <w:rPrChange w:id="1927" w:author="MUTILE WANYEE" w:date="2024-03-01T12:23:00Z">
                  <w:rPr>
                    <w:rFonts w:ascii="Book Antiqua" w:cs="Book Antiqua" w:eastAsia="Book Antiqua" w:hAnsi="Book Antiqua"/>
                    <w:color w:val="000000"/>
                    <w:sz w:val="24"/>
                    <w:szCs w:val="24"/>
                  </w:rPr>
                </w:rPrChange>
              </w:rPr>
            </w:pPr>
          </w:p>
        </w:tc>
      </w:tr>
    </w:tbl>
    <w:p>
      <w:pPr>
        <w:pStyle w:val="style0"/>
        <w:spacing w:after="0" w:lineRule="auto" w:line="240"/>
        <w:jc w:val="both"/>
        <w:rPr>
          <w:rFonts w:ascii="Book Antiqua" w:cs="Book Antiqua" w:eastAsia="Book Antiqua" w:hAnsi="Book Antiqua"/>
          <w:color w:val="000000"/>
          <w:sz w:val="24"/>
          <w:szCs w:val="24"/>
        </w:rPr>
      </w:pPr>
    </w:p>
    <w:p>
      <w:pPr>
        <w:pStyle w:val="style0"/>
        <w:spacing w:after="0" w:lineRule="auto" w:line="240"/>
        <w:jc w:val="both"/>
        <w:rPr>
          <w:del w:id="1928" w:author="MUTILE WANYEE" w:date="2024-02-16T13:40:00Z"/>
          <w:rFonts w:ascii="Book Antiqua" w:cs="Book Antiqua" w:eastAsia="Book Antiqua" w:hAnsi="Book Antiqua"/>
          <w:color w:val="000000"/>
          <w:sz w:val="16"/>
          <w:szCs w:val="16"/>
          <w:rPrChange w:id="1929"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del w:id="1930" w:author="MUTILE WANYEE" w:date="2024-02-16T13:40:00Z"/>
          <w:rFonts w:ascii="Book Antiqua" w:cs="Book Antiqua" w:eastAsia="Book Antiqua" w:hAnsi="Book Antiqua"/>
          <w:color w:val="000000"/>
          <w:sz w:val="16"/>
          <w:szCs w:val="16"/>
          <w:rPrChange w:id="1931"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del w:id="1932" w:author="MUTILE WANYEE" w:date="2024-02-16T13:40:00Z"/>
          <w:rFonts w:ascii="Book Antiqua" w:cs="Book Antiqua" w:eastAsia="Book Antiqua" w:hAnsi="Book Antiqua"/>
          <w:color w:val="000000"/>
          <w:sz w:val="16"/>
          <w:szCs w:val="16"/>
          <w:rPrChange w:id="1933"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del w:id="1934" w:author="MUTILE WANYEE" w:date="2024-02-16T13:40:00Z"/>
          <w:rFonts w:ascii="Book Antiqua" w:cs="Book Antiqua" w:eastAsia="Book Antiqua" w:hAnsi="Book Antiqua"/>
          <w:color w:val="000000"/>
          <w:sz w:val="16"/>
          <w:szCs w:val="16"/>
          <w:rPrChange w:id="1935"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del w:id="1936" w:author="MUTILE WANYEE" w:date="2024-02-16T13:40:00Z"/>
          <w:rFonts w:ascii="Book Antiqua" w:cs="Book Antiqua" w:eastAsia="Book Antiqua" w:hAnsi="Book Antiqua"/>
          <w:color w:val="000000"/>
          <w:sz w:val="16"/>
          <w:szCs w:val="16"/>
          <w:rPrChange w:id="1937"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del w:id="1938" w:author="MUTILE WANYEE" w:date="2024-02-16T13:40:00Z"/>
          <w:rFonts w:ascii="Book Antiqua" w:cs="Book Antiqua" w:eastAsia="Book Antiqua" w:hAnsi="Book Antiqua"/>
          <w:color w:val="000000"/>
          <w:sz w:val="16"/>
          <w:szCs w:val="16"/>
          <w:rPrChange w:id="1939" w:author="MUTILE WANYEE" w:date="2024-03-01T12:23:00Z">
            <w:rPr>
              <w:rFonts w:ascii="Book Antiqua" w:cs="Book Antiqua" w:eastAsia="Book Antiqua" w:hAnsi="Book Antiqua"/>
              <w:color w:val="000000"/>
              <w:sz w:val="16"/>
              <w:szCs w:val="16"/>
            </w:rPr>
          </w:rPrChange>
        </w:rPr>
      </w:pPr>
    </w:p>
    <w:p>
      <w:pPr>
        <w:pStyle w:val="style0"/>
        <w:spacing w:after="0" w:lineRule="auto" w:line="240"/>
        <w:jc w:val="both"/>
        <w:rPr>
          <w:del w:id="1940" w:author="MUTILE WANYEE" w:date="2024-02-16T13:40:00Z"/>
          <w:rFonts w:ascii="Book Antiqua" w:cs="Book Antiqua" w:eastAsia="Book Antiqua" w:hAnsi="Book Antiqua"/>
          <w:color w:val="000000"/>
          <w:sz w:val="16"/>
          <w:szCs w:val="16"/>
          <w:rPrChange w:id="1941" w:author="MUTILE WANYEE" w:date="2024-03-01T12:23:00Z">
            <w:rPr>
              <w:rFonts w:ascii="Book Antiqua" w:cs="Book Antiqua" w:eastAsia="Book Antiqua" w:hAnsi="Book Antiqua"/>
              <w:color w:val="000000"/>
              <w:sz w:val="16"/>
              <w:szCs w:val="16"/>
            </w:rPr>
          </w:rPrChange>
        </w:rPr>
      </w:pPr>
    </w:p>
    <w:p>
      <w:pPr>
        <w:pStyle w:val="style2"/>
        <w:jc w:val="both"/>
        <w:rPr>
          <w:rFonts w:ascii="Book Antiqua" w:cs="Book Antiqua" w:eastAsia="Book Antiqua" w:hAnsi="Book Antiqua"/>
          <w:b/>
          <w:i/>
          <w:color w:val="000000"/>
          <w:sz w:val="24"/>
          <w:szCs w:val="24"/>
        </w:rPr>
      </w:pPr>
      <w:ins w:id="1942" w:author="MUTILE WANYEE" w:date="2024-02-16T13:41:00Z">
        <w:r w:rsidR="FA0089A4" w:rsidRPr="8EC06336">
          <w:rPr>
            <w:rFonts w:ascii="Book Antiqua" w:cs="Book Antiqua" w:eastAsia="Book Antiqua" w:hAnsi="Book Antiqua"/>
            <w:b/>
            <w:i/>
            <w:color w:val="000000"/>
            <w:sz w:val="24"/>
            <w:szCs w:val="24"/>
            <w:rPrChange w:id="1943" w:author="MUTILE WANYEE" w:date="2024-03-01T12:23:00Z">
              <w:rPr>
                <w:rFonts w:ascii="Book Antiqua" w:cs="Book Antiqua" w:eastAsia="Book Antiqua" w:hAnsi="Book Antiqua"/>
                <w:b/>
                <w:i/>
                <w:color w:val="000000"/>
                <w:sz w:val="24"/>
                <w:szCs w:val="24"/>
              </w:rPr>
            </w:rPrChange>
          </w:rPr>
          <w:t>Figure 2: Numbers of some of the health professionals in the public sector.</w:t>
        </w:r>
      </w:ins>
    </w:p>
    <w:p>
      <w:pPr>
        <w:pStyle w:val="style2"/>
        <w:jc w:val="both"/>
        <w:rPr>
          <w:rFonts w:ascii="Book Antiqua" w:cs="Book Antiqua" w:eastAsia="Book Antiqua" w:hAnsi="Book Antiqua"/>
          <w:b/>
          <w:i/>
          <w:color w:val="000000"/>
          <w:sz w:val="24"/>
          <w:szCs w:val="24"/>
        </w:rPr>
      </w:pPr>
      <w:r>
        <w:rPr>
          <w:rFonts w:ascii="Book Antiqua" w:cs="Book Antiqua" w:eastAsia="Book Antiqua" w:hAnsi="Book Antiqua"/>
          <w:b/>
          <w:i/>
          <w:color w:val="000000"/>
          <w:sz w:val="24"/>
          <w:szCs w:val="24"/>
        </w:rPr>
      </w:r>
      <w:r>
        <w:rPr>
          <w:rFonts w:ascii="Book Antiqua" w:cs="Book Antiqua" w:eastAsia="Book Antiqua" w:hAnsi="Book Antiqua"/>
          <w:b/>
          <w:i/>
          <w:color w:val="000000"/>
          <w:sz w:val="24"/>
          <w:szCs w:val="24"/>
        </w:rPr>
      </w:r>
      <w:r>
        <w:rPr>
          <w:rFonts w:ascii="Book Antiqua" w:cs="Book Antiqua" w:eastAsia="Book Antiqua" w:hAnsi="Book Antiqua"/>
          <w:b/>
          <w:i/>
          <w:color w:val="000000"/>
          <w:sz w:val="24"/>
          <w:szCs w:val="24"/>
        </w:rPr>
      </w:r>
      <w:r>
        <w:rPr>
          <w:rFonts w:ascii="Book Antiqua" w:cs="Book Antiqua" w:eastAsia="Book Antiqua" w:hAnsi="Book Antiqua"/>
          <w:b/>
          <w:i/>
          <w:color w:val="000000"/>
          <w:sz w:val="24"/>
          <w:szCs w:val="24"/>
        </w:rPr>
        <w:drawing>
          <wp:inline distL="114300" distT="0" distB="0" distR="114300">
            <wp:extent cx="6400800" cy="2470785"/>
            <wp:effectExtent l="0" t="0" r="0" b="0"/>
            <wp:docPr id="107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ascii="Book Antiqua" w:cs="Book Antiqua" w:eastAsia="Book Antiqua" w:hAnsi="Book Antiqua"/>
          <w:b/>
          <w:i/>
          <w:color w:val="000000"/>
          <w:sz w:val="24"/>
          <w:szCs w:val="24"/>
        </w:rPr>
      </w:r>
    </w:p>
    <w:p>
      <w:pPr>
        <w:pStyle w:val="style2"/>
        <w:jc w:val="both"/>
        <w:rPr>
          <w:rFonts w:ascii="Book Antiqua" w:cs="Book Antiqua" w:eastAsia="Book Antiqua" w:hAnsi="Book Antiqua"/>
          <w:b/>
          <w:i/>
          <w:color w:val="000000"/>
          <w:sz w:val="24"/>
          <w:szCs w:val="24"/>
        </w:rPr>
      </w:pPr>
    </w:p>
    <w:p>
      <w:pPr>
        <w:pStyle w:val="style2"/>
        <w:jc w:val="both"/>
        <w:rPr>
          <w:del w:id="1944" w:author="MUTILE WANYEE" w:date="2024-03-06T13:22:00Z"/>
          <w:rFonts w:ascii="Book Antiqua" w:cs="Book Antiqua" w:eastAsia="Book Antiqua" w:hAnsi="Book Antiqua"/>
          <w:b/>
          <w:i/>
          <w:color w:val="000000"/>
          <w:sz w:val="24"/>
          <w:szCs w:val="24"/>
          <w:rPrChange w:id="1945" w:author="MUTILE WANYEE" w:date="2024-03-01T12:23:00Z">
            <w:rPr>
              <w:rFonts w:ascii="Book Antiqua" w:cs="Book Antiqua" w:eastAsia="Book Antiqua" w:hAnsi="Book Antiqua"/>
              <w:b/>
              <w:i/>
              <w:color w:val="000000"/>
              <w:sz w:val="24"/>
              <w:szCs w:val="24"/>
            </w:rPr>
          </w:rPrChange>
        </w:rPr>
      </w:pPr>
      <w:del w:id="1946" w:author="MUTILE WANYEE" w:date="2024-02-16T13:41:00Z">
        <w:r w:rsidDel="0D2130A4" w:rsidRPr="EDE4BE7A">
          <w:rPr>
            <w:rFonts w:ascii="Book Antiqua" w:cs="Book Antiqua" w:eastAsia="Book Antiqua" w:hAnsi="Book Antiqua"/>
            <w:b/>
            <w:i/>
            <w:color w:val="000000"/>
            <w:sz w:val="24"/>
            <w:szCs w:val="24"/>
            <w:rPrChange w:id="1947" w:author="MUTILE WANYEE" w:date="2024-03-01T12:23:00Z">
              <w:rPr>
                <w:rFonts w:ascii="Book Antiqua" w:cs="Book Antiqua" w:eastAsia="Book Antiqua" w:hAnsi="Book Antiqua"/>
                <w:b/>
                <w:i/>
                <w:color w:val="000000"/>
                <w:sz w:val="24"/>
                <w:szCs w:val="24"/>
              </w:rPr>
            </w:rPrChange>
          </w:rPr>
          <w:delText>Figure 2: Numbers of some of the health professionals in the public sector.</w:delText>
        </w:r>
      </w:del>
    </w:p>
    <w:p>
      <w:pPr>
        <w:pStyle w:val="style2"/>
        <w:jc w:val="both"/>
        <w:rPr>
          <w:del w:id="1948" w:author="MUTILE WANYEE" w:date="2024-03-06T13:22:00Z"/>
          <w:rFonts w:ascii="Book Antiqua" w:cs="Book Antiqua" w:eastAsia="Book Antiqua" w:hAnsi="Book Antiqua"/>
          <w:b/>
          <w:i/>
          <w:color w:val="000000"/>
          <w:sz w:val="24"/>
          <w:szCs w:val="24"/>
          <w:rPrChange w:id="1949" w:author="MUTILE WANYEE" w:date="2024-03-01T12:23:00Z">
            <w:rPr>
              <w:rFonts w:ascii="Book Antiqua" w:cs="Book Antiqua" w:eastAsia="Book Antiqua" w:hAnsi="Book Antiqua"/>
              <w:b/>
              <w:i/>
              <w:color w:val="000000"/>
              <w:sz w:val="24"/>
              <w:szCs w:val="24"/>
            </w:rPr>
          </w:rPrChange>
        </w:rPr>
      </w:pPr>
    </w:p>
    <w:p>
      <w:pPr>
        <w:pStyle w:val="style2"/>
        <w:jc w:val="both"/>
        <w:rPr>
          <w:rFonts w:ascii="Book Antiqua" w:cs="Book Antiqua" w:eastAsia="Book Antiqua" w:hAnsi="Book Antiqua"/>
          <w:b/>
          <w:i/>
          <w:color w:val="000000"/>
          <w:sz w:val="24"/>
          <w:szCs w:val="24"/>
        </w:rPr>
      </w:pPr>
      <w:r w:rsidRPr="52E2A89C">
        <w:rPr>
          <w:rFonts w:ascii="Book Antiqua" w:cs="Book Antiqua" w:eastAsia="Book Antiqua" w:hAnsi="Book Antiqua"/>
          <w:b/>
          <w:i/>
          <w:color w:val="000000"/>
          <w:sz w:val="24"/>
          <w:szCs w:val="24"/>
          <w:rPrChange w:id="1950" w:author="MUTILE WANYEE" w:date="2024-03-01T12:23:00Z">
            <w:rPr>
              <w:rFonts w:ascii="Book Antiqua" w:cs="Book Antiqua" w:eastAsia="Book Antiqua" w:hAnsi="Book Antiqua"/>
              <w:b/>
              <w:i/>
              <w:color w:val="000000"/>
              <w:sz w:val="24"/>
              <w:szCs w:val="24"/>
            </w:rPr>
          </w:rPrChange>
        </w:rPr>
        <w:t>4.1.1 Registered and licensed Health Workforce Stock</w:t>
      </w:r>
    </w:p>
    <w:p>
      <w:pPr>
        <w:pStyle w:val="style0"/>
        <w:spacing w:after="0"/>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Times New Roman"/>
          <w:color w:val="auto"/>
          <w:sz w:val="20"/>
          <w:szCs w:val="24"/>
          <w:shd w:val="clear" w:color="auto" w:fill="auto"/>
          <w:rPrChange w:id="1951" w:author="MUTILE WANYEE" w:date="2024-03-01T14:46:00Z">
            <w:rPr>
              <w:rFonts w:ascii="Book Antiqua" w:cs="Book Antiqua" w:eastAsia="Book Antiqua" w:hAnsi="Book Antiqua"/>
              <w:color w:val="000000"/>
              <w:sz w:val="24"/>
              <w:szCs w:val="24"/>
            </w:rPr>
          </w:rPrChange>
        </w:rPr>
        <w:pPrChange w:id="1952" w:author="MUTILE WANYEE" w:date="2024-03-01T14:46:00Z">
          <w:pPr>
            <w:pStyle w:val="style0"/>
            <w:spacing w:after="0"/>
            <w:jc w:val="both"/>
          </w:pPr>
        </w:pPrChange>
      </w:pPr>
      <w:del w:id="1953" w:author="MUTILE WANYEE" w:date="2024-02-08T11:09:00Z">
        <w:r w:rsidDel="4384A847" w:rsidRPr="DF07D259">
          <w:rPr>
            <w:rFonts w:ascii="Book Antiqua" w:cs="Book Antiqua" w:eastAsia="Book Antiqua" w:hAnsi="Book Antiqua"/>
            <w:color w:val="000000"/>
            <w:sz w:val="24"/>
            <w:szCs w:val="24"/>
            <w:rPrChange w:id="1954" w:author="MUTILE WANYEE" w:date="2024-03-01T12:23:00Z">
              <w:rPr>
                <w:rFonts w:ascii="Book Antiqua" w:cs="Book Antiqua" w:eastAsia="Book Antiqua" w:hAnsi="Book Antiqua"/>
                <w:color w:val="000000"/>
                <w:sz w:val="24"/>
                <w:szCs w:val="24"/>
              </w:rPr>
            </w:rPrChange>
          </w:rPr>
          <w:delText>T</w:delText>
        </w:r>
      </w:del>
      <w:ins w:id="1955" w:author="MUTILE WANYEE" w:date="2024-02-08T11:09:00Z">
        <w:r w:rsidR="F05E7384" w:rsidRPr="C72F8359">
          <w:rPr>
            <w:rFonts w:ascii="Book Antiqua" w:cs="Book Antiqua" w:eastAsia="Book Antiqua" w:hAnsi="Book Antiqua"/>
            <w:color w:val="000000"/>
            <w:sz w:val="24"/>
            <w:szCs w:val="24"/>
            <w:rPrChange w:id="1956" w:author="MUTILE WANYEE" w:date="2024-03-01T12:23:00Z">
              <w:rPr>
                <w:rFonts w:ascii="Book Antiqua" w:cs="Book Antiqua" w:eastAsia="Book Antiqua" w:hAnsi="Book Antiqua"/>
                <w:color w:val="000000"/>
                <w:sz w:val="24"/>
                <w:szCs w:val="24"/>
              </w:rPr>
            </w:rPrChange>
          </w:rPr>
          <w:t>T</w:t>
        </w:r>
      </w:ins>
      <w:r w:rsidRPr="DECD9D80">
        <w:rPr>
          <w:rFonts w:ascii="Book Antiqua" w:cs="Book Antiqua" w:eastAsia="Book Antiqua" w:hAnsi="Book Antiqua"/>
          <w:color w:val="000000"/>
          <w:sz w:val="24"/>
          <w:szCs w:val="24"/>
          <w:rPrChange w:id="1957" w:author="MUTILE WANYEE" w:date="2024-03-01T12:23:00Z">
            <w:rPr>
              <w:rFonts w:ascii="Book Antiqua" w:cs="Book Antiqua" w:eastAsia="Book Antiqua" w:hAnsi="Book Antiqua"/>
              <w:color w:val="000000"/>
              <w:sz w:val="24"/>
              <w:szCs w:val="24"/>
            </w:rPr>
          </w:rPrChange>
        </w:rPr>
        <w:t xml:space="preserve">he current total number of </w:t>
      </w:r>
      <w:ins w:id="1958" w:author="MUTILE WANYEE" w:date="2024-03-06T12:55:00Z">
        <w:r w:rsidR="57A5C7C5" w:rsidRPr="027BBD44">
          <w:rPr>
            <w:rFonts w:ascii="Book Antiqua" w:cs="Book Antiqua" w:eastAsia="Book Antiqua" w:hAnsi="Book Antiqua"/>
            <w:color w:val="000000"/>
            <w:sz w:val="24"/>
            <w:szCs w:val="24"/>
            <w:rPrChange w:id="1959" w:author="MUTILE WANYEE" w:date="2024-03-01T12:23:00Z">
              <w:rPr>
                <w:rFonts w:ascii="Book Antiqua" w:cs="Book Antiqua" w:eastAsia="Book Antiqua" w:hAnsi="Book Antiqua"/>
                <w:color w:val="000000"/>
                <w:sz w:val="24"/>
                <w:szCs w:val="24"/>
              </w:rPr>
            </w:rPrChange>
          </w:rPr>
          <w:t xml:space="preserve">licensed </w:t>
        </w:r>
      </w:ins>
      <w:del w:id="1960" w:author="MUTILE WANYEE" w:date="2024-03-06T12:55:00Z">
        <w:r w:rsidDel="0CBE6F80" w:rsidRPr="3D759018">
          <w:rPr>
            <w:rFonts w:ascii="Book Antiqua" w:cs="Book Antiqua" w:eastAsia="Book Antiqua" w:hAnsi="Book Antiqua"/>
            <w:color w:val="000000"/>
            <w:sz w:val="24"/>
            <w:szCs w:val="24"/>
            <w:rPrChange w:id="1961" w:author="MUTILE WANYEE" w:date="2024-03-01T12:23:00Z">
              <w:rPr>
                <w:rFonts w:ascii="Book Antiqua" w:cs="Book Antiqua" w:eastAsia="Book Antiqua" w:hAnsi="Book Antiqua"/>
                <w:color w:val="000000"/>
                <w:sz w:val="24"/>
                <w:szCs w:val="24"/>
              </w:rPr>
            </w:rPrChange>
          </w:rPr>
          <w:delText xml:space="preserve">Registered General Practitioners (Medical Officers) </w:delText>
        </w:r>
      </w:del>
      <w:ins w:id="1962" w:author="MUTILE WANYEE" w:date="2024-02-09T15:24:00Z">
        <w:r w:rsidR="3713440C" w:rsidRPr="27D677F7">
          <w:rPr>
            <w:rFonts w:ascii="Book Antiqua" w:cs="Book Antiqua" w:eastAsia="Book Antiqua" w:hAnsi="Book Antiqua"/>
            <w:color w:val="000000"/>
            <w:sz w:val="24"/>
            <w:szCs w:val="24"/>
            <w:rPrChange w:id="1963" w:author="MUTILE WANYEE" w:date="2024-03-01T12:23:00Z">
              <w:rPr>
                <w:rFonts w:ascii="Book Antiqua" w:cs="Book Antiqua" w:eastAsia="Book Antiqua" w:hAnsi="Book Antiqua"/>
                <w:color w:val="000000"/>
                <w:sz w:val="24"/>
                <w:szCs w:val="24"/>
              </w:rPr>
            </w:rPrChange>
          </w:rPr>
          <w:t xml:space="preserve">Medical Doctors </w:t>
        </w:r>
      </w:ins>
      <w:r w:rsidRPr="E96927EF">
        <w:rPr>
          <w:rFonts w:ascii="Book Antiqua" w:cs="Book Antiqua" w:eastAsia="Book Antiqua" w:hAnsi="Book Antiqua"/>
          <w:color w:val="000000"/>
          <w:sz w:val="24"/>
          <w:szCs w:val="24"/>
          <w:rPrChange w:id="1964" w:author="MUTILE WANYEE" w:date="2024-03-01T12:23:00Z">
            <w:rPr>
              <w:rFonts w:ascii="Book Antiqua" w:cs="Book Antiqua" w:eastAsia="Book Antiqua" w:hAnsi="Book Antiqua"/>
              <w:color w:val="000000"/>
              <w:sz w:val="24"/>
              <w:szCs w:val="24"/>
            </w:rPr>
          </w:rPrChange>
        </w:rPr>
        <w:t>is</w:t>
      </w:r>
      <w:r w:rsidRPr="144BE7A6">
        <w:rPr>
          <w:rFonts w:ascii="Times New Roman" w:cs="Times New Roman" w:eastAsia="Times New Roman" w:hAnsi="Times New Roman"/>
          <w:color w:val="000000"/>
          <w:sz w:val="24"/>
          <w:szCs w:val="24"/>
          <w:rPrChange w:id="1965" w:author="MUTILE WANYEE" w:date="2024-03-01T12:23:00Z">
            <w:rPr>
              <w:rFonts w:ascii="Times New Roman" w:cs="Times New Roman" w:eastAsia="Times New Roman" w:hAnsi="Times New Roman"/>
              <w:color w:val="000000"/>
              <w:sz w:val="24"/>
              <w:szCs w:val="24"/>
            </w:rPr>
          </w:rPrChange>
        </w:rPr>
        <w:t xml:space="preserve"> </w:t>
      </w:r>
      <w:del w:id="1966" w:author="MUTILE WANYEE" w:date="2024-02-09T15:24:00Z">
        <w:r w:rsidDel="7C7009B0" w:rsidRPr="C8D18FD1">
          <w:rPr>
            <w:rFonts w:ascii="Times New Roman" w:cs="Times New Roman" w:eastAsia="Times New Roman" w:hAnsi="Times New Roman"/>
            <w:color w:val="000000"/>
            <w:sz w:val="24"/>
            <w:szCs w:val="24"/>
            <w:rPrChange w:id="1967" w:author="MUTILE WANYEE" w:date="2024-03-01T12:23:00Z">
              <w:rPr>
                <w:rFonts w:ascii="Times New Roman" w:cs="Times New Roman" w:eastAsia="Times New Roman" w:hAnsi="Times New Roman"/>
                <w:color w:val="000000"/>
                <w:sz w:val="24"/>
                <w:szCs w:val="24"/>
              </w:rPr>
            </w:rPrChange>
          </w:rPr>
          <w:delText xml:space="preserve">14,128 </w:delText>
        </w:r>
      </w:del>
      <w:ins w:id="1968" w:author="MUTILE WANYEE" w:date="2024-02-09T15:24:00Z">
        <w:r w:rsidR="8E671D99" w:rsidRPr="119F12DC">
          <w:rPr>
            <w:rFonts w:ascii="Times New Roman" w:cs="Times New Roman" w:eastAsia="Times New Roman" w:hAnsi="Times New Roman"/>
            <w:color w:val="000000"/>
            <w:sz w:val="24"/>
            <w:szCs w:val="24"/>
            <w:rPrChange w:id="1969" w:author="MUTILE WANYEE" w:date="2024-03-01T12:23:00Z">
              <w:rPr>
                <w:rFonts w:ascii="Times New Roman" w:cs="Times New Roman" w:eastAsia="Times New Roman" w:hAnsi="Times New Roman"/>
                <w:color w:val="000000"/>
                <w:sz w:val="24"/>
                <w:szCs w:val="24"/>
              </w:rPr>
            </w:rPrChange>
          </w:rPr>
          <w:t xml:space="preserve">12,856 </w:t>
        </w:r>
      </w:ins>
      <w:r w:rsidRPr="120676E4">
        <w:rPr>
          <w:rFonts w:ascii="Book Antiqua" w:cs="Book Antiqua" w:eastAsia="Book Antiqua" w:hAnsi="Book Antiqua"/>
          <w:color w:val="000000"/>
          <w:sz w:val="24"/>
          <w:szCs w:val="24"/>
          <w:rPrChange w:id="1970" w:author="MUTILE WANYEE" w:date="2024-03-01T12:23:00Z">
            <w:rPr>
              <w:rFonts w:ascii="Book Antiqua" w:cs="Book Antiqua" w:eastAsia="Book Antiqua" w:hAnsi="Book Antiqua"/>
              <w:color w:val="000000"/>
              <w:sz w:val="24"/>
              <w:szCs w:val="24"/>
            </w:rPr>
          </w:rPrChange>
        </w:rPr>
        <w:t xml:space="preserve">out of which </w:t>
      </w:r>
      <w:del w:id="1971" w:author="MUTILE WANYEE" w:date="2024-02-09T15:24:00Z">
        <w:r w:rsidDel="B808E14A" w:rsidRPr="7D766003">
          <w:rPr>
            <w:rFonts w:ascii="Book Antiqua" w:cs="Book Antiqua" w:eastAsia="Book Antiqua" w:hAnsi="Book Antiqua"/>
            <w:color w:val="000000"/>
            <w:sz w:val="24"/>
            <w:szCs w:val="24"/>
            <w:rPrChange w:id="1972" w:author="MUTILE WANYEE" w:date="2024-03-01T12:23:00Z">
              <w:rPr>
                <w:rFonts w:ascii="Book Antiqua" w:cs="Book Antiqua" w:eastAsia="Book Antiqua" w:hAnsi="Book Antiqua"/>
                <w:color w:val="000000"/>
                <w:sz w:val="24"/>
                <w:szCs w:val="24"/>
              </w:rPr>
            </w:rPrChange>
          </w:rPr>
          <w:delText xml:space="preserve">8,911 </w:delText>
        </w:r>
      </w:del>
      <w:ins w:id="1973" w:author="MUTILE WANYEE" w:date="2024-02-09T15:24:00Z">
        <w:r w:rsidR="C512B6EA" w:rsidRPr="5A418B1A">
          <w:rPr>
            <w:rFonts w:ascii="Book Antiqua" w:cs="Book Antiqua" w:eastAsia="Book Antiqua" w:hAnsi="Book Antiqua"/>
            <w:color w:val="000000"/>
            <w:sz w:val="24"/>
            <w:szCs w:val="24"/>
            <w:rPrChange w:id="1974" w:author="MUTILE WANYEE" w:date="2024-03-01T12:23:00Z">
              <w:rPr>
                <w:rFonts w:ascii="Book Antiqua" w:cs="Book Antiqua" w:eastAsia="Book Antiqua" w:hAnsi="Book Antiqua"/>
                <w:color w:val="000000"/>
                <w:sz w:val="24"/>
                <w:szCs w:val="24"/>
              </w:rPr>
            </w:rPrChange>
          </w:rPr>
          <w:t xml:space="preserve">7,665 </w:t>
        </w:r>
      </w:ins>
      <w:r w:rsidRPr="BC849125">
        <w:rPr>
          <w:rFonts w:ascii="Book Antiqua" w:cs="Book Antiqua" w:eastAsia="Book Antiqua" w:hAnsi="Book Antiqua"/>
          <w:color w:val="000000"/>
          <w:sz w:val="24"/>
          <w:szCs w:val="24"/>
          <w:rPrChange w:id="1975" w:author="MUTILE WANYEE" w:date="2024-03-01T12:23:00Z">
            <w:rPr>
              <w:rFonts w:ascii="Book Antiqua" w:cs="Book Antiqua" w:eastAsia="Book Antiqua" w:hAnsi="Book Antiqua"/>
              <w:color w:val="000000"/>
              <w:sz w:val="24"/>
              <w:szCs w:val="24"/>
            </w:rPr>
          </w:rPrChange>
        </w:rPr>
        <w:t xml:space="preserve">are male and </w:t>
      </w:r>
      <w:del w:id="1976" w:author="MUTILE WANYEE" w:date="2024-02-09T15:25:00Z">
        <w:r w:rsidDel="1D7BAEF1" w:rsidRPr="219EF124">
          <w:rPr>
            <w:rFonts w:ascii="Book Antiqua" w:cs="Book Antiqua" w:eastAsia="Book Antiqua" w:hAnsi="Book Antiqua"/>
            <w:color w:val="000000"/>
            <w:sz w:val="24"/>
            <w:szCs w:val="24"/>
            <w:rPrChange w:id="1977" w:author="MUTILE WANYEE" w:date="2024-03-01T12:23:00Z">
              <w:rPr>
                <w:rFonts w:ascii="Book Antiqua" w:cs="Book Antiqua" w:eastAsia="Book Antiqua" w:hAnsi="Book Antiqua"/>
                <w:color w:val="000000"/>
                <w:sz w:val="24"/>
                <w:szCs w:val="24"/>
              </w:rPr>
            </w:rPrChange>
          </w:rPr>
          <w:delText xml:space="preserve">5,217 </w:delText>
        </w:r>
      </w:del>
      <w:ins w:id="1978" w:author="MUTILE WANYEE" w:date="2024-02-09T15:25:00Z">
        <w:r w:rsidR="998531DA" w:rsidRPr="C97B60AD">
          <w:rPr>
            <w:rFonts w:ascii="Book Antiqua" w:cs="Book Antiqua" w:eastAsia="Book Antiqua" w:hAnsi="Book Antiqua"/>
            <w:color w:val="000000"/>
            <w:sz w:val="24"/>
            <w:szCs w:val="24"/>
            <w:rPrChange w:id="1979" w:author="MUTILE WANYEE" w:date="2024-03-01T12:23:00Z">
              <w:rPr>
                <w:rFonts w:ascii="Book Antiqua" w:cs="Book Antiqua" w:eastAsia="Book Antiqua" w:hAnsi="Book Antiqua"/>
                <w:color w:val="000000"/>
                <w:sz w:val="24"/>
                <w:szCs w:val="24"/>
              </w:rPr>
            </w:rPrChange>
          </w:rPr>
          <w:t xml:space="preserve">4,775 </w:t>
        </w:r>
      </w:ins>
      <w:r w:rsidRPr="B6A57364">
        <w:rPr>
          <w:rFonts w:ascii="Book Antiqua" w:cs="Book Antiqua" w:eastAsia="Book Antiqua" w:hAnsi="Book Antiqua"/>
          <w:color w:val="000000"/>
          <w:sz w:val="24"/>
          <w:szCs w:val="24"/>
          <w:rPrChange w:id="1980" w:author="MUTILE WANYEE" w:date="2024-03-01T12:23:00Z">
            <w:rPr>
              <w:rFonts w:ascii="Book Antiqua" w:cs="Book Antiqua" w:eastAsia="Book Antiqua" w:hAnsi="Book Antiqua"/>
              <w:color w:val="000000"/>
              <w:sz w:val="24"/>
              <w:szCs w:val="24"/>
            </w:rPr>
          </w:rPrChange>
        </w:rPr>
        <w:t>are female. Of these</w:t>
      </w:r>
      <w:del w:id="1981" w:author="MUTILE WANYEE" w:date="2024-03-06T13:10:00Z">
        <w:r w:rsidDel="5D0F8EE2" w:rsidRPr="A9BFE6D5">
          <w:rPr>
            <w:rFonts w:ascii="Book Antiqua" w:cs="Book Antiqua" w:eastAsia="Book Antiqua" w:hAnsi="Book Antiqua"/>
            <w:color w:val="000000"/>
            <w:sz w:val="24"/>
            <w:szCs w:val="24"/>
            <w:rPrChange w:id="1982" w:author="MUTILE WANYEE" w:date="2024-03-01T12:23:00Z">
              <w:rPr>
                <w:rFonts w:ascii="Book Antiqua" w:cs="Book Antiqua" w:eastAsia="Book Antiqua" w:hAnsi="Book Antiqua"/>
                <w:color w:val="000000"/>
                <w:sz w:val="24"/>
                <w:szCs w:val="24"/>
              </w:rPr>
            </w:rPrChange>
          </w:rPr>
          <w:delText>,</w:delText>
        </w:r>
      </w:del>
      <w:r w:rsidRPr="E72F8241">
        <w:rPr>
          <w:rFonts w:ascii="Book Antiqua" w:cs="Book Antiqua" w:eastAsia="Book Antiqua" w:hAnsi="Book Antiqua"/>
          <w:color w:val="000000"/>
          <w:sz w:val="24"/>
          <w:szCs w:val="24"/>
          <w:rPrChange w:id="1983" w:author="MUTILE WANYEE" w:date="2024-03-01T12:23:00Z">
            <w:rPr>
              <w:rFonts w:ascii="Book Antiqua" w:cs="Book Antiqua" w:eastAsia="Book Antiqua" w:hAnsi="Book Antiqua"/>
              <w:color w:val="000000"/>
              <w:sz w:val="24"/>
              <w:szCs w:val="24"/>
            </w:rPr>
          </w:rPrChange>
        </w:rPr>
        <w:t xml:space="preserve"> </w:t>
      </w:r>
      <w:del w:id="1984" w:author="MUTILE WANYEE" w:date="2024-03-06T13:05:00Z">
        <w:r w:rsidDel="6110D3C3" w:rsidRPr="94645FA7">
          <w:rPr>
            <w:rFonts w:ascii="Book Antiqua" w:cs="Book Antiqua" w:eastAsia="Book Antiqua" w:hAnsi="Book Antiqua"/>
            <w:color w:val="000000"/>
            <w:sz w:val="24"/>
            <w:szCs w:val="24"/>
            <w:rPrChange w:id="1985" w:author="MUTILE WANYEE" w:date="2024-03-01T12:23:00Z">
              <w:rPr>
                <w:rFonts w:ascii="Book Antiqua" w:cs="Book Antiqua" w:eastAsia="Book Antiqua" w:hAnsi="Book Antiqua"/>
                <w:color w:val="000000"/>
                <w:sz w:val="24"/>
                <w:szCs w:val="24"/>
              </w:rPr>
            </w:rPrChange>
          </w:rPr>
          <w:delText xml:space="preserve">the proportion of </w:delText>
        </w:r>
      </w:del>
      <w:r w:rsidRPr="726A073A">
        <w:rPr>
          <w:rFonts w:ascii="Book Antiqua" w:cs="Book Antiqua" w:eastAsia="Book Antiqua" w:hAnsi="Book Antiqua"/>
          <w:color w:val="000000"/>
          <w:sz w:val="24"/>
          <w:szCs w:val="24"/>
          <w:rPrChange w:id="1986" w:author="MUTILE WANYEE" w:date="2024-03-01T12:23:00Z">
            <w:rPr>
              <w:rFonts w:ascii="Book Antiqua" w:cs="Book Antiqua" w:eastAsia="Book Antiqua" w:hAnsi="Book Antiqua"/>
              <w:color w:val="000000"/>
              <w:sz w:val="24"/>
              <w:szCs w:val="24"/>
            </w:rPr>
          </w:rPrChange>
        </w:rPr>
        <w:t>3,234 Medical officers (1,880 male and 1</w:t>
      </w:r>
      <w:ins w:id="1987" w:author="MUTILE WANYEE" w:date="2024-03-06T12:56:00Z">
        <w:r w:rsidR="7F25B213" w:rsidRPr="C52F5757">
          <w:rPr>
            <w:rFonts w:ascii="Book Antiqua" w:cs="Book Antiqua" w:eastAsia="Book Antiqua" w:hAnsi="Book Antiqua"/>
            <w:color w:val="000000"/>
            <w:sz w:val="24"/>
            <w:szCs w:val="24"/>
            <w:rPrChange w:id="1988" w:author="MUTILE WANYEE" w:date="2024-03-01T12:23:00Z">
              <w:rPr>
                <w:rFonts w:ascii="Book Antiqua" w:cs="Book Antiqua" w:eastAsia="Book Antiqua" w:hAnsi="Book Antiqua"/>
                <w:color w:val="000000"/>
                <w:sz w:val="24"/>
                <w:szCs w:val="24"/>
              </w:rPr>
            </w:rPrChange>
          </w:rPr>
          <w:t>,</w:t>
        </w:r>
      </w:ins>
      <w:r w:rsidRPr="4EE20584">
        <w:rPr>
          <w:rFonts w:ascii="Book Antiqua" w:cs="Book Antiqua" w:eastAsia="Book Antiqua" w:hAnsi="Book Antiqua"/>
          <w:color w:val="000000"/>
          <w:sz w:val="24"/>
          <w:szCs w:val="24"/>
          <w:rPrChange w:id="1989" w:author="MUTILE WANYEE" w:date="2024-03-01T12:23:00Z">
            <w:rPr>
              <w:rFonts w:ascii="Book Antiqua" w:cs="Book Antiqua" w:eastAsia="Book Antiqua" w:hAnsi="Book Antiqua"/>
              <w:color w:val="000000"/>
              <w:sz w:val="24"/>
              <w:szCs w:val="24"/>
            </w:rPr>
          </w:rPrChange>
        </w:rPr>
        <w:t>354 female) are in active service</w:t>
      </w:r>
      <w:ins w:id="1990" w:author="MUTILE WANYEE" w:date="2024-02-08T11:10:00Z">
        <w:r w:rsidR="A6186447" w:rsidRPr="3BAE972C">
          <w:rPr>
            <w:rFonts w:ascii="Book Antiqua" w:cs="Book Antiqua" w:eastAsia="Book Antiqua" w:hAnsi="Book Antiqua"/>
            <w:color w:val="000000"/>
            <w:sz w:val="24"/>
            <w:szCs w:val="24"/>
            <w:rPrChange w:id="1991" w:author="MUTILE WANYEE" w:date="2024-03-01T12:23:00Z">
              <w:rPr>
                <w:rFonts w:ascii="Book Antiqua" w:cs="Book Antiqua" w:eastAsia="Book Antiqua" w:hAnsi="Book Antiqua"/>
                <w:color w:val="000000"/>
                <w:sz w:val="24"/>
                <w:szCs w:val="24"/>
              </w:rPr>
            </w:rPrChange>
          </w:rPr>
          <w:t xml:space="preserve"> </w:t>
        </w:r>
      </w:ins>
      <w:del w:id="1992" w:author="MUTILE WANYEE" w:date="2024-02-08T11:10:00Z">
        <w:r w:rsidDel="9E1ECCFC" w:rsidRPr="BCB4E7BE">
          <w:rPr>
            <w:rFonts w:ascii="Book Antiqua" w:cs="Book Antiqua" w:eastAsia="Book Antiqua" w:hAnsi="Book Antiqua"/>
            <w:color w:val="000000"/>
            <w:sz w:val="24"/>
            <w:szCs w:val="24"/>
            <w:rPrChange w:id="1993" w:author="MUTILE WANYEE" w:date="2024-03-01T12:23:00Z">
              <w:rPr>
                <w:rFonts w:ascii="Book Antiqua" w:cs="Book Antiqua" w:eastAsia="Book Antiqua" w:hAnsi="Book Antiqua"/>
                <w:color w:val="000000"/>
                <w:sz w:val="24"/>
                <w:szCs w:val="24"/>
              </w:rPr>
            </w:rPrChange>
          </w:rPr>
          <w:delText xml:space="preserve">, </w:delText>
        </w:r>
      </w:del>
      <w:r w:rsidRPr="BB0CEB22">
        <w:rPr>
          <w:rFonts w:ascii="Book Antiqua" w:cs="Book Antiqua" w:eastAsia="Book Antiqua" w:hAnsi="Book Antiqua"/>
          <w:color w:val="000000"/>
          <w:sz w:val="24"/>
          <w:szCs w:val="24"/>
          <w:rPrChange w:id="1994" w:author="MUTILE WANYEE" w:date="2024-03-01T12:23:00Z">
            <w:rPr>
              <w:rFonts w:ascii="Book Antiqua" w:cs="Book Antiqua" w:eastAsia="Book Antiqua" w:hAnsi="Book Antiqua"/>
              <w:color w:val="000000"/>
              <w:sz w:val="24"/>
              <w:szCs w:val="24"/>
            </w:rPr>
          </w:rPrChange>
        </w:rPr>
        <w:t xml:space="preserve">working in the public sector. However, the number of the </w:t>
      </w:r>
      <w:ins w:id="1995" w:author="MUTILE WANYEE" w:date="2024-02-08T10:50:00Z">
        <w:r w:rsidR="63B6B0B3" w:rsidRPr="530C6915">
          <w:rPr>
            <w:rFonts w:ascii="Book Antiqua" w:cs="Book Antiqua" w:eastAsia="Book Antiqua" w:hAnsi="Book Antiqua"/>
            <w:color w:val="000000"/>
            <w:sz w:val="24"/>
            <w:szCs w:val="24"/>
            <w:rPrChange w:id="1996" w:author="MUTILE WANYEE" w:date="2024-03-01T12:23:00Z">
              <w:rPr>
                <w:rFonts w:ascii="Book Antiqua" w:cs="Book Antiqua" w:eastAsia="Book Antiqua" w:hAnsi="Book Antiqua"/>
                <w:color w:val="000000"/>
                <w:sz w:val="24"/>
                <w:szCs w:val="24"/>
              </w:rPr>
            </w:rPrChange>
          </w:rPr>
          <w:t>l</w:t>
        </w:r>
      </w:ins>
      <w:del w:id="1997" w:author="MUTILE WANYEE" w:date="2024-02-08T10:50:00Z">
        <w:r w:rsidDel="47FE2BAE" w:rsidRPr="7F8975E8">
          <w:rPr>
            <w:rFonts w:ascii="Book Antiqua" w:cs="Book Antiqua" w:eastAsia="Book Antiqua" w:hAnsi="Book Antiqua"/>
            <w:color w:val="000000"/>
            <w:sz w:val="24"/>
            <w:szCs w:val="24"/>
            <w:rPrChange w:id="1998" w:author="MUTILE WANYEE" w:date="2024-03-01T12:23:00Z">
              <w:rPr>
                <w:rFonts w:ascii="Book Antiqua" w:cs="Book Antiqua" w:eastAsia="Book Antiqua" w:hAnsi="Book Antiqua"/>
                <w:color w:val="000000"/>
                <w:sz w:val="24"/>
                <w:szCs w:val="24"/>
              </w:rPr>
            </w:rPrChange>
          </w:rPr>
          <w:delText>L</w:delText>
        </w:r>
      </w:del>
      <w:r w:rsidRPr="8051536D">
        <w:rPr>
          <w:rFonts w:ascii="Book Antiqua" w:cs="Book Antiqua" w:eastAsia="Book Antiqua" w:hAnsi="Book Antiqua"/>
          <w:color w:val="000000"/>
          <w:sz w:val="24"/>
          <w:szCs w:val="24"/>
          <w:rPrChange w:id="1999" w:author="MUTILE WANYEE" w:date="2024-03-01T12:23:00Z">
            <w:rPr>
              <w:rFonts w:ascii="Book Antiqua" w:cs="Book Antiqua" w:eastAsia="Book Antiqua" w:hAnsi="Book Antiqua"/>
              <w:color w:val="000000"/>
              <w:sz w:val="24"/>
              <w:szCs w:val="24"/>
            </w:rPr>
          </w:rPrChange>
        </w:rPr>
        <w:t xml:space="preserve">icensed officers is </w:t>
      </w:r>
      <w:del w:id="2000" w:author="MUTILE WANYEE" w:date="2024-02-08T10:50:00Z">
        <w:r w:rsidDel="80D74EC0" w:rsidRPr="CA3CD7E8">
          <w:rPr>
            <w:rFonts w:ascii="Book Antiqua" w:cs="Book Antiqua" w:eastAsia="Book Antiqua" w:hAnsi="Book Antiqua"/>
            <w:color w:val="000000"/>
            <w:sz w:val="24"/>
            <w:szCs w:val="24"/>
            <w:rPrChange w:id="2001" w:author="MUTILE WANYEE" w:date="2024-03-01T12:23:00Z">
              <w:rPr>
                <w:rFonts w:ascii="Book Antiqua" w:cs="Book Antiqua" w:eastAsia="Book Antiqua" w:hAnsi="Book Antiqua"/>
                <w:color w:val="000000"/>
                <w:sz w:val="24"/>
                <w:szCs w:val="24"/>
              </w:rPr>
            </w:rPrChange>
          </w:rPr>
          <w:delText xml:space="preserve">lower, </w:delText>
        </w:r>
      </w:del>
      <w:r w:rsidRPr="EA561A06">
        <w:rPr>
          <w:rFonts w:ascii="Book Antiqua" w:cs="Book Antiqua" w:eastAsia="Book Antiqua" w:hAnsi="Book Antiqua"/>
          <w:color w:val="000000"/>
          <w:sz w:val="24"/>
          <w:szCs w:val="24"/>
          <w:rPrChange w:id="2002" w:author="MUTILE WANYEE" w:date="2024-03-01T12:23:00Z">
            <w:rPr>
              <w:rFonts w:ascii="Book Antiqua" w:cs="Book Antiqua" w:eastAsia="Book Antiqua" w:hAnsi="Book Antiqua"/>
              <w:color w:val="000000"/>
              <w:sz w:val="24"/>
              <w:szCs w:val="24"/>
            </w:rPr>
          </w:rPrChange>
        </w:rPr>
        <w:t xml:space="preserve">9,135 out of the </w:t>
      </w:r>
      <w:ins w:id="2003" w:author="MUTILE WANYEE" w:date="2024-02-08T10:51:00Z">
        <w:r w:rsidR="DDB77B87" w:rsidRPr="2FB5F84A">
          <w:rPr>
            <w:rFonts w:ascii="Book Antiqua" w:cs="Book Antiqua" w:eastAsia="Book Antiqua" w:hAnsi="Book Antiqua"/>
            <w:color w:val="000000"/>
            <w:sz w:val="24"/>
            <w:szCs w:val="24"/>
            <w:rPrChange w:id="2004" w:author="MUTILE WANYEE" w:date="2024-03-01T12:23:00Z">
              <w:rPr>
                <w:rFonts w:ascii="Book Antiqua" w:cs="Book Antiqua" w:eastAsia="Book Antiqua" w:hAnsi="Book Antiqua"/>
                <w:color w:val="000000"/>
                <w:sz w:val="24"/>
                <w:szCs w:val="24"/>
              </w:rPr>
            </w:rPrChange>
          </w:rPr>
          <w:t xml:space="preserve">registered 12,856  </w:t>
        </w:r>
      </w:ins>
      <w:del w:id="2005" w:author="MUTILE WANYEE" w:date="2024-02-08T10:51:00Z">
        <w:r w:rsidDel="E283859F" w:rsidRPr="4D2D87C8">
          <w:rPr>
            <w:rFonts w:ascii="Book Antiqua" w:cs="Book Antiqua" w:eastAsia="Book Antiqua" w:hAnsi="Book Antiqua"/>
            <w:color w:val="000000"/>
            <w:sz w:val="24"/>
            <w:szCs w:val="24"/>
            <w:rPrChange w:id="2006" w:author="MUTILE WANYEE" w:date="2024-03-01T12:23:00Z">
              <w:rPr>
                <w:rFonts w:ascii="Book Antiqua" w:cs="Book Antiqua" w:eastAsia="Book Antiqua" w:hAnsi="Book Antiqua"/>
                <w:color w:val="000000"/>
                <w:sz w:val="24"/>
                <w:szCs w:val="24"/>
              </w:rPr>
            </w:rPrChange>
          </w:rPr>
          <w:delText xml:space="preserve">14,128 </w:delText>
        </w:r>
      </w:del>
      <w:r w:rsidRPr="D5BB7693">
        <w:rPr>
          <w:rFonts w:ascii="Book Antiqua" w:cs="Book Antiqua" w:eastAsia="Book Antiqua" w:hAnsi="Book Antiqua"/>
          <w:color w:val="000000"/>
          <w:sz w:val="24"/>
          <w:szCs w:val="24"/>
          <w:rPrChange w:id="2007" w:author="MUTILE WANYEE" w:date="2024-03-01T12:23:00Z">
            <w:rPr>
              <w:rFonts w:ascii="Book Antiqua" w:cs="Book Antiqua" w:eastAsia="Book Antiqua" w:hAnsi="Book Antiqua"/>
              <w:color w:val="000000"/>
              <w:sz w:val="24"/>
              <w:szCs w:val="24"/>
            </w:rPr>
          </w:rPrChange>
        </w:rPr>
        <w:t xml:space="preserve">which could be attributed to unemployment, retention issues or failure </w:t>
      </w:r>
      <w:del w:id="2008" w:author="MUTILE WANYEE" w:date="2024-02-08T10:48:00Z">
        <w:r w:rsidDel="A4E532E5" w:rsidRPr="950D4447">
          <w:rPr>
            <w:rFonts w:ascii="Book Antiqua" w:cs="Book Antiqua" w:eastAsia="Book Antiqua" w:hAnsi="Book Antiqua"/>
            <w:color w:val="000000"/>
            <w:sz w:val="24"/>
            <w:szCs w:val="24"/>
            <w:rPrChange w:id="2009" w:author="MUTILE WANYEE" w:date="2024-03-01T12:23:00Z">
              <w:rPr>
                <w:rFonts w:ascii="Book Antiqua" w:cs="Book Antiqua" w:eastAsia="Book Antiqua" w:hAnsi="Book Antiqua"/>
                <w:color w:val="000000"/>
                <w:sz w:val="24"/>
                <w:szCs w:val="24"/>
              </w:rPr>
            </w:rPrChange>
          </w:rPr>
          <w:delText>of</w:delText>
        </w:r>
      </w:del>
      <w:ins w:id="2010" w:author="MUTILE WANYEE" w:date="2024-02-08T10:48:00Z">
        <w:r w:rsidR="1ED74F2F" w:rsidRPr="C23EA9D0">
          <w:rPr>
            <w:rFonts w:ascii="Book Antiqua" w:cs="Book Antiqua" w:eastAsia="Book Antiqua" w:hAnsi="Book Antiqua"/>
            <w:color w:val="000000"/>
            <w:sz w:val="24"/>
            <w:szCs w:val="24"/>
            <w:rPrChange w:id="2011" w:author="MUTILE WANYEE" w:date="2024-03-01T12:23:00Z">
              <w:rPr>
                <w:rFonts w:ascii="Book Antiqua" w:cs="Book Antiqua" w:eastAsia="Book Antiqua" w:hAnsi="Book Antiqua"/>
                <w:color w:val="000000"/>
                <w:sz w:val="24"/>
                <w:szCs w:val="24"/>
              </w:rPr>
            </w:rPrChange>
          </w:rPr>
          <w:t>to</w:t>
        </w:r>
      </w:ins>
      <w:r w:rsidRPr="2D9EA198">
        <w:rPr>
          <w:rFonts w:ascii="Book Antiqua" w:cs="Book Antiqua" w:eastAsia="Book Antiqua" w:hAnsi="Book Antiqua"/>
          <w:color w:val="000000"/>
          <w:sz w:val="24"/>
          <w:szCs w:val="24"/>
          <w:rPrChange w:id="2012" w:author="MUTILE WANYEE" w:date="2024-03-01T12:23:00Z">
            <w:rPr>
              <w:rFonts w:ascii="Book Antiqua" w:cs="Book Antiqua" w:eastAsia="Book Antiqua" w:hAnsi="Book Antiqua"/>
              <w:color w:val="000000"/>
              <w:sz w:val="24"/>
              <w:szCs w:val="24"/>
            </w:rPr>
          </w:rPrChange>
        </w:rPr>
        <w:t xml:space="preserve"> adhering to the annual renewal of practicing license.</w:t>
      </w:r>
      <w:r w:rsidRPr="80CA937C">
        <w:rPr>
          <w:rFonts w:ascii="Times New Roman" w:cs="Times New Roman" w:eastAsia="Times New Roman" w:hAnsi="Times New Roman"/>
          <w:color w:val="000000"/>
          <w:sz w:val="24"/>
          <w:szCs w:val="24"/>
          <w:rPrChange w:id="2013" w:author="MUTILE WANYEE" w:date="2024-03-01T12:23:00Z">
            <w:rPr>
              <w:rFonts w:ascii="Times New Roman" w:cs="Times New Roman" w:eastAsia="Times New Roman" w:hAnsi="Times New Roman"/>
              <w:color w:val="000000"/>
              <w:sz w:val="24"/>
              <w:szCs w:val="24"/>
            </w:rPr>
          </w:rPrChange>
        </w:rPr>
        <w:t xml:space="preserve"> In Kenya, the</w:t>
      </w:r>
      <w:ins w:id="2014" w:author="MUTILE WANYEE" w:date="2024-03-06T13:18:00Z">
        <w:r w:rsidR="86E11E06" w:rsidRPr="7B46F8AE">
          <w:rPr>
            <w:rFonts w:ascii="Times New Roman" w:cs="Times New Roman" w:eastAsia="Times New Roman" w:hAnsi="Times New Roman"/>
            <w:color w:val="000000"/>
            <w:sz w:val="24"/>
            <w:szCs w:val="24"/>
            <w:rPrChange w:id="2015" w:author="MUTILE WANYEE" w:date="2024-03-01T12:23:00Z">
              <w:rPr>
                <w:rFonts w:ascii="Times New Roman" w:cs="Times New Roman" w:eastAsia="Times New Roman" w:hAnsi="Times New Roman"/>
                <w:color w:val="000000"/>
                <w:sz w:val="24"/>
                <w:szCs w:val="24"/>
              </w:rPr>
            </w:rPrChange>
          </w:rPr>
          <w:t xml:space="preserve"> following foreign doctors are licensed,</w:t>
        </w:r>
      </w:ins>
      <w:del w:id="2016" w:author="MUTILE WANYEE" w:date="2024-03-06T13:18:00Z">
        <w:r w:rsidDel="01FFFB76" w:rsidRPr="ADA99722">
          <w:rPr>
            <w:rFonts w:ascii="Times New Roman" w:cs="Times New Roman" w:eastAsia="Times New Roman" w:hAnsi="Times New Roman"/>
            <w:color w:val="000000"/>
            <w:sz w:val="24"/>
            <w:szCs w:val="24"/>
            <w:rPrChange w:id="2017" w:author="MUTILE WANYEE" w:date="2024-03-01T12:23:00Z">
              <w:rPr>
                <w:rFonts w:ascii="Times New Roman" w:cs="Times New Roman" w:eastAsia="Times New Roman" w:hAnsi="Times New Roman"/>
                <w:color w:val="000000"/>
                <w:sz w:val="24"/>
                <w:szCs w:val="24"/>
              </w:rPr>
            </w:rPrChange>
          </w:rPr>
          <w:delText xml:space="preserve">re are </w:delText>
        </w:r>
      </w:del>
      <w:r w:rsidRPr="5A654B37">
        <w:rPr>
          <w:rFonts w:ascii="Times New Roman" w:cs="Times New Roman" w:eastAsia="Times New Roman" w:hAnsi="Times New Roman"/>
          <w:color w:val="000000"/>
          <w:sz w:val="24"/>
          <w:szCs w:val="24"/>
          <w:rPrChange w:id="2018" w:author="MUTILE WANYEE" w:date="2024-03-01T12:23:00Z">
            <w:rPr>
              <w:rFonts w:ascii="Times New Roman" w:cs="Times New Roman" w:eastAsia="Times New Roman" w:hAnsi="Times New Roman"/>
              <w:color w:val="000000"/>
              <w:sz w:val="24"/>
              <w:szCs w:val="24"/>
            </w:rPr>
          </w:rPrChange>
        </w:rPr>
        <w:t>1,1</w:t>
      </w:r>
      <w:ins w:id="2019" w:author="MUTILE WANYEE" w:date="2024-03-06T13:13:00Z">
        <w:r w:rsidR="A2258F90" w:rsidRPr="036B7912">
          <w:rPr>
            <w:rFonts w:ascii="Times New Roman" w:cs="Times New Roman" w:eastAsia="Times New Roman" w:hAnsi="Times New Roman"/>
            <w:color w:val="000000"/>
            <w:sz w:val="24"/>
            <w:szCs w:val="24"/>
            <w:rPrChange w:id="2020" w:author="MUTILE WANYEE" w:date="2024-03-01T12:23:00Z">
              <w:rPr>
                <w:rFonts w:ascii="Times New Roman" w:cs="Times New Roman" w:eastAsia="Times New Roman" w:hAnsi="Times New Roman"/>
                <w:color w:val="000000"/>
                <w:sz w:val="24"/>
                <w:szCs w:val="24"/>
              </w:rPr>
            </w:rPrChange>
          </w:rPr>
          <w:t>12</w:t>
        </w:r>
      </w:ins>
      <w:del w:id="2021" w:author="MUTILE WANYEE" w:date="2024-03-06T13:13:00Z">
        <w:r w:rsidDel="BCEAE9CC" w:rsidRPr="915E435A">
          <w:rPr>
            <w:rFonts w:ascii="Times New Roman" w:cs="Times New Roman" w:eastAsia="Times New Roman" w:hAnsi="Times New Roman"/>
            <w:color w:val="000000"/>
            <w:sz w:val="24"/>
            <w:szCs w:val="24"/>
            <w:rPrChange w:id="2022" w:author="MUTILE WANYEE" w:date="2024-03-01T12:23:00Z">
              <w:rPr>
                <w:rFonts w:ascii="Times New Roman" w:cs="Times New Roman" w:eastAsia="Times New Roman" w:hAnsi="Times New Roman"/>
                <w:color w:val="000000"/>
                <w:sz w:val="24"/>
                <w:szCs w:val="24"/>
              </w:rPr>
            </w:rPrChange>
          </w:rPr>
          <w:delText>12</w:delText>
        </w:r>
      </w:del>
      <w:r w:rsidRPr="F9F916D3">
        <w:rPr>
          <w:rFonts w:ascii="Times New Roman" w:cs="Times New Roman" w:eastAsia="Times New Roman" w:hAnsi="Times New Roman"/>
          <w:color w:val="000000"/>
          <w:sz w:val="24"/>
          <w:szCs w:val="24"/>
          <w:rPrChange w:id="2023" w:author="MUTILE WANYEE" w:date="2024-03-01T12:23:00Z">
            <w:rPr>
              <w:rFonts w:ascii="Times New Roman" w:cs="Times New Roman" w:eastAsia="Times New Roman" w:hAnsi="Times New Roman"/>
              <w:color w:val="000000"/>
              <w:sz w:val="24"/>
              <w:szCs w:val="24"/>
            </w:rPr>
          </w:rPrChange>
        </w:rPr>
        <w:t xml:space="preserve"> </w:t>
      </w:r>
      <w:del w:id="2024" w:author="MUTILE WANYEE" w:date="2024-03-06T13:19:00Z">
        <w:r w:rsidDel="E57D2531" w:rsidRPr="3E06B161">
          <w:rPr>
            <w:rFonts w:ascii="Book Antiqua" w:cs="Book Antiqua" w:eastAsia="Book Antiqua" w:hAnsi="Book Antiqua"/>
            <w:color w:val="000000"/>
            <w:sz w:val="24"/>
            <w:szCs w:val="24"/>
            <w:rPrChange w:id="2025" w:author="MUTILE WANYEE" w:date="2024-03-01T12:23:00Z">
              <w:rPr>
                <w:rFonts w:ascii="Book Antiqua" w:cs="Book Antiqua" w:eastAsia="Book Antiqua" w:hAnsi="Book Antiqua"/>
                <w:color w:val="000000"/>
                <w:sz w:val="24"/>
                <w:szCs w:val="24"/>
              </w:rPr>
            </w:rPrChange>
          </w:rPr>
          <w:delText xml:space="preserve">foreigner </w:delText>
        </w:r>
      </w:del>
      <w:r w:rsidRPr="7BEBAA8E">
        <w:rPr>
          <w:rFonts w:ascii="Book Antiqua" w:cs="Book Antiqua" w:eastAsia="Book Antiqua" w:hAnsi="Book Antiqua"/>
          <w:color w:val="000000"/>
          <w:sz w:val="24"/>
          <w:szCs w:val="24"/>
          <w:rPrChange w:id="2026" w:author="MUTILE WANYEE" w:date="2024-03-01T12:23:00Z">
            <w:rPr>
              <w:rFonts w:ascii="Book Antiqua" w:cs="Book Antiqua" w:eastAsia="Book Antiqua" w:hAnsi="Book Antiqua"/>
              <w:color w:val="000000"/>
              <w:sz w:val="24"/>
              <w:szCs w:val="24"/>
            </w:rPr>
          </w:rPrChange>
        </w:rPr>
        <w:t xml:space="preserve">Medical Officers </w:t>
      </w:r>
      <w:del w:id="2027" w:author="MUTILE WANYEE" w:date="2024-03-06T13:16:00Z">
        <w:r w:rsidDel="39F1920E" w:rsidRPr="7A3804C1">
          <w:rPr>
            <w:rFonts w:ascii="Book Antiqua" w:cs="Book Antiqua" w:eastAsia="Book Antiqua" w:hAnsi="Book Antiqua"/>
            <w:color w:val="000000"/>
            <w:sz w:val="24"/>
            <w:szCs w:val="24"/>
            <w:rPrChange w:id="2028" w:author="MUTILE WANYEE" w:date="2024-03-01T12:23:00Z">
              <w:rPr>
                <w:rFonts w:ascii="Book Antiqua" w:cs="Book Antiqua" w:eastAsia="Book Antiqua" w:hAnsi="Book Antiqua"/>
                <w:color w:val="000000"/>
                <w:sz w:val="24"/>
                <w:szCs w:val="24"/>
              </w:rPr>
            </w:rPrChange>
          </w:rPr>
          <w:delText xml:space="preserve">registered, </w:delText>
        </w:r>
      </w:del>
      <w:r w:rsidRPr="1CBBD9FC">
        <w:rPr>
          <w:rFonts w:ascii="Book Antiqua" w:cs="Book Antiqua" w:eastAsia="Book Antiqua" w:hAnsi="Book Antiqua"/>
          <w:color w:val="000000"/>
          <w:rPrChange w:id="2029" w:author="MUTILE WANYEE" w:date="2024-03-01T12:23:00Z">
            <w:rPr>
              <w:rFonts w:ascii="Book Antiqua" w:cs="Book Antiqua" w:eastAsia="Book Antiqua" w:hAnsi="Book Antiqua"/>
              <w:color w:val="000000"/>
            </w:rPr>
          </w:rPrChange>
        </w:rPr>
        <w:t xml:space="preserve">94 Medical Specialists, 8 Medical Sub specialists, 103 general dental practitioners and 104 dental specialists. </w:t>
      </w:r>
      <w:r w:rsidRPr="4FE7478C">
        <w:rPr>
          <w:rFonts w:ascii="Book Antiqua" w:cs="Book Antiqua" w:eastAsia="Book Antiqua" w:hAnsi="Book Antiqua"/>
          <w:color w:val="000000"/>
          <w:sz w:val="24"/>
          <w:szCs w:val="24"/>
          <w:rPrChange w:id="2030" w:author="MUTILE WANYEE" w:date="2024-03-01T12:23:00Z">
            <w:rPr>
              <w:rFonts w:ascii="Book Antiqua" w:cs="Book Antiqua" w:eastAsia="Book Antiqua" w:hAnsi="Book Antiqua"/>
              <w:color w:val="000000"/>
              <w:sz w:val="24"/>
              <w:szCs w:val="24"/>
            </w:rPr>
          </w:rPrChange>
        </w:rPr>
        <w:t>The</w:t>
      </w:r>
      <w:r w:rsidRPr="2F5C6F9B">
        <w:rPr>
          <w:rFonts w:ascii="Times New Roman" w:cs="Times New Roman" w:eastAsia="Times New Roman" w:hAnsi="Times New Roman"/>
          <w:color w:val="000000"/>
          <w:sz w:val="24"/>
          <w:szCs w:val="24"/>
          <w:rPrChange w:id="2031" w:author="MUTILE WANYEE" w:date="2024-03-01T12:23:00Z">
            <w:rPr>
              <w:rFonts w:ascii="Times New Roman" w:cs="Times New Roman" w:eastAsia="Times New Roman" w:hAnsi="Times New Roman"/>
              <w:color w:val="000000"/>
              <w:sz w:val="24"/>
              <w:szCs w:val="24"/>
            </w:rPr>
          </w:rPrChange>
        </w:rPr>
        <w:t xml:space="preserve"> </w:t>
      </w:r>
      <w:r w:rsidRPr="CCC94A0A">
        <w:rPr>
          <w:rFonts w:ascii="Book Antiqua" w:cs="Book Antiqua" w:eastAsia="Book Antiqua" w:hAnsi="Book Antiqua"/>
          <w:color w:val="000000"/>
          <w:sz w:val="24"/>
          <w:szCs w:val="24"/>
          <w:rPrChange w:id="2032" w:author="MUTILE WANYEE" w:date="2024-03-01T12:23:00Z">
            <w:rPr>
              <w:rFonts w:ascii="Book Antiqua" w:cs="Book Antiqua" w:eastAsia="Book Antiqua" w:hAnsi="Book Antiqua"/>
              <w:color w:val="000000"/>
              <w:sz w:val="24"/>
              <w:szCs w:val="24"/>
            </w:rPr>
          </w:rPrChange>
        </w:rPr>
        <w:t>registered medical doctors’ specialists are 2,857 (Male 1,185: female 972)</w:t>
      </w:r>
      <w:del w:id="2033" w:author="MUTILE WANYEE" w:date="2024-03-06T13:06:00Z">
        <w:r w:rsidDel="B21D9B14" w:rsidRPr="86750BF8">
          <w:rPr>
            <w:rFonts w:ascii="Book Antiqua" w:cs="Book Antiqua" w:eastAsia="Book Antiqua" w:hAnsi="Book Antiqua"/>
            <w:color w:val="000000"/>
            <w:sz w:val="24"/>
            <w:szCs w:val="24"/>
            <w:rPrChange w:id="2034" w:author="MUTILE WANYEE" w:date="2024-03-01T12:23:00Z">
              <w:rPr>
                <w:rFonts w:ascii="Book Antiqua" w:cs="Book Antiqua" w:eastAsia="Book Antiqua" w:hAnsi="Book Antiqua"/>
                <w:color w:val="000000"/>
                <w:sz w:val="24"/>
                <w:szCs w:val="24"/>
              </w:rPr>
            </w:rPrChange>
          </w:rPr>
          <w:delText xml:space="preserve"> but it is only 2,102 are licensed doctors</w:delText>
        </w:r>
      </w:del>
      <w:r w:rsidRPr="80E38C56">
        <w:rPr>
          <w:rFonts w:ascii="Book Antiqua" w:cs="Book Antiqua" w:eastAsia="Book Antiqua" w:hAnsi="Book Antiqua"/>
          <w:color w:val="000000"/>
          <w:sz w:val="24"/>
          <w:szCs w:val="24"/>
          <w:rPrChange w:id="2035" w:author="MUTILE WANYEE" w:date="2024-03-01T12:23:00Z">
            <w:rPr>
              <w:rFonts w:ascii="Book Antiqua" w:cs="Book Antiqua" w:eastAsia="Book Antiqua" w:hAnsi="Book Antiqua"/>
              <w:color w:val="000000"/>
              <w:sz w:val="24"/>
              <w:szCs w:val="24"/>
            </w:rPr>
          </w:rPrChange>
        </w:rPr>
        <w:t>. In the public sector, there are 19</w:t>
      </w:r>
      <w:ins w:id="2036" w:author="MUTILE WANYEE" w:date="2024-02-22T15:13:00Z">
        <w:r w:rsidR="516F0723" w:rsidRPr="8911AADD">
          <w:rPr>
            <w:rFonts w:ascii="Book Antiqua" w:cs="Book Antiqua" w:eastAsia="Book Antiqua" w:hAnsi="Book Antiqua"/>
            <w:color w:val="000000"/>
            <w:sz w:val="24"/>
            <w:szCs w:val="24"/>
            <w:rPrChange w:id="2037" w:author="MUTILE WANYEE" w:date="2024-03-01T12:23:00Z">
              <w:rPr>
                <w:rFonts w:ascii="Book Antiqua" w:cs="Book Antiqua" w:eastAsia="Book Antiqua" w:hAnsi="Book Antiqua"/>
                <w:color w:val="000000"/>
                <w:sz w:val="24"/>
                <w:szCs w:val="24"/>
              </w:rPr>
            </w:rPrChange>
          </w:rPr>
          <w:t>80</w:t>
        </w:r>
      </w:ins>
      <w:del w:id="2038" w:author="MUTILE WANYEE" w:date="2024-02-22T15:13:00Z">
        <w:r w:rsidDel="001ACDFA" w:rsidRPr="C9D22FA4">
          <w:rPr>
            <w:rFonts w:ascii="Book Antiqua" w:cs="Book Antiqua" w:eastAsia="Book Antiqua" w:hAnsi="Book Antiqua"/>
            <w:color w:val="000000"/>
            <w:sz w:val="24"/>
            <w:szCs w:val="24"/>
            <w:rPrChange w:id="2039" w:author="MUTILE WANYEE" w:date="2024-03-01T12:23:00Z">
              <w:rPr>
                <w:rFonts w:ascii="Book Antiqua" w:cs="Book Antiqua" w:eastAsia="Book Antiqua" w:hAnsi="Book Antiqua"/>
                <w:color w:val="000000"/>
                <w:sz w:val="24"/>
                <w:szCs w:val="24"/>
              </w:rPr>
            </w:rPrChange>
          </w:rPr>
          <w:delText>80</w:delText>
        </w:r>
      </w:del>
      <w:r w:rsidRPr="47F313A6">
        <w:rPr>
          <w:rFonts w:ascii="Book Antiqua" w:cs="Book Antiqua" w:eastAsia="Book Antiqua" w:hAnsi="Book Antiqua"/>
          <w:color w:val="000000"/>
          <w:sz w:val="24"/>
          <w:szCs w:val="24"/>
          <w:rPrChange w:id="2040" w:author="MUTILE WANYEE" w:date="2024-03-01T12:23:00Z">
            <w:rPr>
              <w:rFonts w:ascii="Book Antiqua" w:cs="Book Antiqua" w:eastAsia="Book Antiqua" w:hAnsi="Book Antiqua"/>
              <w:color w:val="000000"/>
              <w:sz w:val="24"/>
              <w:szCs w:val="24"/>
            </w:rPr>
          </w:rPrChange>
        </w:rPr>
        <w:t xml:space="preserve"> specialists (1192 male and 788 are female) </w:t>
      </w:r>
      <w:del w:id="2041" w:author="MUTILE WANYEE" w:date="2024-03-06T13:14:00Z">
        <w:r w:rsidDel="90F3C3ED" w:rsidRPr="E9A1870D">
          <w:rPr>
            <w:rFonts w:ascii="Book Antiqua" w:cs="Book Antiqua" w:eastAsia="Book Antiqua" w:hAnsi="Book Antiqua"/>
            <w:color w:val="000000"/>
            <w:sz w:val="24"/>
            <w:szCs w:val="24"/>
            <w:rPrChange w:id="2042" w:author="MUTILE WANYEE" w:date="2024-03-01T12:23:00Z">
              <w:rPr>
                <w:rFonts w:ascii="Book Antiqua" w:cs="Book Antiqua" w:eastAsia="Book Antiqua" w:hAnsi="Book Antiqua"/>
                <w:color w:val="000000"/>
                <w:sz w:val="24"/>
                <w:szCs w:val="24"/>
              </w:rPr>
            </w:rPrChange>
          </w:rPr>
          <w:delText xml:space="preserve">out of the 2,857 are </w:delText>
        </w:r>
      </w:del>
      <w:r w:rsidRPr="2FDF43B6">
        <w:rPr>
          <w:rFonts w:ascii="Book Antiqua" w:cs="Book Antiqua" w:eastAsia="Book Antiqua" w:hAnsi="Book Antiqua"/>
          <w:color w:val="000000"/>
          <w:sz w:val="24"/>
          <w:szCs w:val="24"/>
          <w:rPrChange w:id="2043" w:author="MUTILE WANYEE" w:date="2024-03-01T12:23:00Z">
            <w:rPr>
              <w:rFonts w:ascii="Book Antiqua" w:cs="Book Antiqua" w:eastAsia="Book Antiqua" w:hAnsi="Book Antiqua"/>
              <w:color w:val="000000"/>
              <w:sz w:val="24"/>
              <w:szCs w:val="24"/>
            </w:rPr>
          </w:rPrChange>
        </w:rPr>
        <w:t xml:space="preserve">working in the counties and in the </w:t>
      </w:r>
      <w:ins w:id="2044" w:author="MUTILE WANYEE" w:date="2024-03-06T13:14:00Z">
        <w:r w:rsidR="080219A6" w:rsidRPr="5D396121">
          <w:rPr>
            <w:rFonts w:ascii="Book Antiqua" w:cs="Book Antiqua" w:eastAsia="Book Antiqua" w:hAnsi="Book Antiqua"/>
            <w:color w:val="000000"/>
            <w:sz w:val="24"/>
            <w:szCs w:val="24"/>
            <w:rPrChange w:id="2045" w:author="MUTILE WANYEE" w:date="2024-03-01T12:23:00Z">
              <w:rPr>
                <w:rFonts w:ascii="Book Antiqua" w:cs="Book Antiqua" w:eastAsia="Book Antiqua" w:hAnsi="Book Antiqua"/>
                <w:color w:val="000000"/>
                <w:sz w:val="24"/>
                <w:szCs w:val="24"/>
              </w:rPr>
            </w:rPrChange>
          </w:rPr>
          <w:t>T</w:t>
        </w:r>
      </w:ins>
      <w:del w:id="2046" w:author="MUTILE WANYEE" w:date="2024-03-06T13:14:00Z">
        <w:r w:rsidDel="DDCB2C16" w:rsidRPr="A82C4E0F">
          <w:rPr>
            <w:rFonts w:ascii="Book Antiqua" w:cs="Book Antiqua" w:eastAsia="Book Antiqua" w:hAnsi="Book Antiqua"/>
            <w:color w:val="000000"/>
            <w:sz w:val="24"/>
            <w:szCs w:val="24"/>
            <w:rPrChange w:id="2047" w:author="MUTILE WANYEE" w:date="2024-03-01T12:23:00Z">
              <w:rPr>
                <w:rFonts w:ascii="Book Antiqua" w:cs="Book Antiqua" w:eastAsia="Book Antiqua" w:hAnsi="Book Antiqua"/>
                <w:color w:val="000000"/>
                <w:sz w:val="24"/>
                <w:szCs w:val="24"/>
              </w:rPr>
            </w:rPrChange>
          </w:rPr>
          <w:delText>t</w:delText>
        </w:r>
      </w:del>
      <w:r w:rsidRPr="06B1FDE1">
        <w:rPr>
          <w:rFonts w:ascii="Book Antiqua" w:cs="Book Antiqua" w:eastAsia="Book Antiqua" w:hAnsi="Book Antiqua"/>
          <w:color w:val="000000"/>
          <w:sz w:val="24"/>
          <w:szCs w:val="24"/>
          <w:rPrChange w:id="2048" w:author="MUTILE WANYEE" w:date="2024-03-01T12:23:00Z">
            <w:rPr>
              <w:rFonts w:ascii="Book Antiqua" w:cs="Book Antiqua" w:eastAsia="Book Antiqua" w:hAnsi="Book Antiqua"/>
              <w:color w:val="000000"/>
              <w:sz w:val="24"/>
              <w:szCs w:val="24"/>
            </w:rPr>
          </w:rPrChange>
        </w:rPr>
        <w:t xml:space="preserve">eaching and </w:t>
      </w:r>
      <w:ins w:id="2049" w:author="MUTILE WANYEE" w:date="2024-03-06T13:14:00Z">
        <w:r w:rsidR="693AD3C0" w:rsidRPr="0D0572B8">
          <w:rPr>
            <w:rFonts w:ascii="Book Antiqua" w:cs="Book Antiqua" w:eastAsia="Book Antiqua" w:hAnsi="Book Antiqua"/>
            <w:color w:val="000000"/>
            <w:sz w:val="24"/>
            <w:szCs w:val="24"/>
            <w:rPrChange w:id="2050" w:author="MUTILE WANYEE" w:date="2024-03-01T12:23:00Z">
              <w:rPr>
                <w:rFonts w:ascii="Book Antiqua" w:cs="Book Antiqua" w:eastAsia="Book Antiqua" w:hAnsi="Book Antiqua"/>
                <w:color w:val="000000"/>
                <w:sz w:val="24"/>
                <w:szCs w:val="24"/>
              </w:rPr>
            </w:rPrChange>
          </w:rPr>
          <w:t>R</w:t>
        </w:r>
      </w:ins>
      <w:del w:id="2051" w:author="MUTILE WANYEE" w:date="2024-03-06T13:14:00Z">
        <w:r w:rsidDel="3D1CEC43" w:rsidRPr="2A0A1732">
          <w:rPr>
            <w:rFonts w:ascii="Book Antiqua" w:cs="Book Antiqua" w:eastAsia="Book Antiqua" w:hAnsi="Book Antiqua"/>
            <w:color w:val="000000"/>
            <w:sz w:val="24"/>
            <w:szCs w:val="24"/>
            <w:rPrChange w:id="2052" w:author="MUTILE WANYEE" w:date="2024-03-01T12:23:00Z">
              <w:rPr>
                <w:rFonts w:ascii="Book Antiqua" w:cs="Book Antiqua" w:eastAsia="Book Antiqua" w:hAnsi="Book Antiqua"/>
                <w:color w:val="000000"/>
                <w:sz w:val="24"/>
                <w:szCs w:val="24"/>
              </w:rPr>
            </w:rPrChange>
          </w:rPr>
          <w:delText>r</w:delText>
        </w:r>
      </w:del>
      <w:r w:rsidRPr="C1F517E1">
        <w:rPr>
          <w:rFonts w:ascii="Book Antiqua" w:cs="Book Antiqua" w:eastAsia="Book Antiqua" w:hAnsi="Book Antiqua"/>
          <w:color w:val="000000"/>
          <w:sz w:val="24"/>
          <w:szCs w:val="24"/>
          <w:rPrChange w:id="2053" w:author="MUTILE WANYEE" w:date="2024-03-01T12:23:00Z">
            <w:rPr>
              <w:rFonts w:ascii="Book Antiqua" w:cs="Book Antiqua" w:eastAsia="Book Antiqua" w:hAnsi="Book Antiqua"/>
              <w:color w:val="000000"/>
              <w:sz w:val="24"/>
              <w:szCs w:val="24"/>
            </w:rPr>
          </w:rPrChange>
        </w:rPr>
        <w:t>eferral hospitals. Kenya has 4</w:t>
      </w:r>
      <w:del w:id="2054" w:author="MUTILE WANYEE" w:date="2024-03-06T13:15:00Z">
        <w:r w:rsidDel="2DF317E6" w:rsidRPr="36A2D900">
          <w:rPr>
            <w:rFonts w:ascii="Book Antiqua" w:cs="Book Antiqua" w:eastAsia="Book Antiqua" w:hAnsi="Book Antiqua"/>
            <w:color w:val="000000"/>
            <w:sz w:val="24"/>
            <w:szCs w:val="24"/>
            <w:rPrChange w:id="2055" w:author="MUTILE WANYEE" w:date="2024-03-01T12:23:00Z">
              <w:rPr>
                <w:rFonts w:ascii="Book Antiqua" w:cs="Book Antiqua" w:eastAsia="Book Antiqua" w:hAnsi="Book Antiqua"/>
                <w:color w:val="000000"/>
                <w:sz w:val="24"/>
                <w:szCs w:val="24"/>
              </w:rPr>
            </w:rPrChange>
          </w:rPr>
          <w:delText>00</w:delText>
        </w:r>
      </w:del>
      <w:ins w:id="2056" w:author="MUTILE WANYEE" w:date="2024-03-06T13:15:00Z">
        <w:r w:rsidR="5592E948" w:rsidRPr="36EA0B0A">
          <w:rPr>
            <w:rFonts w:ascii="Book Antiqua" w:cs="Book Antiqua" w:eastAsia="Book Antiqua" w:hAnsi="Book Antiqua"/>
            <w:color w:val="000000"/>
            <w:sz w:val="24"/>
            <w:szCs w:val="24"/>
            <w:rPrChange w:id="2057" w:author="MUTILE WANYEE" w:date="2024-03-01T12:23:00Z">
              <w:rPr>
                <w:rFonts w:ascii="Book Antiqua" w:cs="Book Antiqua" w:eastAsia="Book Antiqua" w:hAnsi="Book Antiqua"/>
                <w:color w:val="000000"/>
                <w:sz w:val="24"/>
                <w:szCs w:val="24"/>
              </w:rPr>
            </w:rPrChange>
          </w:rPr>
          <w:t>65</w:t>
        </w:r>
      </w:ins>
      <w:r w:rsidRPr="552A7BB9">
        <w:rPr>
          <w:rFonts w:ascii="Book Antiqua" w:cs="Book Antiqua" w:eastAsia="Book Antiqua" w:hAnsi="Book Antiqua"/>
          <w:color w:val="000000"/>
          <w:sz w:val="24"/>
          <w:szCs w:val="24"/>
          <w:rPrChange w:id="2058" w:author="MUTILE WANYEE" w:date="2024-03-01T12:23:00Z">
            <w:rPr>
              <w:rFonts w:ascii="Book Antiqua" w:cs="Book Antiqua" w:eastAsia="Book Antiqua" w:hAnsi="Book Antiqua"/>
              <w:color w:val="000000"/>
              <w:sz w:val="24"/>
              <w:szCs w:val="24"/>
            </w:rPr>
          </w:rPrChange>
        </w:rPr>
        <w:t xml:space="preserve"> foreign licensed </w:t>
      </w:r>
      <w:ins w:id="2059" w:author="MUTILE WANYEE" w:date="2024-03-06T13:15:00Z">
        <w:r w:rsidR="B5D6BD52" w:rsidRPr="D91A569C">
          <w:rPr>
            <w:rFonts w:ascii="Book Antiqua" w:cs="Book Antiqua" w:eastAsia="Book Antiqua" w:hAnsi="Book Antiqua"/>
            <w:color w:val="000000"/>
            <w:sz w:val="24"/>
            <w:szCs w:val="24"/>
            <w:rPrChange w:id="2060" w:author="MUTILE WANYEE" w:date="2024-03-01T12:23:00Z">
              <w:rPr>
                <w:rFonts w:ascii="Book Antiqua" w:cs="Book Antiqua" w:eastAsia="Book Antiqua" w:hAnsi="Book Antiqua"/>
                <w:color w:val="000000"/>
                <w:sz w:val="24"/>
                <w:szCs w:val="24"/>
              </w:rPr>
            </w:rPrChange>
          </w:rPr>
          <w:t>M</w:t>
        </w:r>
      </w:ins>
      <w:del w:id="2061" w:author="MUTILE WANYEE" w:date="2024-03-06T13:15:00Z">
        <w:r w:rsidDel="6D7AE91A" w:rsidRPr="5921A683">
          <w:rPr>
            <w:rFonts w:ascii="Book Antiqua" w:cs="Book Antiqua" w:eastAsia="Book Antiqua" w:hAnsi="Book Antiqua"/>
            <w:color w:val="000000"/>
            <w:sz w:val="24"/>
            <w:szCs w:val="24"/>
            <w:rPrChange w:id="2062" w:author="MUTILE WANYEE" w:date="2024-03-01T12:23:00Z">
              <w:rPr>
                <w:rFonts w:ascii="Book Antiqua" w:cs="Book Antiqua" w:eastAsia="Book Antiqua" w:hAnsi="Book Antiqua"/>
                <w:color w:val="000000"/>
                <w:sz w:val="24"/>
                <w:szCs w:val="24"/>
              </w:rPr>
            </w:rPrChange>
          </w:rPr>
          <w:delText>m</w:delText>
        </w:r>
      </w:del>
      <w:r w:rsidRPr="53765222">
        <w:rPr>
          <w:rFonts w:ascii="Book Antiqua" w:cs="Book Antiqua" w:eastAsia="Book Antiqua" w:hAnsi="Book Antiqua"/>
          <w:color w:val="000000"/>
          <w:sz w:val="24"/>
          <w:szCs w:val="24"/>
          <w:rPrChange w:id="2063" w:author="MUTILE WANYEE" w:date="2024-03-01T12:23:00Z">
            <w:rPr>
              <w:rFonts w:ascii="Book Antiqua" w:cs="Book Antiqua" w:eastAsia="Book Antiqua" w:hAnsi="Book Antiqua"/>
              <w:color w:val="000000"/>
              <w:sz w:val="24"/>
              <w:szCs w:val="24"/>
            </w:rPr>
          </w:rPrChange>
        </w:rPr>
        <w:t xml:space="preserve">edical </w:t>
      </w:r>
      <w:del w:id="2064" w:author="MUTILE WANYEE" w:date="2024-03-06T13:15:00Z">
        <w:r w:rsidDel="9C347DA0" w:rsidRPr="31733368">
          <w:rPr>
            <w:rFonts w:ascii="Book Antiqua" w:cs="Book Antiqua" w:eastAsia="Book Antiqua" w:hAnsi="Book Antiqua"/>
            <w:color w:val="000000"/>
            <w:sz w:val="24"/>
            <w:szCs w:val="24"/>
            <w:rPrChange w:id="2065" w:author="MUTILE WANYEE" w:date="2024-03-01T12:23:00Z">
              <w:rPr>
                <w:rFonts w:ascii="Book Antiqua" w:cs="Book Antiqua" w:eastAsia="Book Antiqua" w:hAnsi="Book Antiqua"/>
                <w:color w:val="000000"/>
                <w:sz w:val="24"/>
                <w:szCs w:val="24"/>
              </w:rPr>
            </w:rPrChange>
          </w:rPr>
          <w:delText>s</w:delText>
        </w:r>
      </w:del>
      <w:ins w:id="2066" w:author="MUTILE WANYEE" w:date="2024-03-06T13:15:00Z">
        <w:r w:rsidR="362D0B23" w:rsidRPr="936495FF">
          <w:rPr>
            <w:rFonts w:ascii="Book Antiqua" w:cs="Book Antiqua" w:eastAsia="Book Antiqua" w:hAnsi="Book Antiqua"/>
            <w:color w:val="000000"/>
            <w:sz w:val="24"/>
            <w:szCs w:val="24"/>
            <w:rPrChange w:id="2067" w:author="MUTILE WANYEE" w:date="2024-03-01T12:23:00Z">
              <w:rPr>
                <w:rFonts w:ascii="Book Antiqua" w:cs="Book Antiqua" w:eastAsia="Book Antiqua" w:hAnsi="Book Antiqua"/>
                <w:color w:val="000000"/>
                <w:sz w:val="24"/>
                <w:szCs w:val="24"/>
              </w:rPr>
            </w:rPrChange>
          </w:rPr>
          <w:t>S</w:t>
        </w:r>
      </w:ins>
      <w:r w:rsidRPr="04D0B534">
        <w:rPr>
          <w:rFonts w:ascii="Book Antiqua" w:cs="Book Antiqua" w:eastAsia="Book Antiqua" w:hAnsi="Book Antiqua"/>
          <w:color w:val="000000"/>
          <w:sz w:val="24"/>
          <w:szCs w:val="24"/>
          <w:rPrChange w:id="2068" w:author="MUTILE WANYEE" w:date="2024-03-01T12:23:00Z">
            <w:rPr>
              <w:rFonts w:ascii="Book Antiqua" w:cs="Book Antiqua" w:eastAsia="Book Antiqua" w:hAnsi="Book Antiqua"/>
              <w:color w:val="000000"/>
              <w:sz w:val="24"/>
              <w:szCs w:val="24"/>
            </w:rPr>
          </w:rPrChange>
        </w:rPr>
        <w:t xml:space="preserve">pecialists.  </w:t>
      </w:r>
    </w:p>
    <w:p>
      <w:pPr>
        <w:pStyle w:val="style0"/>
        <w:spacing w:after="0"/>
        <w:jc w:val="both"/>
        <w:rPr>
          <w:rFonts w:ascii="Book Antiqua" w:cs="Book Antiqua" w:eastAsia="Book Antiqua" w:hAnsi="Book Antiqua"/>
          <w:color w:val="000000"/>
          <w:sz w:val="24"/>
          <w:szCs w:val="24"/>
        </w:rPr>
      </w:pPr>
      <w:r w:rsidRPr="D038662B">
        <w:rPr>
          <w:rFonts w:ascii="Book Antiqua" w:cs="Book Antiqua" w:eastAsia="Book Antiqua" w:hAnsi="Book Antiqua"/>
          <w:color w:val="000000"/>
          <w:sz w:val="24"/>
          <w:szCs w:val="24"/>
          <w:rPrChange w:id="2069" w:author="MUTILE WANYEE" w:date="2024-03-01T12:23:00Z">
            <w:rPr>
              <w:rFonts w:ascii="Book Antiqua" w:cs="Book Antiqua" w:eastAsia="Book Antiqua" w:hAnsi="Book Antiqua"/>
              <w:color w:val="000000"/>
              <w:sz w:val="24"/>
              <w:szCs w:val="24"/>
            </w:rPr>
          </w:rPrChange>
        </w:rPr>
        <w:t>Table 1</w:t>
      </w:r>
      <w:ins w:id="2070" w:author="MUTILE WANYEE" w:date="2024-03-06T13:23:00Z">
        <w:r w:rsidR="AEF79A9A" w:rsidRPr="7DD11B20">
          <w:rPr>
            <w:rFonts w:ascii="Book Antiqua" w:cs="Book Antiqua" w:eastAsia="Book Antiqua" w:hAnsi="Book Antiqua"/>
            <w:color w:val="000000"/>
            <w:sz w:val="24"/>
            <w:szCs w:val="24"/>
            <w:rPrChange w:id="2071" w:author="MUTILE WANYEE" w:date="2024-03-01T12:23:00Z">
              <w:rPr>
                <w:rFonts w:ascii="Book Antiqua" w:cs="Book Antiqua" w:eastAsia="Book Antiqua" w:hAnsi="Book Antiqua"/>
                <w:color w:val="000000"/>
                <w:sz w:val="24"/>
                <w:szCs w:val="24"/>
              </w:rPr>
            </w:rPrChange>
          </w:rPr>
          <w:t>: Registered Local Health worker distribution by age group</w:t>
        </w:r>
      </w:ins>
    </w:p>
    <w:tbl>
      <w:tblPr>
        <w:tblStyle w:val="style4103"/>
        <w:tblW w:w="10345" w:type="dxa"/>
        <w:jc w:val="left"/>
        <w:tblLayout w:type="fixed"/>
        <w:tblLook w:val="0400" w:firstRow="0" w:lastRow="0" w:firstColumn="0" w:lastColumn="0" w:noHBand="0" w:noVBand="1"/>
      </w:tblPr>
      <w:tblGrid>
        <w:gridCol w:w="3235"/>
        <w:gridCol w:w="630"/>
        <w:gridCol w:w="720"/>
        <w:gridCol w:w="810"/>
        <w:gridCol w:w="900"/>
        <w:gridCol w:w="810"/>
        <w:gridCol w:w="810"/>
        <w:gridCol w:w="810"/>
        <w:gridCol w:w="630"/>
        <w:gridCol w:w="990"/>
      </w:tblGrid>
      <w:tr>
        <w:trPr>
          <w:cantSplit w:val="false"/>
          <w:trHeight w:val="44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E0BD5C5D">
              <w:rPr>
                <w:rFonts w:ascii="Book Antiqua" w:cs="Book Antiqua" w:eastAsia="Book Antiqua" w:hAnsi="Book Antiqua"/>
                <w:b/>
                <w:color w:val="000000"/>
                <w:sz w:val="20"/>
                <w:szCs w:val="20"/>
                <w:rPrChange w:id="2072" w:author="MUTILE WANYEE" w:date="2024-03-01T12:23:00Z">
                  <w:rPr>
                    <w:rFonts w:ascii="Book Antiqua" w:cs="Book Antiqua" w:eastAsia="Book Antiqua" w:hAnsi="Book Antiqua"/>
                    <w:b/>
                    <w:color w:val="000000"/>
                    <w:sz w:val="20"/>
                    <w:szCs w:val="20"/>
                  </w:rPr>
                </w:rPrChange>
              </w:rPr>
              <w:t>Health Worker Cadre</w:t>
            </w:r>
          </w:p>
        </w:tc>
        <w:tc>
          <w:tcPr>
            <w:tcW w:w="0" w:type="auto"/>
            <w:gridSpan w:val="9"/>
            <w:tcBorders>
              <w:top w:val="single" w:sz="4" w:space="0" w:color="000000"/>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del w:id="2073" w:author="MUTILE WANYEE" w:date="2024-03-06T13:23:00Z">
              <w:r w:rsidDel="8475201B" w:rsidRPr="AD2FFCDE">
                <w:rPr>
                  <w:rFonts w:ascii="Book Antiqua" w:cs="Book Antiqua" w:eastAsia="Book Antiqua" w:hAnsi="Book Antiqua"/>
                  <w:b/>
                  <w:color w:val="000000"/>
                  <w:sz w:val="20"/>
                  <w:szCs w:val="20"/>
                  <w:rPrChange w:id="2074" w:author="MUTILE WANYEE" w:date="2024-03-01T12:23:00Z">
                    <w:rPr>
                      <w:rFonts w:ascii="Book Antiqua" w:cs="Book Antiqua" w:eastAsia="Book Antiqua" w:hAnsi="Book Antiqua"/>
                      <w:b/>
                      <w:color w:val="000000"/>
                      <w:sz w:val="20"/>
                      <w:szCs w:val="20"/>
                    </w:rPr>
                  </w:rPrChange>
                </w:rPr>
                <w:delText xml:space="preserve">Registered Local Health worker distribution by age group </w:delText>
              </w:r>
            </w:del>
          </w:p>
        </w:tc>
      </w:tr>
      <w:tr>
        <w:tblPrEx/>
        <w:trPr>
          <w:cantSplit w:val="false"/>
          <w:trHeight w:val="330"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A577B1A9">
              <w:rPr>
                <w:rFonts w:ascii="Book Antiqua" w:cs="Book Antiqua" w:eastAsia="Book Antiqua" w:hAnsi="Book Antiqua"/>
                <w:b/>
                <w:color w:val="000000"/>
                <w:sz w:val="20"/>
                <w:szCs w:val="20"/>
                <w:rPrChange w:id="2075" w:author="MUTILE WANYEE" w:date="2024-03-01T12:23:00Z">
                  <w:rPr>
                    <w:rFonts w:ascii="Book Antiqua" w:cs="Book Antiqua" w:eastAsia="Book Antiqua" w:hAnsi="Book Antiqua"/>
                    <w:b/>
                    <w:color w:val="000000"/>
                    <w:sz w:val="20"/>
                    <w:szCs w:val="20"/>
                  </w:rPr>
                </w:rPrChange>
              </w:rPr>
              <w:t>M</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306C7138">
              <w:rPr>
                <w:rFonts w:ascii="Book Antiqua" w:cs="Book Antiqua" w:eastAsia="Book Antiqua" w:hAnsi="Book Antiqua"/>
                <w:b/>
                <w:color w:val="000000"/>
                <w:sz w:val="20"/>
                <w:szCs w:val="20"/>
                <w:rPrChange w:id="2076" w:author="MUTILE WANYEE" w:date="2024-03-01T12:23:00Z">
                  <w:rPr>
                    <w:rFonts w:ascii="Book Antiqua" w:cs="Book Antiqua" w:eastAsia="Book Antiqua" w:hAnsi="Book Antiqua"/>
                    <w:b/>
                    <w:color w:val="000000"/>
                    <w:sz w:val="20"/>
                    <w:szCs w:val="20"/>
                  </w:rPr>
                </w:rPrChange>
              </w:rPr>
              <w:t>F</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2C5CA058">
              <w:rPr>
                <w:rFonts w:ascii="Book Antiqua" w:cs="Book Antiqua" w:eastAsia="Book Antiqua" w:hAnsi="Book Antiqua"/>
                <w:b/>
                <w:color w:val="000000"/>
                <w:sz w:val="20"/>
                <w:szCs w:val="20"/>
                <w:rPrChange w:id="2077" w:author="MUTILE WANYEE" w:date="2024-03-01T12:23:00Z">
                  <w:rPr>
                    <w:rFonts w:ascii="Book Antiqua" w:cs="Book Antiqua" w:eastAsia="Book Antiqua" w:hAnsi="Book Antiqua"/>
                    <w:b/>
                    <w:color w:val="000000"/>
                    <w:sz w:val="20"/>
                    <w:szCs w:val="20"/>
                  </w:rPr>
                </w:rPrChange>
              </w:rPr>
              <w:t>&lt; 25</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459002EE">
              <w:rPr>
                <w:rFonts w:ascii="Book Antiqua" w:cs="Book Antiqua" w:eastAsia="Book Antiqua" w:hAnsi="Book Antiqua"/>
                <w:b/>
                <w:color w:val="000000"/>
                <w:sz w:val="20"/>
                <w:szCs w:val="20"/>
                <w:rPrChange w:id="2078" w:author="MUTILE WANYEE" w:date="2024-03-01T12:23:00Z">
                  <w:rPr>
                    <w:rFonts w:ascii="Book Antiqua" w:cs="Book Antiqua" w:eastAsia="Book Antiqua" w:hAnsi="Book Antiqua"/>
                    <w:b/>
                    <w:color w:val="000000"/>
                    <w:sz w:val="20"/>
                    <w:szCs w:val="20"/>
                  </w:rPr>
                </w:rPrChange>
              </w:rPr>
              <w:t>25-34</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11B9F22D">
              <w:rPr>
                <w:rFonts w:ascii="Book Antiqua" w:cs="Book Antiqua" w:eastAsia="Book Antiqua" w:hAnsi="Book Antiqua"/>
                <w:b/>
                <w:color w:val="000000"/>
                <w:sz w:val="20"/>
                <w:szCs w:val="20"/>
                <w:rPrChange w:id="2079" w:author="MUTILE WANYEE" w:date="2024-03-01T12:23:00Z">
                  <w:rPr>
                    <w:rFonts w:ascii="Book Antiqua" w:cs="Book Antiqua" w:eastAsia="Book Antiqua" w:hAnsi="Book Antiqua"/>
                    <w:b/>
                    <w:color w:val="000000"/>
                    <w:sz w:val="20"/>
                    <w:szCs w:val="20"/>
                  </w:rPr>
                </w:rPrChange>
              </w:rPr>
              <w:t>35-44</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EFF6232C">
              <w:rPr>
                <w:rFonts w:ascii="Book Antiqua" w:cs="Book Antiqua" w:eastAsia="Book Antiqua" w:hAnsi="Book Antiqua"/>
                <w:b/>
                <w:color w:val="000000"/>
                <w:sz w:val="20"/>
                <w:szCs w:val="20"/>
                <w:rPrChange w:id="2080" w:author="MUTILE WANYEE" w:date="2024-03-01T12:23:00Z">
                  <w:rPr>
                    <w:rFonts w:ascii="Book Antiqua" w:cs="Book Antiqua" w:eastAsia="Book Antiqua" w:hAnsi="Book Antiqua"/>
                    <w:b/>
                    <w:color w:val="000000"/>
                    <w:sz w:val="20"/>
                    <w:szCs w:val="20"/>
                  </w:rPr>
                </w:rPrChange>
              </w:rPr>
              <w:t>45-54</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0F0DBE8B">
              <w:rPr>
                <w:rFonts w:ascii="Book Antiqua" w:cs="Book Antiqua" w:eastAsia="Book Antiqua" w:hAnsi="Book Antiqua"/>
                <w:b/>
                <w:color w:val="000000"/>
                <w:sz w:val="20"/>
                <w:szCs w:val="20"/>
                <w:rPrChange w:id="2081" w:author="MUTILE WANYEE" w:date="2024-03-01T12:23:00Z">
                  <w:rPr>
                    <w:rFonts w:ascii="Book Antiqua" w:cs="Book Antiqua" w:eastAsia="Book Antiqua" w:hAnsi="Book Antiqua"/>
                    <w:b/>
                    <w:color w:val="000000"/>
                    <w:sz w:val="20"/>
                    <w:szCs w:val="20"/>
                  </w:rPr>
                </w:rPrChange>
              </w:rPr>
              <w:t>55-64</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A720A626">
              <w:rPr>
                <w:rFonts w:ascii="Book Antiqua" w:cs="Book Antiqua" w:eastAsia="Book Antiqua" w:hAnsi="Book Antiqua"/>
                <w:b/>
                <w:color w:val="000000"/>
                <w:sz w:val="20"/>
                <w:szCs w:val="20"/>
                <w:rPrChange w:id="2082" w:author="MUTILE WANYEE" w:date="2024-03-01T12:23:00Z">
                  <w:rPr>
                    <w:rFonts w:ascii="Book Antiqua" w:cs="Book Antiqua" w:eastAsia="Book Antiqua" w:hAnsi="Book Antiqua"/>
                    <w:b/>
                    <w:color w:val="000000"/>
                    <w:sz w:val="20"/>
                    <w:szCs w:val="20"/>
                  </w:rPr>
                </w:rPrChange>
              </w:rPr>
              <w:t>&gt;65</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b/>
                <w:color w:val="000000"/>
                <w:sz w:val="20"/>
                <w:szCs w:val="20"/>
              </w:rPr>
            </w:pPr>
            <w:r w:rsidRPr="6F686C74">
              <w:rPr>
                <w:rFonts w:ascii="Book Antiqua" w:cs="Book Antiqua" w:eastAsia="Book Antiqua" w:hAnsi="Book Antiqua"/>
                <w:b/>
                <w:color w:val="000000"/>
                <w:sz w:val="20"/>
                <w:szCs w:val="20"/>
                <w:rPrChange w:id="2083" w:author="MUTILE WANYEE" w:date="2024-03-01T12:23:00Z">
                  <w:rPr>
                    <w:rFonts w:ascii="Book Antiqua" w:cs="Book Antiqua" w:eastAsia="Book Antiqua" w:hAnsi="Book Antiqua"/>
                    <w:b/>
                    <w:color w:val="000000"/>
                    <w:sz w:val="20"/>
                    <w:szCs w:val="20"/>
                  </w:rPr>
                </w:rPrChange>
              </w:rPr>
              <w:t>TOTAL</w:t>
            </w:r>
          </w:p>
        </w:tc>
      </w:tr>
      <w:tr>
        <w:tblPrEx/>
        <w:trPr>
          <w:cantSplit w:val="false"/>
          <w:trHeight w:val="330"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color w:val="000000"/>
                <w:sz w:val="20"/>
                <w:szCs w:val="20"/>
              </w:rPr>
            </w:pPr>
            <w:r w:rsidRPr="B175D45E">
              <w:rPr>
                <w:rFonts w:ascii="Book Antiqua" w:cs="Book Antiqua" w:eastAsia="Book Antiqua" w:hAnsi="Book Antiqua"/>
                <w:color w:val="000000"/>
                <w:sz w:val="20"/>
                <w:szCs w:val="20"/>
                <w:rPrChange w:id="2084" w:author="MUTILE WANYEE" w:date="2024-03-01T12:23:00Z">
                  <w:rPr>
                    <w:rFonts w:ascii="Book Antiqua" w:cs="Book Antiqua" w:eastAsia="Book Antiqua" w:hAnsi="Book Antiqua"/>
                    <w:color w:val="000000"/>
                    <w:sz w:val="20"/>
                    <w:szCs w:val="20"/>
                  </w:rPr>
                </w:rPrChange>
              </w:rPr>
              <w:t>Medical General Practitioners</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146AC14A">
              <w:rPr>
                <w:rFonts w:ascii="Book Antiqua" w:cs="Book Antiqua" w:eastAsia="Book Antiqua" w:hAnsi="Book Antiqua"/>
                <w:color w:val="000000"/>
                <w:sz w:val="20"/>
                <w:szCs w:val="20"/>
                <w:rPrChange w:id="2085" w:author="MUTILE WANYEE" w:date="2024-03-01T12:23:00Z">
                  <w:rPr>
                    <w:rFonts w:ascii="Book Antiqua" w:cs="Book Antiqua" w:eastAsia="Book Antiqua" w:hAnsi="Book Antiqua"/>
                    <w:color w:val="000000"/>
                    <w:sz w:val="20"/>
                    <w:szCs w:val="20"/>
                  </w:rPr>
                </w:rPrChange>
              </w:rPr>
              <w:t>5780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28EE28D4">
              <w:rPr>
                <w:rFonts w:ascii="Book Antiqua" w:cs="Book Antiqua" w:eastAsia="Book Antiqua" w:hAnsi="Book Antiqua"/>
                <w:color w:val="000000"/>
                <w:sz w:val="20"/>
                <w:szCs w:val="20"/>
                <w:rPrChange w:id="2086" w:author="MUTILE WANYEE" w:date="2024-03-01T12:23:00Z">
                  <w:rPr>
                    <w:rFonts w:ascii="Book Antiqua" w:cs="Book Antiqua" w:eastAsia="Book Antiqua" w:hAnsi="Book Antiqua"/>
                    <w:color w:val="000000"/>
                    <w:sz w:val="20"/>
                    <w:szCs w:val="20"/>
                  </w:rPr>
                </w:rPrChange>
              </w:rPr>
              <w:t>3803</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1C297E7D">
              <w:rPr>
                <w:rFonts w:ascii="Book Antiqua" w:cs="Book Antiqua" w:eastAsia="Book Antiqua" w:hAnsi="Book Antiqua"/>
                <w:color w:val="000000"/>
                <w:sz w:val="20"/>
                <w:szCs w:val="20"/>
                <w:rPrChange w:id="2087" w:author="MUTILE WANYEE" w:date="2024-03-01T12:23:00Z">
                  <w:rPr>
                    <w:rFonts w:ascii="Book Antiqua" w:cs="Book Antiqua" w:eastAsia="Book Antiqua" w:hAnsi="Book Antiqua"/>
                    <w:color w:val="000000"/>
                    <w:sz w:val="20"/>
                    <w:szCs w:val="20"/>
                  </w:rPr>
                </w:rPrChange>
              </w:rPr>
              <w:t>6</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8CB13E69">
              <w:rPr>
                <w:rFonts w:ascii="Book Antiqua" w:cs="Book Antiqua" w:eastAsia="Book Antiqua" w:hAnsi="Book Antiqua"/>
                <w:color w:val="000000"/>
                <w:sz w:val="20"/>
                <w:szCs w:val="20"/>
                <w:rPrChange w:id="2088" w:author="MUTILE WANYEE" w:date="2024-03-01T12:23:00Z">
                  <w:rPr>
                    <w:rFonts w:ascii="Book Antiqua" w:cs="Book Antiqua" w:eastAsia="Book Antiqua" w:hAnsi="Book Antiqua"/>
                    <w:color w:val="000000"/>
                    <w:sz w:val="20"/>
                    <w:szCs w:val="20"/>
                  </w:rPr>
                </w:rPrChange>
              </w:rPr>
              <w:t>4363</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E82DB6C1">
              <w:rPr>
                <w:rFonts w:ascii="Book Antiqua" w:cs="Book Antiqua" w:eastAsia="Book Antiqua" w:hAnsi="Book Antiqua"/>
                <w:color w:val="000000"/>
                <w:sz w:val="20"/>
                <w:szCs w:val="20"/>
                <w:rPrChange w:id="2089" w:author="MUTILE WANYEE" w:date="2024-03-01T12:23:00Z">
                  <w:rPr>
                    <w:rFonts w:ascii="Book Antiqua" w:cs="Book Antiqua" w:eastAsia="Book Antiqua" w:hAnsi="Book Antiqua"/>
                    <w:color w:val="000000"/>
                    <w:sz w:val="20"/>
                    <w:szCs w:val="20"/>
                  </w:rPr>
                </w:rPrChange>
              </w:rPr>
              <w:t>2795</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70852C0A">
              <w:rPr>
                <w:rFonts w:ascii="Book Antiqua" w:cs="Book Antiqua" w:eastAsia="Book Antiqua" w:hAnsi="Book Antiqua"/>
                <w:color w:val="000000"/>
                <w:sz w:val="20"/>
                <w:szCs w:val="20"/>
                <w:rPrChange w:id="2090" w:author="MUTILE WANYEE" w:date="2024-03-01T12:23:00Z">
                  <w:rPr>
                    <w:rFonts w:ascii="Book Antiqua" w:cs="Book Antiqua" w:eastAsia="Book Antiqua" w:hAnsi="Book Antiqua"/>
                    <w:color w:val="000000"/>
                    <w:sz w:val="20"/>
                    <w:szCs w:val="20"/>
                  </w:rPr>
                </w:rPrChange>
              </w:rPr>
              <w:t>735</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E2C817C6">
              <w:rPr>
                <w:rFonts w:ascii="Book Antiqua" w:cs="Book Antiqua" w:eastAsia="Book Antiqua" w:hAnsi="Book Antiqua"/>
                <w:color w:val="000000"/>
                <w:sz w:val="20"/>
                <w:szCs w:val="20"/>
                <w:rPrChange w:id="2091" w:author="MUTILE WANYEE" w:date="2024-03-01T12:23:00Z">
                  <w:rPr>
                    <w:rFonts w:ascii="Book Antiqua" w:cs="Book Antiqua" w:eastAsia="Book Antiqua" w:hAnsi="Book Antiqua"/>
                    <w:color w:val="000000"/>
                    <w:sz w:val="20"/>
                    <w:szCs w:val="20"/>
                  </w:rPr>
                </w:rPrChange>
              </w:rPr>
              <w:t>886</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0AC0AE4E">
              <w:rPr>
                <w:rFonts w:ascii="Book Antiqua" w:cs="Book Antiqua" w:eastAsia="Book Antiqua" w:hAnsi="Book Antiqua"/>
                <w:color w:val="000000"/>
                <w:sz w:val="20"/>
                <w:szCs w:val="20"/>
                <w:rPrChange w:id="2092" w:author="MUTILE WANYEE" w:date="2024-03-01T12:23:00Z">
                  <w:rPr>
                    <w:rFonts w:ascii="Book Antiqua" w:cs="Book Antiqua" w:eastAsia="Book Antiqua" w:hAnsi="Book Antiqua"/>
                    <w:color w:val="000000"/>
                    <w:sz w:val="20"/>
                    <w:szCs w:val="20"/>
                  </w:rPr>
                </w:rPrChange>
              </w:rPr>
              <w:t>798</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b/>
                <w:color w:val="000000"/>
                <w:sz w:val="20"/>
                <w:szCs w:val="20"/>
              </w:rPr>
            </w:pPr>
            <w:r w:rsidRPr="5357338D">
              <w:rPr>
                <w:rFonts w:ascii="Book Antiqua" w:cs="Book Antiqua" w:eastAsia="Book Antiqua" w:hAnsi="Book Antiqua"/>
                <w:b/>
                <w:color w:val="000000"/>
                <w:sz w:val="20"/>
                <w:szCs w:val="20"/>
                <w:rPrChange w:id="2093" w:author="MUTILE WANYEE" w:date="2024-03-01T12:23:00Z">
                  <w:rPr>
                    <w:rFonts w:ascii="Book Antiqua" w:cs="Book Antiqua" w:eastAsia="Book Antiqua" w:hAnsi="Book Antiqua"/>
                    <w:b/>
                    <w:color w:val="000000"/>
                    <w:sz w:val="20"/>
                    <w:szCs w:val="20"/>
                  </w:rPr>
                </w:rPrChange>
              </w:rPr>
              <w:t>9583</w:t>
            </w:r>
          </w:p>
        </w:tc>
      </w:tr>
      <w:tr>
        <w:tblPrEx/>
        <w:trPr>
          <w:cantSplit w:val="false"/>
          <w:trHeight w:val="287"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color w:val="000000"/>
                <w:sz w:val="20"/>
                <w:szCs w:val="20"/>
              </w:rPr>
            </w:pPr>
            <w:r w:rsidRPr="B7CACEB5">
              <w:rPr>
                <w:rFonts w:ascii="Book Antiqua" w:cs="Book Antiqua" w:eastAsia="Book Antiqua" w:hAnsi="Book Antiqua"/>
                <w:color w:val="000000"/>
                <w:sz w:val="20"/>
                <w:szCs w:val="20"/>
                <w:rPrChange w:id="2094" w:author="MUTILE WANYEE" w:date="2024-03-01T12:23:00Z">
                  <w:rPr>
                    <w:rFonts w:ascii="Book Antiqua" w:cs="Book Antiqua" w:eastAsia="Book Antiqua" w:hAnsi="Book Antiqua"/>
                    <w:color w:val="000000"/>
                    <w:sz w:val="20"/>
                    <w:szCs w:val="20"/>
                  </w:rPr>
                </w:rPrChange>
              </w:rPr>
              <w:t>Medical Specialists</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E294ECCA">
              <w:rPr>
                <w:rFonts w:ascii="Book Antiqua" w:cs="Book Antiqua" w:eastAsia="Book Antiqua" w:hAnsi="Book Antiqua"/>
                <w:color w:val="000000"/>
                <w:sz w:val="20"/>
                <w:szCs w:val="20"/>
                <w:rPrChange w:id="2095" w:author="MUTILE WANYEE" w:date="2024-03-01T12:23:00Z">
                  <w:rPr>
                    <w:rFonts w:ascii="Book Antiqua" w:cs="Book Antiqua" w:eastAsia="Book Antiqua" w:hAnsi="Book Antiqua"/>
                    <w:color w:val="000000"/>
                    <w:sz w:val="20"/>
                    <w:szCs w:val="20"/>
                  </w:rPr>
                </w:rPrChange>
              </w:rPr>
              <w:t>1885</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F46A8BA9">
              <w:rPr>
                <w:rFonts w:ascii="Book Antiqua" w:cs="Book Antiqua" w:eastAsia="Book Antiqua" w:hAnsi="Book Antiqua"/>
                <w:color w:val="000000"/>
                <w:sz w:val="20"/>
                <w:szCs w:val="20"/>
                <w:rPrChange w:id="2096" w:author="MUTILE WANYEE" w:date="2024-03-01T12:23:00Z">
                  <w:rPr>
                    <w:rFonts w:ascii="Book Antiqua" w:cs="Book Antiqua" w:eastAsia="Book Antiqua" w:hAnsi="Book Antiqua"/>
                    <w:color w:val="000000"/>
                    <w:sz w:val="20"/>
                    <w:szCs w:val="20"/>
                  </w:rPr>
                </w:rPrChange>
              </w:rPr>
              <w:t>972</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108F9BEB">
              <w:rPr>
                <w:rFonts w:ascii="Book Antiqua" w:cs="Book Antiqua" w:eastAsia="Book Antiqua" w:hAnsi="Book Antiqua"/>
                <w:color w:val="000000"/>
                <w:sz w:val="20"/>
                <w:szCs w:val="20"/>
                <w:rPrChange w:id="2097" w:author="MUTILE WANYEE" w:date="2024-03-01T12:23:00Z">
                  <w:rPr>
                    <w:rFonts w:ascii="Book Antiqua" w:cs="Book Antiqua" w:eastAsia="Book Antiqua" w:hAnsi="Book Antiqua"/>
                    <w:color w:val="000000"/>
                    <w:sz w:val="20"/>
                    <w:szCs w:val="20"/>
                  </w:rPr>
                </w:rPrChange>
              </w:rPr>
              <w:t>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474F29EE">
              <w:rPr>
                <w:rFonts w:ascii="Book Antiqua" w:cs="Book Antiqua" w:eastAsia="Book Antiqua" w:hAnsi="Book Antiqua"/>
                <w:color w:val="000000"/>
                <w:sz w:val="20"/>
                <w:szCs w:val="20"/>
                <w:rPrChange w:id="2098" w:author="MUTILE WANYEE" w:date="2024-03-01T12:23:00Z">
                  <w:rPr>
                    <w:rFonts w:ascii="Book Antiqua" w:cs="Book Antiqua" w:eastAsia="Book Antiqua" w:hAnsi="Book Antiqua"/>
                    <w:color w:val="000000"/>
                    <w:sz w:val="20"/>
                    <w:szCs w:val="20"/>
                  </w:rPr>
                </w:rPrChange>
              </w:rPr>
              <w:t>42</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35A8DECA">
              <w:rPr>
                <w:rFonts w:ascii="Book Antiqua" w:cs="Book Antiqua" w:eastAsia="Book Antiqua" w:hAnsi="Book Antiqua"/>
                <w:color w:val="000000"/>
                <w:sz w:val="20"/>
                <w:szCs w:val="20"/>
                <w:rPrChange w:id="2099" w:author="MUTILE WANYEE" w:date="2024-03-01T12:23:00Z">
                  <w:rPr>
                    <w:rFonts w:ascii="Book Antiqua" w:cs="Book Antiqua" w:eastAsia="Book Antiqua" w:hAnsi="Book Antiqua"/>
                    <w:color w:val="000000"/>
                    <w:sz w:val="20"/>
                    <w:szCs w:val="20"/>
                  </w:rPr>
                </w:rPrChange>
              </w:rPr>
              <w:t>1107</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66539F26">
              <w:rPr>
                <w:rFonts w:ascii="Book Antiqua" w:cs="Book Antiqua" w:eastAsia="Book Antiqua" w:hAnsi="Book Antiqua"/>
                <w:color w:val="000000"/>
                <w:sz w:val="20"/>
                <w:szCs w:val="20"/>
                <w:rPrChange w:id="2100" w:author="MUTILE WANYEE" w:date="2024-03-01T12:23:00Z">
                  <w:rPr>
                    <w:rFonts w:ascii="Book Antiqua" w:cs="Book Antiqua" w:eastAsia="Book Antiqua" w:hAnsi="Book Antiqua"/>
                    <w:color w:val="000000"/>
                    <w:sz w:val="20"/>
                    <w:szCs w:val="20"/>
                  </w:rPr>
                </w:rPrChange>
              </w:rPr>
              <w:t>698</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4EF15B11">
              <w:rPr>
                <w:rFonts w:ascii="Book Antiqua" w:cs="Book Antiqua" w:eastAsia="Book Antiqua" w:hAnsi="Book Antiqua"/>
                <w:color w:val="000000"/>
                <w:sz w:val="20"/>
                <w:szCs w:val="20"/>
                <w:rPrChange w:id="2101" w:author="MUTILE WANYEE" w:date="2024-03-01T12:23:00Z">
                  <w:rPr>
                    <w:rFonts w:ascii="Book Antiqua" w:cs="Book Antiqua" w:eastAsia="Book Antiqua" w:hAnsi="Book Antiqua"/>
                    <w:color w:val="000000"/>
                    <w:sz w:val="20"/>
                    <w:szCs w:val="20"/>
                  </w:rPr>
                </w:rPrChange>
              </w:rPr>
              <w:t>486</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9C5ABE8F">
              <w:rPr>
                <w:rFonts w:ascii="Book Antiqua" w:cs="Book Antiqua" w:eastAsia="Book Antiqua" w:hAnsi="Book Antiqua"/>
                <w:color w:val="000000"/>
                <w:sz w:val="20"/>
                <w:szCs w:val="20"/>
                <w:rPrChange w:id="2102" w:author="MUTILE WANYEE" w:date="2024-03-01T12:23:00Z">
                  <w:rPr>
                    <w:rFonts w:ascii="Book Antiqua" w:cs="Book Antiqua" w:eastAsia="Book Antiqua" w:hAnsi="Book Antiqua"/>
                    <w:color w:val="000000"/>
                    <w:sz w:val="20"/>
                    <w:szCs w:val="20"/>
                  </w:rPr>
                </w:rPrChange>
              </w:rPr>
              <w:t>524</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b/>
                <w:color w:val="000000"/>
                <w:sz w:val="20"/>
                <w:szCs w:val="20"/>
              </w:rPr>
            </w:pPr>
            <w:r w:rsidRPr="917F9BD0">
              <w:rPr>
                <w:rFonts w:ascii="Book Antiqua" w:cs="Book Antiqua" w:eastAsia="Book Antiqua" w:hAnsi="Book Antiqua"/>
                <w:b/>
                <w:color w:val="000000"/>
                <w:sz w:val="20"/>
                <w:szCs w:val="20"/>
                <w:rPrChange w:id="2103" w:author="MUTILE WANYEE" w:date="2024-03-01T12:23:00Z">
                  <w:rPr>
                    <w:rFonts w:ascii="Book Antiqua" w:cs="Book Antiqua" w:eastAsia="Book Antiqua" w:hAnsi="Book Antiqua"/>
                    <w:b/>
                    <w:color w:val="000000"/>
                    <w:sz w:val="20"/>
                    <w:szCs w:val="20"/>
                  </w:rPr>
                </w:rPrChange>
              </w:rPr>
              <w:t>2857</w:t>
            </w:r>
          </w:p>
        </w:tc>
      </w:tr>
      <w:tr>
        <w:tblPrEx/>
        <w:trPr>
          <w:cantSplit w:val="false"/>
          <w:trHeight w:val="260"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color w:val="000000"/>
                <w:sz w:val="20"/>
                <w:szCs w:val="20"/>
              </w:rPr>
            </w:pPr>
            <w:r w:rsidRPr="1A48CC32">
              <w:rPr>
                <w:rFonts w:ascii="Book Antiqua" w:cs="Book Antiqua" w:eastAsia="Book Antiqua" w:hAnsi="Book Antiqua"/>
                <w:color w:val="000000"/>
                <w:sz w:val="20"/>
                <w:szCs w:val="20"/>
                <w:rPrChange w:id="2104" w:author="MUTILE WANYEE" w:date="2024-03-01T12:23:00Z">
                  <w:rPr>
                    <w:rFonts w:ascii="Book Antiqua" w:cs="Book Antiqua" w:eastAsia="Book Antiqua" w:hAnsi="Book Antiqua"/>
                    <w:color w:val="000000"/>
                    <w:sz w:val="20"/>
                    <w:szCs w:val="20"/>
                  </w:rPr>
                </w:rPrChange>
              </w:rPr>
              <w:t>Medical Sub Specialists</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6D34ACDB">
              <w:rPr>
                <w:rFonts w:ascii="Book Antiqua" w:cs="Book Antiqua" w:eastAsia="Book Antiqua" w:hAnsi="Book Antiqua"/>
                <w:color w:val="000000"/>
                <w:sz w:val="20"/>
                <w:szCs w:val="20"/>
                <w:rPrChange w:id="2105" w:author="MUTILE WANYEE" w:date="2024-03-01T12:23:00Z">
                  <w:rPr>
                    <w:rFonts w:ascii="Book Antiqua" w:cs="Book Antiqua" w:eastAsia="Book Antiqua" w:hAnsi="Book Antiqua"/>
                    <w:color w:val="000000"/>
                    <w:sz w:val="20"/>
                    <w:szCs w:val="20"/>
                  </w:rPr>
                </w:rPrChange>
              </w:rPr>
              <w:t>315</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8CECA809">
              <w:rPr>
                <w:rFonts w:ascii="Book Antiqua" w:cs="Book Antiqua" w:eastAsia="Book Antiqua" w:hAnsi="Book Antiqua"/>
                <w:color w:val="000000"/>
                <w:sz w:val="20"/>
                <w:szCs w:val="20"/>
                <w:rPrChange w:id="2106" w:author="MUTILE WANYEE" w:date="2024-03-01T12:23:00Z">
                  <w:rPr>
                    <w:rFonts w:ascii="Book Antiqua" w:cs="Book Antiqua" w:eastAsia="Book Antiqua" w:hAnsi="Book Antiqua"/>
                    <w:color w:val="000000"/>
                    <w:sz w:val="20"/>
                    <w:szCs w:val="20"/>
                  </w:rPr>
                </w:rPrChange>
              </w:rPr>
              <w:t>101</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AF4DBAF0">
              <w:rPr>
                <w:rFonts w:ascii="Book Antiqua" w:cs="Book Antiqua" w:eastAsia="Book Antiqua" w:hAnsi="Book Antiqua"/>
                <w:color w:val="000000"/>
                <w:sz w:val="20"/>
                <w:szCs w:val="20"/>
                <w:rPrChange w:id="2107" w:author="MUTILE WANYEE" w:date="2024-03-01T12:23:00Z">
                  <w:rPr>
                    <w:rFonts w:ascii="Book Antiqua" w:cs="Book Antiqua" w:eastAsia="Book Antiqua" w:hAnsi="Book Antiqua"/>
                    <w:color w:val="000000"/>
                    <w:sz w:val="20"/>
                    <w:szCs w:val="20"/>
                  </w:rPr>
                </w:rPrChange>
              </w:rPr>
              <w:t>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37FE31F4">
              <w:rPr>
                <w:rFonts w:ascii="Book Antiqua" w:cs="Book Antiqua" w:eastAsia="Book Antiqua" w:hAnsi="Book Antiqua"/>
                <w:color w:val="000000"/>
                <w:sz w:val="20"/>
                <w:szCs w:val="20"/>
                <w:rPrChange w:id="2108" w:author="MUTILE WANYEE" w:date="2024-03-01T12:23:00Z">
                  <w:rPr>
                    <w:rFonts w:ascii="Book Antiqua" w:cs="Book Antiqua" w:eastAsia="Book Antiqua" w:hAnsi="Book Antiqua"/>
                    <w:color w:val="000000"/>
                    <w:sz w:val="20"/>
                    <w:szCs w:val="20"/>
                  </w:rPr>
                </w:rPrChange>
              </w:rPr>
              <w:t>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8B9BDDAA">
              <w:rPr>
                <w:rFonts w:ascii="Book Antiqua" w:cs="Book Antiqua" w:eastAsia="Book Antiqua" w:hAnsi="Book Antiqua"/>
                <w:color w:val="000000"/>
                <w:sz w:val="20"/>
                <w:szCs w:val="20"/>
                <w:rPrChange w:id="2109" w:author="MUTILE WANYEE" w:date="2024-03-01T12:23:00Z">
                  <w:rPr>
                    <w:rFonts w:ascii="Book Antiqua" w:cs="Book Antiqua" w:eastAsia="Book Antiqua" w:hAnsi="Book Antiqua"/>
                    <w:color w:val="000000"/>
                    <w:sz w:val="20"/>
                    <w:szCs w:val="20"/>
                  </w:rPr>
                </w:rPrChange>
              </w:rPr>
              <w:t>99</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48E8A875">
              <w:rPr>
                <w:rFonts w:ascii="Book Antiqua" w:cs="Book Antiqua" w:eastAsia="Book Antiqua" w:hAnsi="Book Antiqua"/>
                <w:color w:val="000000"/>
                <w:sz w:val="20"/>
                <w:szCs w:val="20"/>
                <w:rPrChange w:id="2110" w:author="MUTILE WANYEE" w:date="2024-03-01T12:23:00Z">
                  <w:rPr>
                    <w:rFonts w:ascii="Book Antiqua" w:cs="Book Antiqua" w:eastAsia="Book Antiqua" w:hAnsi="Book Antiqua"/>
                    <w:color w:val="000000"/>
                    <w:sz w:val="20"/>
                    <w:szCs w:val="20"/>
                  </w:rPr>
                </w:rPrChange>
              </w:rPr>
              <w:t>156</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A5E5D8D0">
              <w:rPr>
                <w:rFonts w:ascii="Book Antiqua" w:cs="Book Antiqua" w:eastAsia="Book Antiqua" w:hAnsi="Book Antiqua"/>
                <w:color w:val="000000"/>
                <w:sz w:val="20"/>
                <w:szCs w:val="20"/>
                <w:rPrChange w:id="2111" w:author="MUTILE WANYEE" w:date="2024-03-01T12:23:00Z">
                  <w:rPr>
                    <w:rFonts w:ascii="Book Antiqua" w:cs="Book Antiqua" w:eastAsia="Book Antiqua" w:hAnsi="Book Antiqua"/>
                    <w:color w:val="000000"/>
                    <w:sz w:val="20"/>
                    <w:szCs w:val="20"/>
                  </w:rPr>
                </w:rPrChange>
              </w:rPr>
              <w:t>90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34EAE77E">
              <w:rPr>
                <w:rFonts w:ascii="Book Antiqua" w:cs="Book Antiqua" w:eastAsia="Book Antiqua" w:hAnsi="Book Antiqua"/>
                <w:color w:val="000000"/>
                <w:sz w:val="20"/>
                <w:szCs w:val="20"/>
                <w:rPrChange w:id="2112" w:author="MUTILE WANYEE" w:date="2024-03-01T12:23:00Z">
                  <w:rPr>
                    <w:rFonts w:ascii="Book Antiqua" w:cs="Book Antiqua" w:eastAsia="Book Antiqua" w:hAnsi="Book Antiqua"/>
                    <w:color w:val="000000"/>
                    <w:sz w:val="20"/>
                    <w:szCs w:val="20"/>
                  </w:rPr>
                </w:rPrChange>
              </w:rPr>
              <w:t>71</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b/>
                <w:color w:val="000000"/>
                <w:sz w:val="20"/>
                <w:szCs w:val="20"/>
              </w:rPr>
            </w:pPr>
            <w:r w:rsidRPr="DF892489">
              <w:rPr>
                <w:rFonts w:ascii="Book Antiqua" w:cs="Book Antiqua" w:eastAsia="Book Antiqua" w:hAnsi="Book Antiqua"/>
                <w:b/>
                <w:color w:val="000000"/>
                <w:sz w:val="20"/>
                <w:szCs w:val="20"/>
                <w:rPrChange w:id="2113" w:author="MUTILE WANYEE" w:date="2024-03-01T12:23:00Z">
                  <w:rPr>
                    <w:rFonts w:ascii="Book Antiqua" w:cs="Book Antiqua" w:eastAsia="Book Antiqua" w:hAnsi="Book Antiqua"/>
                    <w:b/>
                    <w:color w:val="000000"/>
                    <w:sz w:val="20"/>
                    <w:szCs w:val="20"/>
                  </w:rPr>
                </w:rPrChange>
              </w:rPr>
              <w:t>416</w:t>
            </w:r>
          </w:p>
        </w:tc>
      </w:tr>
      <w:tr>
        <w:tblPrEx/>
        <w:trPr>
          <w:cantSplit w:val="false"/>
          <w:trHeight w:val="330"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color w:val="000000"/>
                <w:sz w:val="20"/>
                <w:szCs w:val="20"/>
              </w:rPr>
            </w:pPr>
            <w:r w:rsidRPr="E41161E8">
              <w:rPr>
                <w:rFonts w:ascii="Book Antiqua" w:cs="Book Antiqua" w:eastAsia="Book Antiqua" w:hAnsi="Book Antiqua"/>
                <w:color w:val="000000"/>
                <w:sz w:val="20"/>
                <w:szCs w:val="20"/>
                <w:rPrChange w:id="2114" w:author="MUTILE WANYEE" w:date="2024-03-01T12:23:00Z">
                  <w:rPr>
                    <w:rFonts w:ascii="Book Antiqua" w:cs="Book Antiqua" w:eastAsia="Book Antiqua" w:hAnsi="Book Antiqua"/>
                    <w:color w:val="000000"/>
                    <w:sz w:val="20"/>
                    <w:szCs w:val="20"/>
                  </w:rPr>
                </w:rPrChange>
              </w:rPr>
              <w:t>Dental General Practitioners</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2A34786B">
              <w:rPr>
                <w:rFonts w:ascii="Book Antiqua" w:cs="Book Antiqua" w:eastAsia="Book Antiqua" w:hAnsi="Book Antiqua"/>
                <w:color w:val="000000"/>
                <w:sz w:val="20"/>
                <w:szCs w:val="20"/>
                <w:rPrChange w:id="2115" w:author="MUTILE WANYEE" w:date="2024-03-01T12:23:00Z">
                  <w:rPr>
                    <w:rFonts w:ascii="Book Antiqua" w:cs="Book Antiqua" w:eastAsia="Book Antiqua" w:hAnsi="Book Antiqua"/>
                    <w:color w:val="000000"/>
                    <w:sz w:val="20"/>
                    <w:szCs w:val="20"/>
                  </w:rPr>
                </w:rPrChange>
              </w:rPr>
              <w:t>627</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C1A7C73F">
              <w:rPr>
                <w:rFonts w:ascii="Book Antiqua" w:cs="Book Antiqua" w:eastAsia="Book Antiqua" w:hAnsi="Book Antiqua"/>
                <w:color w:val="000000"/>
                <w:sz w:val="20"/>
                <w:szCs w:val="20"/>
                <w:rPrChange w:id="2116" w:author="MUTILE WANYEE" w:date="2024-03-01T12:23:00Z">
                  <w:rPr>
                    <w:rFonts w:ascii="Book Antiqua" w:cs="Book Antiqua" w:eastAsia="Book Antiqua" w:hAnsi="Book Antiqua"/>
                    <w:color w:val="000000"/>
                    <w:sz w:val="20"/>
                    <w:szCs w:val="20"/>
                  </w:rPr>
                </w:rPrChange>
              </w:rPr>
              <w:t>563</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16957B90">
              <w:rPr>
                <w:rFonts w:ascii="Book Antiqua" w:cs="Book Antiqua" w:eastAsia="Book Antiqua" w:hAnsi="Book Antiqua"/>
                <w:color w:val="000000"/>
                <w:sz w:val="20"/>
                <w:szCs w:val="20"/>
                <w:rPrChange w:id="2117" w:author="MUTILE WANYEE" w:date="2024-03-01T12:23:00Z">
                  <w:rPr>
                    <w:rFonts w:ascii="Book Antiqua" w:cs="Book Antiqua" w:eastAsia="Book Antiqua" w:hAnsi="Book Antiqua"/>
                    <w:color w:val="000000"/>
                    <w:sz w:val="20"/>
                    <w:szCs w:val="20"/>
                  </w:rPr>
                </w:rPrChange>
              </w:rPr>
              <w:t>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415C510A">
              <w:rPr>
                <w:rFonts w:ascii="Book Antiqua" w:cs="Book Antiqua" w:eastAsia="Book Antiqua" w:hAnsi="Book Antiqua"/>
                <w:color w:val="000000"/>
                <w:sz w:val="20"/>
                <w:szCs w:val="20"/>
                <w:rPrChange w:id="2118" w:author="MUTILE WANYEE" w:date="2024-03-01T12:23:00Z">
                  <w:rPr>
                    <w:rFonts w:ascii="Book Antiqua" w:cs="Book Antiqua" w:eastAsia="Book Antiqua" w:hAnsi="Book Antiqua"/>
                    <w:color w:val="000000"/>
                    <w:sz w:val="20"/>
                    <w:szCs w:val="20"/>
                  </w:rPr>
                </w:rPrChange>
              </w:rPr>
              <w:t>407</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8D92AC11">
              <w:rPr>
                <w:rFonts w:ascii="Book Antiqua" w:cs="Book Antiqua" w:eastAsia="Book Antiqua" w:hAnsi="Book Antiqua"/>
                <w:color w:val="000000"/>
                <w:sz w:val="20"/>
                <w:szCs w:val="20"/>
                <w:rPrChange w:id="2119" w:author="MUTILE WANYEE" w:date="2024-03-01T12:23:00Z">
                  <w:rPr>
                    <w:rFonts w:ascii="Book Antiqua" w:cs="Book Antiqua" w:eastAsia="Book Antiqua" w:hAnsi="Book Antiqua"/>
                    <w:color w:val="000000"/>
                    <w:sz w:val="20"/>
                    <w:szCs w:val="20"/>
                  </w:rPr>
                </w:rPrChange>
              </w:rPr>
              <w:t>343</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9EAAFDBC">
              <w:rPr>
                <w:rFonts w:ascii="Book Antiqua" w:cs="Book Antiqua" w:eastAsia="Book Antiqua" w:hAnsi="Book Antiqua"/>
                <w:color w:val="000000"/>
                <w:sz w:val="20"/>
                <w:szCs w:val="20"/>
                <w:rPrChange w:id="2120" w:author="MUTILE WANYEE" w:date="2024-03-01T12:23:00Z">
                  <w:rPr>
                    <w:rFonts w:ascii="Book Antiqua" w:cs="Book Antiqua" w:eastAsia="Book Antiqua" w:hAnsi="Book Antiqua"/>
                    <w:color w:val="000000"/>
                    <w:sz w:val="20"/>
                    <w:szCs w:val="20"/>
                  </w:rPr>
                </w:rPrChange>
              </w:rPr>
              <w:t>118</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12921A8D">
              <w:rPr>
                <w:rFonts w:ascii="Book Antiqua" w:cs="Book Antiqua" w:eastAsia="Book Antiqua" w:hAnsi="Book Antiqua"/>
                <w:color w:val="000000"/>
                <w:sz w:val="20"/>
                <w:szCs w:val="20"/>
                <w:rPrChange w:id="2121" w:author="MUTILE WANYEE" w:date="2024-03-01T12:23:00Z">
                  <w:rPr>
                    <w:rFonts w:ascii="Book Antiqua" w:cs="Book Antiqua" w:eastAsia="Book Antiqua" w:hAnsi="Book Antiqua"/>
                    <w:color w:val="000000"/>
                    <w:sz w:val="20"/>
                    <w:szCs w:val="20"/>
                  </w:rPr>
                </w:rPrChange>
              </w:rPr>
              <w:t>174</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BAF25CE9">
              <w:rPr>
                <w:rFonts w:ascii="Book Antiqua" w:cs="Book Antiqua" w:eastAsia="Book Antiqua" w:hAnsi="Book Antiqua"/>
                <w:color w:val="000000"/>
                <w:sz w:val="20"/>
                <w:szCs w:val="20"/>
                <w:rPrChange w:id="2122" w:author="MUTILE WANYEE" w:date="2024-03-01T12:23:00Z">
                  <w:rPr>
                    <w:rFonts w:ascii="Book Antiqua" w:cs="Book Antiqua" w:eastAsia="Book Antiqua" w:hAnsi="Book Antiqua"/>
                    <w:color w:val="000000"/>
                    <w:sz w:val="20"/>
                    <w:szCs w:val="20"/>
                  </w:rPr>
                </w:rPrChange>
              </w:rPr>
              <w:t>148</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b/>
                <w:color w:val="000000"/>
                <w:sz w:val="20"/>
                <w:szCs w:val="20"/>
              </w:rPr>
            </w:pPr>
            <w:r w:rsidRPr="36ABCAB1">
              <w:rPr>
                <w:rFonts w:ascii="Book Antiqua" w:cs="Book Antiqua" w:eastAsia="Book Antiqua" w:hAnsi="Book Antiqua"/>
                <w:b/>
                <w:color w:val="000000"/>
                <w:sz w:val="20"/>
                <w:szCs w:val="20"/>
                <w:rPrChange w:id="2123" w:author="MUTILE WANYEE" w:date="2024-03-01T12:23:00Z">
                  <w:rPr>
                    <w:rFonts w:ascii="Book Antiqua" w:cs="Book Antiqua" w:eastAsia="Book Antiqua" w:hAnsi="Book Antiqua"/>
                    <w:b/>
                    <w:color w:val="000000"/>
                    <w:sz w:val="20"/>
                    <w:szCs w:val="20"/>
                  </w:rPr>
                </w:rPrChange>
              </w:rPr>
              <w:t>1190</w:t>
            </w:r>
          </w:p>
        </w:tc>
      </w:tr>
      <w:tr>
        <w:tblPrEx/>
        <w:trPr>
          <w:cantSplit w:val="false"/>
          <w:trHeight w:val="330"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color w:val="000000"/>
                <w:sz w:val="20"/>
                <w:szCs w:val="20"/>
              </w:rPr>
            </w:pPr>
            <w:r w:rsidRPr="89A14F7F">
              <w:rPr>
                <w:rFonts w:ascii="Book Antiqua" w:cs="Book Antiqua" w:eastAsia="Book Antiqua" w:hAnsi="Book Antiqua"/>
                <w:color w:val="000000"/>
                <w:sz w:val="20"/>
                <w:szCs w:val="20"/>
                <w:rPrChange w:id="2124" w:author="MUTILE WANYEE" w:date="2024-03-01T12:23:00Z">
                  <w:rPr>
                    <w:rFonts w:ascii="Book Antiqua" w:cs="Book Antiqua" w:eastAsia="Book Antiqua" w:hAnsi="Book Antiqua"/>
                    <w:color w:val="000000"/>
                    <w:sz w:val="20"/>
                    <w:szCs w:val="20"/>
                  </w:rPr>
                </w:rPrChange>
              </w:rPr>
              <w:t>Dental Specialists</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425477E0">
              <w:rPr>
                <w:rFonts w:ascii="Book Antiqua" w:cs="Book Antiqua" w:eastAsia="Book Antiqua" w:hAnsi="Book Antiqua"/>
                <w:color w:val="000000"/>
                <w:sz w:val="20"/>
                <w:szCs w:val="20"/>
                <w:rPrChange w:id="2125" w:author="MUTILE WANYEE" w:date="2024-03-01T12:23:00Z">
                  <w:rPr>
                    <w:rFonts w:ascii="Book Antiqua" w:cs="Book Antiqua" w:eastAsia="Book Antiqua" w:hAnsi="Book Antiqua"/>
                    <w:color w:val="000000"/>
                    <w:sz w:val="20"/>
                    <w:szCs w:val="20"/>
                  </w:rPr>
                </w:rPrChange>
              </w:rPr>
              <w:t>101</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C409100A">
              <w:rPr>
                <w:rFonts w:ascii="Book Antiqua" w:cs="Book Antiqua" w:eastAsia="Book Antiqua" w:hAnsi="Book Antiqua"/>
                <w:color w:val="000000"/>
                <w:sz w:val="20"/>
                <w:szCs w:val="20"/>
                <w:rPrChange w:id="2126" w:author="MUTILE WANYEE" w:date="2024-03-01T12:23:00Z">
                  <w:rPr>
                    <w:rFonts w:ascii="Book Antiqua" w:cs="Book Antiqua" w:eastAsia="Book Antiqua" w:hAnsi="Book Antiqua"/>
                    <w:color w:val="000000"/>
                    <w:sz w:val="20"/>
                    <w:szCs w:val="20"/>
                  </w:rPr>
                </w:rPrChange>
              </w:rPr>
              <w:t>60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AAB2B55A">
              <w:rPr>
                <w:rFonts w:ascii="Book Antiqua" w:cs="Book Antiqua" w:eastAsia="Book Antiqua" w:hAnsi="Book Antiqua"/>
                <w:color w:val="000000"/>
                <w:sz w:val="20"/>
                <w:szCs w:val="20"/>
                <w:rPrChange w:id="2127" w:author="MUTILE WANYEE" w:date="2024-03-01T12:23:00Z">
                  <w:rPr>
                    <w:rFonts w:ascii="Book Antiqua" w:cs="Book Antiqua" w:eastAsia="Book Antiqua" w:hAnsi="Book Antiqua"/>
                    <w:color w:val="000000"/>
                    <w:sz w:val="20"/>
                    <w:szCs w:val="20"/>
                  </w:rPr>
                </w:rPrChange>
              </w:rPr>
              <w:t>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93414A4F">
              <w:rPr>
                <w:rFonts w:ascii="Book Antiqua" w:cs="Book Antiqua" w:eastAsia="Book Antiqua" w:hAnsi="Book Antiqua"/>
                <w:color w:val="000000"/>
                <w:sz w:val="20"/>
                <w:szCs w:val="20"/>
                <w:rPrChange w:id="2128" w:author="MUTILE WANYEE" w:date="2024-03-01T12:23:00Z">
                  <w:rPr>
                    <w:rFonts w:ascii="Book Antiqua" w:cs="Book Antiqua" w:eastAsia="Book Antiqua" w:hAnsi="Book Antiqua"/>
                    <w:color w:val="000000"/>
                    <w:sz w:val="20"/>
                    <w:szCs w:val="20"/>
                  </w:rPr>
                </w:rPrChange>
              </w:rPr>
              <w:t>1</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5EC6F3A5">
              <w:rPr>
                <w:rFonts w:ascii="Book Antiqua" w:cs="Book Antiqua" w:eastAsia="Book Antiqua" w:hAnsi="Book Antiqua"/>
                <w:color w:val="000000"/>
                <w:sz w:val="20"/>
                <w:szCs w:val="20"/>
                <w:rPrChange w:id="2129" w:author="MUTILE WANYEE" w:date="2024-03-01T12:23:00Z">
                  <w:rPr>
                    <w:rFonts w:ascii="Book Antiqua" w:cs="Book Antiqua" w:eastAsia="Book Antiqua" w:hAnsi="Book Antiqua"/>
                    <w:color w:val="000000"/>
                    <w:sz w:val="20"/>
                    <w:szCs w:val="20"/>
                  </w:rPr>
                </w:rPrChange>
              </w:rPr>
              <w:t>49</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5FEDCEC1">
              <w:rPr>
                <w:rFonts w:ascii="Book Antiqua" w:cs="Book Antiqua" w:eastAsia="Book Antiqua" w:hAnsi="Book Antiqua"/>
                <w:color w:val="000000"/>
                <w:sz w:val="20"/>
                <w:szCs w:val="20"/>
                <w:rPrChange w:id="2130" w:author="MUTILE WANYEE" w:date="2024-03-01T12:23:00Z">
                  <w:rPr>
                    <w:rFonts w:ascii="Book Antiqua" w:cs="Book Antiqua" w:eastAsia="Book Antiqua" w:hAnsi="Book Antiqua"/>
                    <w:color w:val="000000"/>
                    <w:sz w:val="20"/>
                    <w:szCs w:val="20"/>
                  </w:rPr>
                </w:rPrChange>
              </w:rPr>
              <w:t>49</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3D6770FF">
              <w:rPr>
                <w:rFonts w:ascii="Book Antiqua" w:cs="Book Antiqua" w:eastAsia="Book Antiqua" w:hAnsi="Book Antiqua"/>
                <w:color w:val="000000"/>
                <w:sz w:val="20"/>
                <w:szCs w:val="20"/>
                <w:rPrChange w:id="2131" w:author="MUTILE WANYEE" w:date="2024-03-01T12:23:00Z">
                  <w:rPr>
                    <w:rFonts w:ascii="Book Antiqua" w:cs="Book Antiqua" w:eastAsia="Book Antiqua" w:hAnsi="Book Antiqua"/>
                    <w:color w:val="000000"/>
                    <w:sz w:val="20"/>
                    <w:szCs w:val="20"/>
                  </w:rPr>
                </w:rPrChange>
              </w:rPr>
              <w:t>33</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D283D5A0">
              <w:rPr>
                <w:rFonts w:ascii="Book Antiqua" w:cs="Book Antiqua" w:eastAsia="Book Antiqua" w:hAnsi="Book Antiqua"/>
                <w:color w:val="000000"/>
                <w:sz w:val="20"/>
                <w:szCs w:val="20"/>
                <w:rPrChange w:id="2132" w:author="MUTILE WANYEE" w:date="2024-03-01T12:23:00Z">
                  <w:rPr>
                    <w:rFonts w:ascii="Book Antiqua" w:cs="Book Antiqua" w:eastAsia="Book Antiqua" w:hAnsi="Book Antiqua"/>
                    <w:color w:val="000000"/>
                    <w:sz w:val="20"/>
                    <w:szCs w:val="20"/>
                  </w:rPr>
                </w:rPrChange>
              </w:rPr>
              <w:t>29</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b/>
                <w:color w:val="000000"/>
                <w:sz w:val="20"/>
                <w:szCs w:val="20"/>
              </w:rPr>
            </w:pPr>
            <w:r w:rsidRPr="4EB69118">
              <w:rPr>
                <w:rFonts w:ascii="Book Antiqua" w:cs="Book Antiqua" w:eastAsia="Book Antiqua" w:hAnsi="Book Antiqua"/>
                <w:b/>
                <w:color w:val="000000"/>
                <w:sz w:val="20"/>
                <w:szCs w:val="20"/>
                <w:rPrChange w:id="2133" w:author="MUTILE WANYEE" w:date="2024-03-01T12:23:00Z">
                  <w:rPr>
                    <w:rFonts w:ascii="Book Antiqua" w:cs="Book Antiqua" w:eastAsia="Book Antiqua" w:hAnsi="Book Antiqua"/>
                    <w:b/>
                    <w:color w:val="000000"/>
                    <w:sz w:val="20"/>
                    <w:szCs w:val="20"/>
                  </w:rPr>
                </w:rPrChange>
              </w:rPr>
              <w:t>161</w:t>
            </w:r>
          </w:p>
        </w:tc>
      </w:tr>
      <w:tr>
        <w:tblPrEx/>
        <w:trPr>
          <w:cantSplit w:val="false"/>
          <w:trHeight w:val="330" w:hRule="atLeast"/>
          <w:tblHeader w:val="false"/>
          <w:jc w:val="left"/>
        </w:trPr>
        <w:tc>
          <w:tcPr>
            <w:tcW w:w="0" w:type="auto"/>
            <w:tcBorders>
              <w:top w:val="nil"/>
              <w:left w:val="single" w:sz="4" w:space="0" w:color="000000"/>
              <w:bottom w:val="single" w:sz="4" w:space="0" w:color="000000"/>
              <w:right w:val="single" w:sz="4" w:space="0" w:color="000000"/>
            </w:tcBorders>
            <w:shd w:val="clear" w:color="auto" w:fill="auto"/>
            <w:vAlign w:val="bottom"/>
          </w:tcPr>
          <w:p>
            <w:pPr>
              <w:pStyle w:val="style0"/>
              <w:spacing w:after="0" w:lineRule="auto" w:line="240"/>
              <w:rPr>
                <w:rFonts w:ascii="Book Antiqua" w:cs="Book Antiqua" w:eastAsia="Book Antiqua" w:hAnsi="Book Antiqua"/>
                <w:color w:val="000000"/>
                <w:sz w:val="20"/>
                <w:szCs w:val="20"/>
              </w:rPr>
            </w:pPr>
            <w:r w:rsidRPr="955D9EC2">
              <w:rPr>
                <w:rFonts w:ascii="Book Antiqua" w:cs="Book Antiqua" w:eastAsia="Book Antiqua" w:hAnsi="Book Antiqua"/>
                <w:color w:val="000000"/>
                <w:sz w:val="20"/>
                <w:szCs w:val="20"/>
                <w:rPrChange w:id="2134" w:author="MUTILE WANYEE" w:date="2024-03-01T12:23:00Z">
                  <w:rPr>
                    <w:rFonts w:ascii="Book Antiqua" w:cs="Book Antiqua" w:eastAsia="Book Antiqua" w:hAnsi="Book Antiqua"/>
                    <w:color w:val="000000"/>
                    <w:sz w:val="20"/>
                    <w:szCs w:val="20"/>
                  </w:rPr>
                </w:rPrChange>
              </w:rPr>
              <w:t>Community Oral Health Officers</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5F36187A">
              <w:rPr>
                <w:rFonts w:ascii="Book Antiqua" w:cs="Book Antiqua" w:eastAsia="Book Antiqua" w:hAnsi="Book Antiqua"/>
                <w:color w:val="000000"/>
                <w:sz w:val="20"/>
                <w:szCs w:val="20"/>
                <w:rPrChange w:id="2135" w:author="MUTILE WANYEE" w:date="2024-03-01T12:23:00Z">
                  <w:rPr>
                    <w:rFonts w:ascii="Book Antiqua" w:cs="Book Antiqua" w:eastAsia="Book Antiqua" w:hAnsi="Book Antiqua"/>
                    <w:color w:val="000000"/>
                    <w:sz w:val="20"/>
                    <w:szCs w:val="20"/>
                  </w:rPr>
                </w:rPrChange>
              </w:rPr>
              <w:t>129</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08F0D64D">
              <w:rPr>
                <w:rFonts w:ascii="Book Antiqua" w:cs="Book Antiqua" w:eastAsia="Book Antiqua" w:hAnsi="Book Antiqua"/>
                <w:color w:val="000000"/>
                <w:sz w:val="20"/>
                <w:szCs w:val="20"/>
                <w:rPrChange w:id="2136" w:author="MUTILE WANYEE" w:date="2024-03-01T12:23:00Z">
                  <w:rPr>
                    <w:rFonts w:ascii="Book Antiqua" w:cs="Book Antiqua" w:eastAsia="Book Antiqua" w:hAnsi="Book Antiqua"/>
                    <w:color w:val="000000"/>
                    <w:sz w:val="20"/>
                    <w:szCs w:val="20"/>
                  </w:rPr>
                </w:rPrChange>
              </w:rPr>
              <w:t>109</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F8786235">
              <w:rPr>
                <w:rFonts w:ascii="Book Antiqua" w:cs="Book Antiqua" w:eastAsia="Book Antiqua" w:hAnsi="Book Antiqua"/>
                <w:color w:val="000000"/>
                <w:sz w:val="20"/>
                <w:szCs w:val="20"/>
                <w:rPrChange w:id="2137" w:author="MUTILE WANYEE" w:date="2024-03-01T12:23:00Z">
                  <w:rPr>
                    <w:rFonts w:ascii="Book Antiqua" w:cs="Book Antiqua" w:eastAsia="Book Antiqua" w:hAnsi="Book Antiqua"/>
                    <w:color w:val="000000"/>
                    <w:sz w:val="20"/>
                    <w:szCs w:val="20"/>
                  </w:rPr>
                </w:rPrChange>
              </w:rPr>
              <w:t>6</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C3D953F7">
              <w:rPr>
                <w:rFonts w:ascii="Book Antiqua" w:cs="Book Antiqua" w:eastAsia="Book Antiqua" w:hAnsi="Book Antiqua"/>
                <w:color w:val="000000"/>
                <w:sz w:val="20"/>
                <w:szCs w:val="20"/>
                <w:rPrChange w:id="2138" w:author="MUTILE WANYEE" w:date="2024-03-01T12:23:00Z">
                  <w:rPr>
                    <w:rFonts w:ascii="Book Antiqua" w:cs="Book Antiqua" w:eastAsia="Book Antiqua" w:hAnsi="Book Antiqua"/>
                    <w:color w:val="000000"/>
                    <w:sz w:val="20"/>
                    <w:szCs w:val="20"/>
                  </w:rPr>
                </w:rPrChange>
              </w:rPr>
              <w:t>83</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BDC46AD3">
              <w:rPr>
                <w:rFonts w:ascii="Book Antiqua" w:cs="Book Antiqua" w:eastAsia="Book Antiqua" w:hAnsi="Book Antiqua"/>
                <w:color w:val="000000"/>
                <w:sz w:val="20"/>
                <w:szCs w:val="20"/>
                <w:rPrChange w:id="2139" w:author="MUTILE WANYEE" w:date="2024-03-01T12:23:00Z">
                  <w:rPr>
                    <w:rFonts w:ascii="Book Antiqua" w:cs="Book Antiqua" w:eastAsia="Book Antiqua" w:hAnsi="Book Antiqua"/>
                    <w:color w:val="000000"/>
                    <w:sz w:val="20"/>
                    <w:szCs w:val="20"/>
                  </w:rPr>
                </w:rPrChange>
              </w:rPr>
              <w:t>50</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CB65D984">
              <w:rPr>
                <w:rFonts w:ascii="Book Antiqua" w:cs="Book Antiqua" w:eastAsia="Book Antiqua" w:hAnsi="Book Antiqua"/>
                <w:color w:val="000000"/>
                <w:sz w:val="20"/>
                <w:szCs w:val="20"/>
                <w:rPrChange w:id="2140" w:author="MUTILE WANYEE" w:date="2024-03-01T12:23:00Z">
                  <w:rPr>
                    <w:rFonts w:ascii="Book Antiqua" w:cs="Book Antiqua" w:eastAsia="Book Antiqua" w:hAnsi="Book Antiqua"/>
                    <w:color w:val="000000"/>
                    <w:sz w:val="20"/>
                    <w:szCs w:val="20"/>
                  </w:rPr>
                </w:rPrChange>
              </w:rPr>
              <w:t>56</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4D07899F">
              <w:rPr>
                <w:rFonts w:ascii="Book Antiqua" w:cs="Book Antiqua" w:eastAsia="Book Antiqua" w:hAnsi="Book Antiqua"/>
                <w:color w:val="000000"/>
                <w:sz w:val="20"/>
                <w:szCs w:val="20"/>
                <w:rPrChange w:id="2141" w:author="MUTILE WANYEE" w:date="2024-03-01T12:23:00Z">
                  <w:rPr>
                    <w:rFonts w:ascii="Book Antiqua" w:cs="Book Antiqua" w:eastAsia="Book Antiqua" w:hAnsi="Book Antiqua"/>
                    <w:color w:val="000000"/>
                    <w:sz w:val="20"/>
                    <w:szCs w:val="20"/>
                  </w:rPr>
                </w:rPrChange>
              </w:rPr>
              <w:t>42</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color w:val="000000"/>
                <w:sz w:val="20"/>
                <w:szCs w:val="20"/>
              </w:rPr>
            </w:pPr>
            <w:r w:rsidRPr="CB4F3693">
              <w:rPr>
                <w:rFonts w:ascii="Book Antiqua" w:cs="Book Antiqua" w:eastAsia="Book Antiqua" w:hAnsi="Book Antiqua"/>
                <w:color w:val="000000"/>
                <w:sz w:val="20"/>
                <w:szCs w:val="20"/>
                <w:rPrChange w:id="2142" w:author="MUTILE WANYEE" w:date="2024-03-01T12:23:00Z">
                  <w:rPr>
                    <w:rFonts w:ascii="Book Antiqua" w:cs="Book Antiqua" w:eastAsia="Book Antiqua" w:hAnsi="Book Antiqua"/>
                    <w:color w:val="000000"/>
                    <w:sz w:val="20"/>
                    <w:szCs w:val="20"/>
                  </w:rPr>
                </w:rPrChange>
              </w:rPr>
              <w:t>1</w:t>
            </w:r>
          </w:p>
        </w:tc>
        <w:tc>
          <w:tcPr>
            <w:tcW w:w="0" w:type="auto"/>
            <w:tcBorders>
              <w:top w:val="nil"/>
              <w:left w:val="nil"/>
              <w:bottom w:val="single" w:sz="4" w:space="0" w:color="000000"/>
              <w:right w:val="single" w:sz="4" w:space="0" w:color="000000"/>
            </w:tcBorders>
            <w:shd w:val="clear" w:color="auto" w:fill="auto"/>
            <w:vAlign w:val="bottom"/>
          </w:tcPr>
          <w:p>
            <w:pPr>
              <w:pStyle w:val="style0"/>
              <w:spacing w:after="0" w:lineRule="auto" w:line="240"/>
              <w:jc w:val="right"/>
              <w:rPr>
                <w:rFonts w:ascii="Book Antiqua" w:cs="Book Antiqua" w:eastAsia="Book Antiqua" w:hAnsi="Book Antiqua"/>
                <w:b/>
                <w:color w:val="000000"/>
                <w:sz w:val="20"/>
                <w:szCs w:val="20"/>
              </w:rPr>
            </w:pPr>
            <w:r w:rsidRPr="04D379C1">
              <w:rPr>
                <w:rFonts w:ascii="Book Antiqua" w:cs="Book Antiqua" w:eastAsia="Book Antiqua" w:hAnsi="Book Antiqua"/>
                <w:b/>
                <w:color w:val="000000"/>
                <w:sz w:val="20"/>
                <w:szCs w:val="20"/>
                <w:rPrChange w:id="2143" w:author="MUTILE WANYEE" w:date="2024-03-01T12:23:00Z">
                  <w:rPr>
                    <w:rFonts w:ascii="Book Antiqua" w:cs="Book Antiqua" w:eastAsia="Book Antiqua" w:hAnsi="Book Antiqua"/>
                    <w:b/>
                    <w:color w:val="000000"/>
                    <w:sz w:val="20"/>
                    <w:szCs w:val="20"/>
                  </w:rPr>
                </w:rPrChange>
              </w:rPr>
              <w:t>238</w:t>
            </w:r>
          </w:p>
        </w:tc>
      </w:tr>
    </w:tbl>
    <w:p>
      <w:pPr>
        <w:pStyle w:val="style0"/>
        <w:spacing w:after="0"/>
        <w:jc w:val="both"/>
        <w:rPr>
          <w:rFonts w:ascii="Book Antiqua" w:cs="Book Antiqua" w:eastAsia="Book Antiqua" w:hAnsi="Book Antiqua"/>
          <w:color w:val="000000"/>
          <w:sz w:val="16"/>
          <w:szCs w:val="16"/>
        </w:rPr>
      </w:pPr>
      <w:ins w:id="2144" w:author="MUTILE WANYEE" w:date="2024-02-22T15:11:00Z">
        <w:r w:rsidR="BEA7FB01" w:rsidRPr="76E6F6C2">
          <w:rPr>
            <w:rFonts w:ascii="Book Antiqua" w:cs="Book Antiqua" w:eastAsia="Book Antiqua" w:hAnsi="Book Antiqua"/>
            <w:color w:val="000000"/>
            <w:sz w:val="16"/>
            <w:szCs w:val="16"/>
            <w:rPrChange w:id="2145" w:author="MUTILE WANYEE" w:date="2024-03-01T12:23:00Z">
              <w:rPr>
                <w:rFonts w:ascii="Book Antiqua" w:cs="Book Antiqua" w:eastAsia="Book Antiqua" w:hAnsi="Book Antiqua"/>
                <w:color w:val="000000"/>
                <w:sz w:val="16"/>
                <w:szCs w:val="16"/>
              </w:rPr>
            </w:rPrChange>
          </w:rPr>
          <w:t>Source</w:t>
        </w:r>
      </w:ins>
      <w:ins w:id="2146" w:author="MUTILE WANYEE" w:date="2024-02-22T15:11:00Z">
        <w:r w:rsidR="BEA7FB01" w:rsidRPr="7A707666">
          <w:rPr>
            <w:rFonts w:ascii="Book Antiqua" w:cs="Book Antiqua" w:eastAsia="Book Antiqua" w:hAnsi="Book Antiqua"/>
            <w:i/>
            <w:color w:val="000000"/>
            <w:sz w:val="16"/>
            <w:szCs w:val="16"/>
            <w:rPrChange w:id="2147" w:author="MUTILE WANYEE" w:date="2024-03-01T12:23:00Z">
              <w:rPr>
                <w:rFonts w:ascii="Book Antiqua" w:cs="Book Antiqua" w:eastAsia="Book Antiqua" w:hAnsi="Book Antiqua"/>
                <w:i/>
                <w:color w:val="000000"/>
                <w:sz w:val="16"/>
                <w:szCs w:val="16"/>
              </w:rPr>
            </w:rPrChange>
          </w:rPr>
          <w:t>: KMPDC</w:t>
        </w:r>
      </w:ins>
    </w:p>
    <w:p>
      <w:pPr>
        <w:pStyle w:val="style0"/>
        <w:jc w:val="both"/>
        <w:rPr>
          <w:del w:id="2148" w:author="MUTILE WANYEE" w:date="2024-02-16T13:55:00Z"/>
          <w:rFonts w:ascii="Book Antiqua" w:cs="Book Antiqua" w:eastAsia="Book Antiqua" w:hAnsi="Book Antiqua"/>
          <w:color w:val="000000"/>
          <w:sz w:val="24"/>
          <w:szCs w:val="24"/>
          <w:rPrChange w:id="2149" w:author="MUTILE WANYEE" w:date="2024-03-01T12:23:00Z">
            <w:rPr>
              <w:rFonts w:ascii="Book Antiqua" w:cs="Book Antiqua" w:eastAsia="Book Antiqua" w:hAnsi="Book Antiqua"/>
              <w:color w:val="000000"/>
              <w:sz w:val="24"/>
              <w:szCs w:val="24"/>
            </w:rPr>
          </w:rPrChange>
        </w:rPr>
      </w:pPr>
      <w:ins w:id="2150" w:author="MUTILE WANYEE" w:date="2024-02-16T13:55:00Z">
        <w:r w:rsidR="CE20403B">
          <w:rPr>
            <w:rFonts w:ascii="Book Antiqua" w:cs="Book Antiqua" w:eastAsia="Book Antiqua" w:hAnsi="Book Antiqua"/>
            <w:color w:val="000000"/>
            <w:sz w:val="24"/>
            <w:szCs w:val="24"/>
          </w:rPr>
        </w:r>
      </w:ins>
      <w:ins w:id="2151" w:author="MUTILE WANYEE" w:date="2024-02-16T13:55:00Z">
        <w:r w:rsidR="CE20403B">
          <w:rPr>
            <w:rFonts w:ascii="Book Antiqua" w:cs="Book Antiqua" w:eastAsia="Book Antiqua" w:hAnsi="Book Antiqua"/>
            <w:color w:val="000000"/>
            <w:sz w:val="24"/>
            <w:szCs w:val="24"/>
          </w:rPr>
        </w:r>
      </w:ins>
      <w:ins w:id="2152" w:author="MUTILE WANYEE" w:date="2024-02-16T13:55:00Z">
        <w:r w:rsidR="CE20403B">
          <w:rPr>
            <w:rFonts w:ascii="Book Antiqua" w:cs="Book Antiqua" w:eastAsia="Book Antiqua" w:hAnsi="Book Antiqua"/>
            <w:color w:val="000000"/>
            <w:sz w:val="24"/>
            <w:szCs w:val="24"/>
          </w:rPr>
        </w:r>
      </w:ins>
      <w:ins w:id="2153" w:author="MUTILE WANYEE" w:date="2024-02-16T13:55:00Z">
        <w:r w:rsidR="CE20403B">
          <w:rPr>
            <w:rFonts w:ascii="Book Antiqua" w:cs="Book Antiqua" w:eastAsia="Book Antiqua" w:hAnsi="Book Antiqua"/>
            <w:color w:val="000000"/>
            <w:sz w:val="24"/>
            <w:szCs w:val="24"/>
          </w:rPr>
          <w:drawing>
            <wp:inline distL="114300" distT="0" distB="0" distR="114300">
              <wp:extent cx="6315075" cy="2190115"/>
              <wp:effectExtent l="0" t="0" r="0" b="0"/>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ins>
      <w:ins w:id="2154" w:author="MUTILE WANYEE" w:date="2024-02-16T13:55:00Z">
        <w:r w:rsidR="CE20403B">
          <w:rPr>
            <w:rFonts w:ascii="Book Antiqua" w:cs="Book Antiqua" w:eastAsia="Book Antiqua" w:hAnsi="Book Antiqua"/>
            <w:color w:val="000000"/>
            <w:sz w:val="24"/>
            <w:szCs w:val="24"/>
          </w:rPr>
        </w:r>
      </w:ins>
      <w:del w:id="2155" w:author="MUTILE WANYEE" w:date="2024-02-16T13:55:00Z">
        <w:r w:rsidDel="7699FF73" w:rsidRPr="BEBE0A84">
          <w:rPr>
            <w:rFonts w:ascii="Book Antiqua" w:cs="Book Antiqua" w:eastAsia="Book Antiqua" w:hAnsi="Book Antiqua"/>
            <w:color w:val="000000"/>
            <w:sz w:val="24"/>
            <w:szCs w:val="24"/>
            <w:rPrChange w:id="2156" w:author="MUTILE WANYEE" w:date="2024-03-01T12:23:00Z">
              <w:rPr>
                <w:rFonts w:ascii="Book Antiqua" w:cs="Book Antiqua" w:eastAsia="Book Antiqua" w:hAnsi="Book Antiqua"/>
                <w:color w:val="000000"/>
                <w:sz w:val="24"/>
                <w:szCs w:val="24"/>
              </w:rPr>
            </w:rPrChange>
          </w:rPr>
          <w:delText xml:space="preserve">The total number of the health professionals registered and those licensed do not tally which could be attributed to attrition, slow absorption into service, some practicing without license, those whose licensure is withheld due to disciplinary cases, others executing administration roles and feel not obligated to renew their licenses, while others are in dual practice among other reasons. It is highly recommended to have this discrepancy audited by the MOH and the regulatory to streamline and legalize the provision of services by the practitioners. </w:delText>
        </w:r>
      </w:del>
    </w:p>
    <w:p>
      <w:pPr>
        <w:pStyle w:val="style0"/>
        <w:jc w:val="both"/>
        <w:rPr>
          <w:rFonts w:ascii="Book Antiqua" w:cs="Book Antiqua" w:eastAsia="Book Antiqua" w:hAnsi="Book Antiqua"/>
          <w:color w:val="000000"/>
          <w:sz w:val="24"/>
          <w:szCs w:val="24"/>
        </w:rPr>
      </w:pPr>
      <w:del w:id="2157" w:author="MUTILE WANYEE" w:date="2024-02-16T13:55:00Z">
        <w:r w:rsidDel="9BBEB469">
          <w:rPr>
            <w:rFonts w:ascii="Book Antiqua" w:cs="Book Antiqua" w:eastAsia="Book Antiqua" w:hAnsi="Book Antiqua"/>
            <w:color w:val="000000"/>
            <w:sz w:val="24"/>
            <w:szCs w:val="24"/>
          </w:rPr>
        </w:r>
      </w:del>
      <w:del w:id="2158" w:author="MUTILE WANYEE" w:date="2024-02-16T13:55:00Z">
        <w:r w:rsidDel="9BBEB469">
          <w:rPr>
            <w:rFonts w:ascii="Book Antiqua" w:cs="Book Antiqua" w:eastAsia="Book Antiqua" w:hAnsi="Book Antiqua"/>
            <w:color w:val="000000"/>
            <w:sz w:val="24"/>
            <w:szCs w:val="24"/>
          </w:rPr>
        </w:r>
      </w:del>
      <w:del w:id="2159" w:author="MUTILE WANYEE" w:date="2024-02-16T13:55:00Z">
        <w:r w:rsidDel="9BBEB469">
          <w:rPr>
            <w:rFonts w:ascii="Book Antiqua" w:cs="Book Antiqua" w:eastAsia="Book Antiqua" w:hAnsi="Book Antiqua"/>
            <w:color w:val="000000"/>
            <w:sz w:val="24"/>
            <w:szCs w:val="24"/>
          </w:rPr>
        </w:r>
      </w:del>
      <w:del w:id="2160" w:author="MUTILE WANYEE" w:date="2024-02-16T13:55:00Z">
        <w:r w:rsidDel="9BBEB469">
          <w:rPr>
            <w:rFonts w:ascii="Book Antiqua" w:cs="Book Antiqua" w:eastAsia="Book Antiqua" w:hAnsi="Book Antiqua"/>
            <w:color w:val="000000"/>
            <w:sz w:val="24"/>
            <w:szCs w:val="24"/>
          </w:rPr>
          <w:drawing>
            <wp:inline distL="114300" distT="0" distB="0" distR="114300">
              <wp:extent cx="6315075" cy="2190115"/>
              <wp:effectExtent l="0" t="0" r="0" b="0"/>
              <wp:docPr id="107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del>
      <w:del w:id="2161" w:author="MUTILE WANYEE" w:date="2024-02-16T13:55:00Z">
        <w:r w:rsidDel="9BBEB469">
          <w:rPr>
            <w:rFonts w:ascii="Book Antiqua" w:cs="Book Antiqua" w:eastAsia="Book Antiqua" w:hAnsi="Book Antiqua"/>
            <w:color w:val="000000"/>
            <w:sz w:val="24"/>
            <w:szCs w:val="24"/>
          </w:rPr>
        </w:r>
      </w:del>
    </w:p>
    <w:p>
      <w:pPr>
        <w:pStyle w:val="style0"/>
        <w:jc w:val="both"/>
        <w:rPr>
          <w:del w:id="2162" w:author="MUTILE WANYEE" w:date="2024-03-01T10:05:00Z"/>
          <w:rFonts w:ascii="Book Antiqua" w:cs="Book Antiqua" w:eastAsia="Book Antiqua" w:hAnsi="Book Antiqua"/>
          <w:color w:val="000000"/>
          <w:sz w:val="24"/>
          <w:szCs w:val="24"/>
          <w:rPrChange w:id="2163" w:author="MUTILE WANYEE" w:date="2024-03-01T12:23:00Z">
            <w:rPr>
              <w:rFonts w:ascii="Book Antiqua" w:cs="Book Antiqua" w:eastAsia="Book Antiqua" w:hAnsi="Book Antiqua"/>
              <w:color w:val="000000"/>
              <w:sz w:val="24"/>
              <w:szCs w:val="24"/>
            </w:rPr>
          </w:rPrChange>
        </w:rPr>
      </w:pPr>
    </w:p>
    <w:p>
      <w:pPr>
        <w:pStyle w:val="style0"/>
        <w:jc w:val="both"/>
        <w:rPr>
          <w:rFonts w:ascii="Book Antiqua" w:cs="Book Antiqua" w:eastAsia="Book Antiqua" w:hAnsi="Book Antiqua"/>
          <w:b/>
          <w:i/>
          <w:color w:val="000000"/>
          <w:sz w:val="24"/>
          <w:szCs w:val="24"/>
        </w:rPr>
      </w:pPr>
      <w:r w:rsidRPr="7B2571D7">
        <w:rPr>
          <w:rFonts w:ascii="Book Antiqua" w:cs="Book Antiqua" w:eastAsia="Book Antiqua" w:hAnsi="Book Antiqua"/>
          <w:b/>
          <w:i/>
          <w:color w:val="000000"/>
          <w:sz w:val="24"/>
          <w:szCs w:val="24"/>
          <w:rPrChange w:id="2164" w:author="MUTILE WANYEE" w:date="2024-03-01T12:23:00Z">
            <w:rPr>
              <w:rFonts w:ascii="Book Antiqua" w:cs="Book Antiqua" w:eastAsia="Book Antiqua" w:hAnsi="Book Antiqua"/>
              <w:b/>
              <w:i/>
              <w:color w:val="000000"/>
              <w:sz w:val="24"/>
              <w:szCs w:val="24"/>
            </w:rPr>
          </w:rPrChange>
        </w:rPr>
        <w:t>Foreign trained Doctors</w:t>
      </w:r>
    </w:p>
    <w:p>
      <w:pPr>
        <w:pStyle w:val="style0"/>
        <w:jc w:val="both"/>
        <w:rPr>
          <w:del w:id="2165" w:author="MUTILE WANYEE" w:date="2024-02-16T14:02:00Z"/>
          <w:rFonts w:ascii="Book Antiqua" w:cs="Book Antiqua" w:eastAsia="Book Antiqua" w:hAnsi="Book Antiqua"/>
          <w:color w:val="000000"/>
          <w:sz w:val="24"/>
          <w:szCs w:val="24"/>
          <w:rPrChange w:id="2166" w:author="MUTILE WANYEE" w:date="2024-03-01T12:23:00Z">
            <w:rPr>
              <w:rFonts w:ascii="Book Antiqua" w:cs="Book Antiqua" w:eastAsia="Book Antiqua" w:hAnsi="Book Antiqua"/>
              <w:color w:val="000000"/>
              <w:sz w:val="24"/>
              <w:szCs w:val="24"/>
            </w:rPr>
          </w:rPrChange>
        </w:rPr>
      </w:pPr>
      <w:r w:rsidRPr="E260A59C">
        <w:rPr>
          <w:rFonts w:ascii="Book Antiqua" w:cs="Book Antiqua" w:eastAsia="Book Antiqua" w:hAnsi="Book Antiqua"/>
          <w:color w:val="000000"/>
          <w:sz w:val="24"/>
          <w:szCs w:val="24"/>
          <w:rPrChange w:id="2167" w:author="MUTILE WANYEE" w:date="2024-03-01T12:23:00Z">
            <w:rPr>
              <w:rFonts w:ascii="Book Antiqua" w:cs="Book Antiqua" w:eastAsia="Book Antiqua" w:hAnsi="Book Antiqua"/>
              <w:color w:val="000000"/>
              <w:sz w:val="24"/>
              <w:szCs w:val="24"/>
            </w:rPr>
          </w:rPrChange>
        </w:rPr>
        <w:t xml:space="preserve">Foreign trained doctors whose qualifications are equivalent to the in-country MBChB and BDS are required to sit Council exams in order to determine their eligibility for either registration or internship training. </w:t>
      </w:r>
      <w:ins w:id="2168" w:author="MUTILE WANYEE" w:date="2024-02-16T14:02:00Z">
        <w:r w:rsidR="A93CC3B8" w:rsidRPr="72517DA0">
          <w:rPr>
            <w:rFonts w:ascii="Book Antiqua" w:cs="Book Antiqua" w:eastAsia="Book Antiqua" w:hAnsi="Book Antiqua"/>
            <w:color w:val="000000"/>
            <w:sz w:val="24"/>
            <w:szCs w:val="24"/>
            <w:rPrChange w:id="2169" w:author="MUTILE WANYEE" w:date="2024-03-01T12:23:00Z">
              <w:rPr>
                <w:rFonts w:ascii="Book Antiqua" w:cs="Book Antiqua" w:eastAsia="Book Antiqua" w:hAnsi="Book Antiqua"/>
                <w:color w:val="000000"/>
                <w:sz w:val="24"/>
                <w:szCs w:val="24"/>
              </w:rPr>
            </w:rPrChange>
          </w:rPr>
          <w:t xml:space="preserve">Recommendations have been expressed that even the Eat African Partner States should also undergo the mandatory pre-internship examination to determine their competence and suitability. Counties have complained that they have received persons with questionable qualifications in as much the </w:t>
        </w:r>
      </w:ins>
    </w:p>
    <w:p>
      <w:pPr>
        <w:pStyle w:val="style0"/>
        <w:jc w:val="both"/>
        <w:rPr>
          <w:rFonts w:ascii="Book Antiqua" w:cs="Book Antiqua" w:eastAsia="Book Antiqua" w:hAnsi="Book Antiqua"/>
          <w:color w:val="000000"/>
          <w:sz w:val="24"/>
          <w:szCs w:val="24"/>
        </w:rPr>
      </w:pPr>
      <w:del w:id="2170" w:author="MUTILE WANYEE" w:date="2024-02-16T14:02:00Z">
        <w:r w:rsidDel="FD521AE6" w:rsidRPr="D8CADD4C">
          <w:rPr>
            <w:rFonts w:ascii="Book Antiqua" w:cs="Book Antiqua" w:eastAsia="Book Antiqua" w:hAnsi="Book Antiqua"/>
            <w:color w:val="000000"/>
            <w:sz w:val="24"/>
            <w:szCs w:val="24"/>
            <w:rPrChange w:id="2171" w:author="MUTILE WANYEE" w:date="2024-03-01T12:23:00Z">
              <w:rPr>
                <w:rFonts w:ascii="Book Antiqua" w:cs="Book Antiqua" w:eastAsia="Book Antiqua" w:hAnsi="Book Antiqua"/>
                <w:color w:val="000000"/>
                <w:sz w:val="24"/>
                <w:szCs w:val="24"/>
              </w:rPr>
            </w:rPrChange>
          </w:rPr>
          <w:delText xml:space="preserve">It is important to note that however graduates from the East African Partner States (EAC) who qualify from approved medical and dental schools are however exempted from Board exams under EAC </w:delText>
        </w:r>
      </w:del>
      <w:ins w:id="2172" w:author="MUTILE WANYEE" w:date="2024-02-16T14:07:00Z">
        <w:r w:rsidR="A78473C8" w:rsidRPr="6A76341A">
          <w:rPr>
            <w:rFonts w:ascii="Book Antiqua" w:cs="Book Antiqua" w:eastAsia="Book Antiqua" w:hAnsi="Book Antiqua"/>
            <w:color w:val="000000"/>
            <w:sz w:val="24"/>
            <w:szCs w:val="24"/>
            <w:rPrChange w:id="2173" w:author="MUTILE WANYEE" w:date="2024-03-01T12:23:00Z">
              <w:rPr>
                <w:rFonts w:ascii="Book Antiqua" w:cs="Book Antiqua" w:eastAsia="Book Antiqua" w:hAnsi="Book Antiqua"/>
                <w:color w:val="000000"/>
                <w:sz w:val="24"/>
                <w:szCs w:val="24"/>
              </w:rPr>
            </w:rPrChange>
          </w:rPr>
          <w:t xml:space="preserve">EAC </w:t>
        </w:r>
      </w:ins>
      <w:r w:rsidRPr="4CAFFBE7">
        <w:rPr>
          <w:rFonts w:ascii="Book Antiqua" w:cs="Book Antiqua" w:eastAsia="Book Antiqua" w:hAnsi="Book Antiqua"/>
          <w:color w:val="000000"/>
          <w:sz w:val="24"/>
          <w:szCs w:val="24"/>
          <w:rPrChange w:id="2174" w:author="MUTILE WANYEE" w:date="2024-03-01T12:23:00Z">
            <w:rPr>
              <w:rFonts w:ascii="Book Antiqua" w:cs="Book Antiqua" w:eastAsia="Book Antiqua" w:hAnsi="Book Antiqua"/>
              <w:color w:val="000000"/>
              <w:sz w:val="24"/>
              <w:szCs w:val="24"/>
            </w:rPr>
          </w:rPrChange>
        </w:rPr>
        <w:t xml:space="preserve">Boards/Councils Reciprocal Recognition </w:t>
      </w:r>
      <w:ins w:id="2175" w:author="MUTILE WANYEE" w:date="2024-02-16T14:07:00Z">
        <w:r w:rsidR="3FD1A1D5" w:rsidRPr="DD4ADC31">
          <w:rPr>
            <w:rFonts w:ascii="Book Antiqua" w:cs="Book Antiqua" w:eastAsia="Book Antiqua" w:hAnsi="Book Antiqua"/>
            <w:color w:val="000000"/>
            <w:sz w:val="24"/>
            <w:szCs w:val="24"/>
            <w:rPrChange w:id="2176" w:author="MUTILE WANYEE" w:date="2024-03-01T12:23:00Z">
              <w:rPr>
                <w:rFonts w:ascii="Book Antiqua" w:cs="Book Antiqua" w:eastAsia="Book Antiqua" w:hAnsi="Book Antiqua"/>
                <w:color w:val="000000"/>
                <w:sz w:val="24"/>
                <w:szCs w:val="24"/>
              </w:rPr>
            </w:rPrChange>
          </w:rPr>
          <w:t xml:space="preserve">agreement is in existence. </w:t>
        </w:r>
      </w:ins>
      <w:del w:id="2177" w:author="MUTILE WANYEE" w:date="2024-02-16T14:07:00Z">
        <w:r w:rsidDel="9109A00F" w:rsidRPr="714E109A">
          <w:rPr>
            <w:rFonts w:ascii="Book Antiqua" w:cs="Book Antiqua" w:eastAsia="Book Antiqua" w:hAnsi="Book Antiqua"/>
            <w:color w:val="000000"/>
            <w:sz w:val="24"/>
            <w:szCs w:val="24"/>
            <w:rPrChange w:id="2178" w:author="MUTILE WANYEE" w:date="2024-03-01T12:23:00Z">
              <w:rPr>
                <w:rFonts w:ascii="Book Antiqua" w:cs="Book Antiqua" w:eastAsia="Book Antiqua" w:hAnsi="Book Antiqua"/>
                <w:color w:val="000000"/>
                <w:sz w:val="24"/>
                <w:szCs w:val="24"/>
              </w:rPr>
            </w:rPrChange>
          </w:rPr>
          <w:delText xml:space="preserve">and are licensed without any further examination. A recommendation has been strongly been put forward that all health professionals must undergo a mandatory pre internship examination to determine their competence and suitability upon which on successful completion they are engaged for internship. The test is necessitated by the fact that the training environment in a foreign land may differ and may not meet the equivalent requirements as in Kenya. In addition, the other area of concern is the adherence and the determination of common entry criteria in all the countries to determine their eligibility. </w:delText>
        </w:r>
      </w:del>
    </w:p>
    <w:p>
      <w:pPr>
        <w:pStyle w:val="style0"/>
        <w:jc w:val="both"/>
        <w:rPr>
          <w:rFonts w:ascii="Book Antiqua" w:cs="Book Antiqua" w:eastAsia="Book Antiqua" w:hAnsi="Book Antiqua"/>
          <w:b/>
          <w:i/>
          <w:color w:val="000000"/>
          <w:sz w:val="24"/>
          <w:szCs w:val="24"/>
        </w:rPr>
      </w:pPr>
      <w:r w:rsidRPr="74E9D98E">
        <w:rPr>
          <w:rFonts w:ascii="Book Antiqua" w:cs="Book Antiqua" w:eastAsia="Book Antiqua" w:hAnsi="Book Antiqua"/>
          <w:b/>
          <w:i/>
          <w:color w:val="000000"/>
          <w:sz w:val="24"/>
          <w:szCs w:val="24"/>
          <w:rPrChange w:id="2179" w:author="MUTILE WANYEE" w:date="2024-03-01T12:23:00Z">
            <w:rPr>
              <w:rFonts w:ascii="Book Antiqua" w:cs="Book Antiqua" w:eastAsia="Book Antiqua" w:hAnsi="Book Antiqua"/>
              <w:b/>
              <w:i/>
              <w:color w:val="000000"/>
              <w:sz w:val="24"/>
              <w:szCs w:val="24"/>
            </w:rPr>
          </w:rPrChange>
        </w:rPr>
        <w:t>Foreign Doctors</w:t>
      </w:r>
    </w:p>
    <w:p>
      <w:pPr>
        <w:pStyle w:val="style0"/>
        <w:jc w:val="both"/>
        <w:rPr>
          <w:rFonts w:ascii="Book Antiqua" w:cs="Book Antiqua" w:eastAsia="Book Antiqua" w:hAnsi="Book Antiqua"/>
          <w:color w:val="000000"/>
          <w:sz w:val="24"/>
          <w:szCs w:val="24"/>
        </w:rPr>
      </w:pPr>
      <w:r w:rsidRPr="119AF8BE">
        <w:rPr>
          <w:rFonts w:ascii="Book Antiqua" w:cs="Book Antiqua" w:eastAsia="Book Antiqua" w:hAnsi="Book Antiqua"/>
          <w:color w:val="000000"/>
          <w:sz w:val="24"/>
          <w:szCs w:val="24"/>
          <w:rPrChange w:id="2180" w:author="MUTILE WANYEE" w:date="2024-03-01T12:23:00Z">
            <w:rPr>
              <w:rFonts w:ascii="Book Antiqua" w:cs="Book Antiqua" w:eastAsia="Book Antiqua" w:hAnsi="Book Antiqua"/>
              <w:color w:val="000000"/>
              <w:sz w:val="24"/>
              <w:szCs w:val="24"/>
            </w:rPr>
          </w:rPrChange>
        </w:rPr>
        <w:t xml:space="preserve">Foreign doctors currently acquire temporary registration certificates after which they apply for a temporary license that is valid for one year under the same regulations and code of conduct that guide the practice of medicine and dentistry in Kenya. </w:t>
      </w:r>
    </w:p>
    <w:p>
      <w:pPr>
        <w:pStyle w:val="style0"/>
        <w:jc w:val="both"/>
        <w:rPr>
          <w:del w:id="2181" w:author="MUTILE WANYEE" w:date="2024-02-16T14:09:00Z"/>
          <w:rFonts w:ascii="Book Antiqua" w:cs="Book Antiqua" w:eastAsia="Book Antiqua" w:hAnsi="Book Antiqua"/>
          <w:color w:val="000000"/>
          <w:sz w:val="24"/>
          <w:szCs w:val="24"/>
          <w:rPrChange w:id="2182" w:author="MUTILE WANYEE" w:date="2024-03-01T12:23:00Z">
            <w:rPr>
              <w:rFonts w:ascii="Book Antiqua" w:cs="Book Antiqua" w:eastAsia="Book Antiqua" w:hAnsi="Book Antiqua"/>
              <w:color w:val="000000"/>
              <w:sz w:val="24"/>
              <w:szCs w:val="24"/>
            </w:rPr>
          </w:rPrChange>
        </w:rPr>
      </w:pPr>
      <w:del w:id="2183" w:author="MUTILE WANYEE" w:date="2024-02-16T14:09:00Z">
        <w:r w:rsidDel="80E841DB" w:rsidRPr="89964A3F">
          <w:rPr>
            <w:rFonts w:ascii="Book Antiqua" w:cs="Book Antiqua" w:eastAsia="Book Antiqua" w:hAnsi="Book Antiqua"/>
            <w:color w:val="000000"/>
            <w:sz w:val="24"/>
            <w:szCs w:val="24"/>
            <w:rPrChange w:id="2184" w:author="MUTILE WANYEE" w:date="2024-03-01T12:23:00Z">
              <w:rPr>
                <w:rFonts w:ascii="Book Antiqua" w:cs="Book Antiqua" w:eastAsia="Book Antiqua" w:hAnsi="Book Antiqua"/>
                <w:color w:val="000000"/>
                <w:sz w:val="24"/>
                <w:szCs w:val="24"/>
              </w:rPr>
            </w:rPrChange>
          </w:rPr>
          <w:delText xml:space="preserve">In addition, the professionals should garner 50 continuing professional development (CPD) points yearly, before they are able to renew their practicing licenses online. The process of the acquisition of a license to a foreigner with valid qualifications from a different country outside the East African Community needs to be streamlined and clarifications provided on who determines the validity of the qualifications and the role of the National Qualifications Authority (KNQA). </w:delText>
        </w:r>
      </w:del>
    </w:p>
    <w:p>
      <w:pPr>
        <w:pStyle w:val="style0"/>
        <w:spacing w:after="0" w:lineRule="auto" w:line="240"/>
        <w:jc w:val="both"/>
        <w:rPr>
          <w:rFonts w:ascii="Book Antiqua" w:cs="Book Antiqua" w:eastAsia="Book Antiqua" w:hAnsi="Book Antiqua"/>
          <w:b/>
          <w:i/>
          <w:color w:val="000000"/>
          <w:sz w:val="24"/>
          <w:szCs w:val="24"/>
        </w:rPr>
      </w:pPr>
      <w:r w:rsidRPr="5DCF0809">
        <w:rPr>
          <w:rFonts w:ascii="Book Antiqua" w:cs="Book Antiqua" w:eastAsia="Book Antiqua" w:hAnsi="Book Antiqua"/>
          <w:b/>
          <w:i/>
          <w:color w:val="000000"/>
          <w:sz w:val="24"/>
          <w:szCs w:val="24"/>
          <w:rPrChange w:id="2185" w:author="MUTILE WANYEE" w:date="2024-03-01T12:23:00Z">
            <w:rPr>
              <w:rFonts w:ascii="Book Antiqua" w:cs="Book Antiqua" w:eastAsia="Book Antiqua" w:hAnsi="Book Antiqua"/>
              <w:b/>
              <w:i/>
              <w:color w:val="000000"/>
              <w:sz w:val="24"/>
              <w:szCs w:val="24"/>
            </w:rPr>
          </w:rPrChange>
        </w:rPr>
        <w:t>Table 5: Number of Foreign Doctors and Nurses by gender and Age with Valid Permits</w:t>
      </w:r>
    </w:p>
    <w:p>
      <w:pPr>
        <w:pStyle w:val="style0"/>
        <w:spacing w:after="0" w:lineRule="auto" w:line="240"/>
        <w:jc w:val="both"/>
        <w:rPr>
          <w:rFonts w:ascii="Book Antiqua" w:cs="Book Antiqua" w:eastAsia="Book Antiqua" w:hAnsi="Book Antiqua"/>
          <w:b/>
          <w:i/>
          <w:color w:val="000000"/>
          <w:sz w:val="24"/>
          <w:szCs w:val="24"/>
        </w:rPr>
      </w:pPr>
    </w:p>
    <w:p>
      <w:pPr>
        <w:pStyle w:val="style0"/>
        <w:spacing w:after="0" w:lineRule="auto" w:line="240"/>
        <w:jc w:val="both"/>
        <w:rPr>
          <w:rFonts w:ascii="Book Antiqua" w:cs="Book Antiqua" w:eastAsia="Book Antiqua" w:hAnsi="Book Antiqua"/>
          <w:color w:val="000000"/>
          <w:sz w:val="24"/>
          <w:szCs w:val="24"/>
        </w:rPr>
      </w:pPr>
      <w:r w:rsidRPr="233AA8CB">
        <w:rPr>
          <w:rFonts w:ascii="Book Antiqua" w:cs="Book Antiqua" w:eastAsia="Book Antiqua" w:hAnsi="Book Antiqua"/>
          <w:color w:val="000000"/>
          <w:sz w:val="24"/>
          <w:szCs w:val="24"/>
          <w:rPrChange w:id="2186" w:author="MUTILE WANYEE" w:date="2024-03-01T12:23:00Z">
            <w:rPr>
              <w:rFonts w:ascii="Book Antiqua" w:cs="Book Antiqua" w:eastAsia="Book Antiqua" w:hAnsi="Book Antiqua"/>
              <w:color w:val="000000"/>
              <w:sz w:val="24"/>
              <w:szCs w:val="24"/>
            </w:rPr>
          </w:rPrChange>
        </w:rPr>
        <w:t>The number of the foreign doctors and nurses by gender and age were also collected from the State Department of the Immigration as they received the work permits and these numbers are expected to tally with those registered in the regulatory bodies.</w:t>
      </w:r>
    </w:p>
    <w:p>
      <w:pPr>
        <w:pStyle w:val="style0"/>
        <w:spacing w:after="0"/>
        <w:jc w:val="both"/>
        <w:rPr>
          <w:rFonts w:ascii="Book Antiqua" w:cs="Book Antiqua" w:eastAsia="Book Antiqua" w:hAnsi="Book Antiqua"/>
          <w:color w:val="000000"/>
          <w:sz w:val="16"/>
          <w:szCs w:val="16"/>
        </w:rPr>
      </w:pPr>
    </w:p>
    <w:tbl>
      <w:tblPr>
        <w:tblStyle w:val="style4104"/>
        <w:tblW w:w="10069"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70"/>
        <w:gridCol w:w="1070"/>
        <w:gridCol w:w="989"/>
        <w:gridCol w:w="708"/>
        <w:gridCol w:w="710"/>
        <w:gridCol w:w="711"/>
        <w:gridCol w:w="710"/>
        <w:gridCol w:w="710"/>
        <w:gridCol w:w="690"/>
        <w:gridCol w:w="690"/>
        <w:gridCol w:w="688"/>
        <w:gridCol w:w="923"/>
      </w:tblGrid>
      <w:tr>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pPr>
              <w:pStyle w:val="style0"/>
              <w:spacing w:after="0" w:lineRule="auto" w:line="240"/>
              <w:jc w:val="both"/>
              <w:rPr>
                <w:rFonts w:ascii="Book Antiqua" w:cs="Book Antiqua" w:eastAsia="Book Antiqua" w:hAnsi="Book Antiqua"/>
                <w:color w:val="000000"/>
                <w:sz w:val="24"/>
                <w:szCs w:val="24"/>
              </w:rPr>
            </w:pPr>
            <w:r w:rsidRPr="40C6ECC1">
              <w:rPr>
                <w:rFonts w:ascii="Book Antiqua" w:cs="Book Antiqua" w:eastAsia="Book Antiqua" w:hAnsi="Book Antiqua"/>
                <w:b/>
                <w:color w:val="000000"/>
                <w:sz w:val="24"/>
                <w:szCs w:val="24"/>
                <w:rPrChange w:id="2187" w:author="MUTILE WANYEE" w:date="2024-03-01T12:23:00Z">
                  <w:rPr>
                    <w:rFonts w:ascii="Book Antiqua" w:cs="Book Antiqua" w:eastAsia="Book Antiqua" w:hAnsi="Book Antiqua"/>
                    <w:b/>
                    <w:color w:val="000000"/>
                    <w:sz w:val="24"/>
                    <w:szCs w:val="24"/>
                  </w:rPr>
                </w:rPrChange>
              </w:rPr>
              <w:t>Profession</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pPr>
              <w:pStyle w:val="style0"/>
              <w:spacing w:after="0" w:lineRule="auto" w:line="240"/>
              <w:jc w:val="both"/>
              <w:rPr>
                <w:rFonts w:ascii="Book Antiqua" w:cs="Book Antiqua" w:eastAsia="Book Antiqua" w:hAnsi="Book Antiqua"/>
                <w:color w:val="000000"/>
                <w:sz w:val="24"/>
                <w:szCs w:val="24"/>
              </w:rPr>
            </w:pPr>
            <w:r w:rsidRPr="C4996CD2">
              <w:rPr>
                <w:rFonts w:ascii="Book Antiqua" w:cs="Book Antiqua" w:eastAsia="Book Antiqua" w:hAnsi="Book Antiqua"/>
                <w:b/>
                <w:color w:val="000000"/>
                <w:sz w:val="24"/>
                <w:szCs w:val="24"/>
                <w:rPrChange w:id="2188" w:author="MUTILE WANYEE" w:date="2024-03-01T12:23:00Z">
                  <w:rPr>
                    <w:rFonts w:ascii="Book Antiqua" w:cs="Book Antiqua" w:eastAsia="Book Antiqua" w:hAnsi="Book Antiqua"/>
                    <w:b/>
                    <w:color w:val="000000"/>
                    <w:sz w:val="24"/>
                    <w:szCs w:val="24"/>
                  </w:rPr>
                </w:rPrChange>
              </w:rPr>
              <w:t>Gender</w:t>
            </w:r>
          </w:p>
        </w:tc>
        <w:tc>
          <w:tcPr>
            <w:tcW w:w="0" w:type="auto"/>
            <w:gridSpan w:val="6"/>
            <w:tcBorders>
              <w:top w:val="single" w:sz="4" w:space="0" w:color="000000"/>
              <w:left w:val="single" w:sz="4" w:space="0" w:color="000000"/>
              <w:bottom w:val="single" w:sz="4" w:space="0" w:color="000000"/>
              <w:right w:val="single" w:sz="4" w:space="0" w:color="000000"/>
            </w:tcBorders>
            <w:shd w:val="clear" w:color="auto" w:fill="8eaadb"/>
            <w:vAlign w:val="center"/>
          </w:tcPr>
          <w:p>
            <w:pPr>
              <w:pStyle w:val="style0"/>
              <w:spacing w:after="0" w:lineRule="auto" w:line="240"/>
              <w:jc w:val="both"/>
              <w:rPr>
                <w:rFonts w:ascii="Book Antiqua" w:cs="Book Antiqua" w:eastAsia="Book Antiqua" w:hAnsi="Book Antiqua"/>
                <w:color w:val="000000"/>
                <w:sz w:val="24"/>
                <w:szCs w:val="24"/>
              </w:rPr>
            </w:pPr>
            <w:r w:rsidRPr="6BAD36F4">
              <w:rPr>
                <w:rFonts w:ascii="Book Antiqua" w:cs="Book Antiqua" w:eastAsia="Book Antiqua" w:hAnsi="Book Antiqua"/>
                <w:b/>
                <w:color w:val="000000"/>
                <w:sz w:val="24"/>
                <w:szCs w:val="24"/>
                <w:rPrChange w:id="2189" w:author="MUTILE WANYEE" w:date="2024-03-01T12:23:00Z">
                  <w:rPr>
                    <w:rFonts w:ascii="Book Antiqua" w:cs="Book Antiqua" w:eastAsia="Book Antiqua" w:hAnsi="Book Antiqua"/>
                    <w:b/>
                    <w:color w:val="000000"/>
                    <w:sz w:val="24"/>
                    <w:szCs w:val="24"/>
                  </w:rPr>
                </w:rPrChange>
              </w:rPr>
              <w:t>Age Group</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p>
        </w:tc>
      </w:tr>
      <w:tr>
        <w:tblPrEx/>
        <w:trPr>
          <w:cantSplit w:val="false"/>
          <w:tblHeader w:val="false"/>
          <w:jc w:val="left"/>
        </w:trPr>
        <w:tc>
          <w:tcPr>
            <w:tcW w:w="0" w:type="auto"/>
            <w:tcBorders>
              <w:top w:val="single" w:sz="4" w:space="0" w:color="000000"/>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5DB7469E">
              <w:rPr>
                <w:rFonts w:ascii="Book Antiqua" w:cs="Book Antiqua" w:eastAsia="Book Antiqua" w:hAnsi="Book Antiqua"/>
                <w:b/>
                <w:color w:val="000000"/>
                <w:sz w:val="24"/>
                <w:szCs w:val="24"/>
                <w:rPrChange w:id="2190" w:author="MUTILE WANYEE" w:date="2024-03-01T12:23:00Z">
                  <w:rPr>
                    <w:rFonts w:ascii="Book Antiqua" w:cs="Book Antiqua" w:eastAsia="Book Antiqua" w:hAnsi="Book Antiqua"/>
                    <w:b/>
                    <w:color w:val="000000"/>
                    <w:sz w:val="24"/>
                    <w:szCs w:val="24"/>
                  </w:rPr>
                </w:rPrChange>
              </w:rPr>
              <w:t>Nationality</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480A397">
              <w:rPr>
                <w:rFonts w:ascii="Book Antiqua" w:cs="Book Antiqua" w:eastAsia="Book Antiqua" w:hAnsi="Book Antiqua"/>
                <w:b/>
                <w:color w:val="000000"/>
                <w:sz w:val="24"/>
                <w:szCs w:val="24"/>
                <w:rPrChange w:id="2191" w:author="MUTILE WANYEE" w:date="2024-03-01T12:23:00Z">
                  <w:rPr>
                    <w:rFonts w:ascii="Book Antiqua" w:cs="Book Antiqua" w:eastAsia="Book Antiqua" w:hAnsi="Book Antiqua"/>
                    <w:b/>
                    <w:color w:val="000000"/>
                    <w:sz w:val="24"/>
                    <w:szCs w:val="24"/>
                  </w:rPr>
                </w:rPrChange>
              </w:rPr>
              <w:t>Doctors</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042D685">
              <w:rPr>
                <w:rFonts w:ascii="Book Antiqua" w:cs="Book Antiqua" w:eastAsia="Book Antiqua" w:hAnsi="Book Antiqua"/>
                <w:b/>
                <w:color w:val="000000"/>
                <w:sz w:val="24"/>
                <w:szCs w:val="24"/>
                <w:rPrChange w:id="2192" w:author="MUTILE WANYEE" w:date="2024-03-01T12:23:00Z">
                  <w:rPr>
                    <w:rFonts w:ascii="Book Antiqua" w:cs="Book Antiqua" w:eastAsia="Book Antiqua" w:hAnsi="Book Antiqua"/>
                    <w:b/>
                    <w:color w:val="000000"/>
                    <w:sz w:val="24"/>
                    <w:szCs w:val="24"/>
                  </w:rPr>
                </w:rPrChange>
              </w:rPr>
              <w:t>Nurses</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1E0E9F3">
              <w:rPr>
                <w:rFonts w:ascii="Book Antiqua" w:cs="Book Antiqua" w:eastAsia="Book Antiqua" w:hAnsi="Book Antiqua"/>
                <w:b/>
                <w:color w:val="000000"/>
                <w:sz w:val="24"/>
                <w:szCs w:val="24"/>
                <w:rPrChange w:id="2193" w:author="MUTILE WANYEE" w:date="2024-03-01T12:23:00Z">
                  <w:rPr>
                    <w:rFonts w:ascii="Book Antiqua" w:cs="Book Antiqua" w:eastAsia="Book Antiqua" w:hAnsi="Book Antiqua"/>
                    <w:b/>
                    <w:color w:val="000000"/>
                    <w:sz w:val="24"/>
                    <w:szCs w:val="24"/>
                  </w:rPr>
                </w:rPrChange>
              </w:rPr>
              <w:t>F</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5243311">
              <w:rPr>
                <w:rFonts w:ascii="Book Antiqua" w:cs="Book Antiqua" w:eastAsia="Book Antiqua" w:hAnsi="Book Antiqua"/>
                <w:b/>
                <w:color w:val="000000"/>
                <w:sz w:val="24"/>
                <w:szCs w:val="24"/>
                <w:rPrChange w:id="2194" w:author="MUTILE WANYEE" w:date="2024-03-01T12:23:00Z">
                  <w:rPr>
                    <w:rFonts w:ascii="Book Antiqua" w:cs="Book Antiqua" w:eastAsia="Book Antiqua" w:hAnsi="Book Antiqua"/>
                    <w:b/>
                    <w:color w:val="000000"/>
                    <w:sz w:val="24"/>
                    <w:szCs w:val="24"/>
                  </w:rPr>
                </w:rPrChange>
              </w:rPr>
              <w:t>M</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83340FD">
              <w:rPr>
                <w:rFonts w:ascii="Book Antiqua" w:cs="Book Antiqua" w:eastAsia="Book Antiqua" w:hAnsi="Book Antiqua"/>
                <w:b/>
                <w:color w:val="000000"/>
                <w:sz w:val="24"/>
                <w:szCs w:val="24"/>
                <w:rPrChange w:id="2195" w:author="MUTILE WANYEE" w:date="2024-03-01T12:23:00Z">
                  <w:rPr>
                    <w:rFonts w:ascii="Book Antiqua" w:cs="Book Antiqua" w:eastAsia="Book Antiqua" w:hAnsi="Book Antiqua"/>
                    <w:b/>
                    <w:color w:val="000000"/>
                    <w:sz w:val="24"/>
                    <w:szCs w:val="24"/>
                  </w:rPr>
                </w:rPrChange>
              </w:rPr>
              <w:t>25-34</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DD45C40">
              <w:rPr>
                <w:rFonts w:ascii="Book Antiqua" w:cs="Book Antiqua" w:eastAsia="Book Antiqua" w:hAnsi="Book Antiqua"/>
                <w:b/>
                <w:color w:val="000000"/>
                <w:sz w:val="24"/>
                <w:szCs w:val="24"/>
                <w:rPrChange w:id="2196" w:author="MUTILE WANYEE" w:date="2024-03-01T12:23:00Z">
                  <w:rPr>
                    <w:rFonts w:ascii="Book Antiqua" w:cs="Book Antiqua" w:eastAsia="Book Antiqua" w:hAnsi="Book Antiqua"/>
                    <w:b/>
                    <w:color w:val="000000"/>
                    <w:sz w:val="24"/>
                    <w:szCs w:val="24"/>
                  </w:rPr>
                </w:rPrChange>
              </w:rPr>
              <w:t>35-44</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25E81BF">
              <w:rPr>
                <w:rFonts w:ascii="Book Antiqua" w:cs="Book Antiqua" w:eastAsia="Book Antiqua" w:hAnsi="Book Antiqua"/>
                <w:b/>
                <w:color w:val="000000"/>
                <w:sz w:val="24"/>
                <w:szCs w:val="24"/>
                <w:rPrChange w:id="2197" w:author="MUTILE WANYEE" w:date="2024-03-01T12:23:00Z">
                  <w:rPr>
                    <w:rFonts w:ascii="Book Antiqua" w:cs="Book Antiqua" w:eastAsia="Book Antiqua" w:hAnsi="Book Antiqua"/>
                    <w:b/>
                    <w:color w:val="000000"/>
                    <w:sz w:val="24"/>
                    <w:szCs w:val="24"/>
                  </w:rPr>
                </w:rPrChange>
              </w:rPr>
              <w:t>45-54</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A583B57">
              <w:rPr>
                <w:rFonts w:ascii="Book Antiqua" w:cs="Book Antiqua" w:eastAsia="Book Antiqua" w:hAnsi="Book Antiqua"/>
                <w:b/>
                <w:color w:val="000000"/>
                <w:sz w:val="24"/>
                <w:szCs w:val="24"/>
                <w:rPrChange w:id="2198" w:author="MUTILE WANYEE" w:date="2024-03-01T12:23:00Z">
                  <w:rPr>
                    <w:rFonts w:ascii="Book Antiqua" w:cs="Book Antiqua" w:eastAsia="Book Antiqua" w:hAnsi="Book Antiqua"/>
                    <w:b/>
                    <w:color w:val="000000"/>
                    <w:sz w:val="24"/>
                    <w:szCs w:val="24"/>
                  </w:rPr>
                </w:rPrChange>
              </w:rPr>
              <w:t>55-64</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0B9360D">
              <w:rPr>
                <w:rFonts w:ascii="Book Antiqua" w:cs="Book Antiqua" w:eastAsia="Book Antiqua" w:hAnsi="Book Antiqua"/>
                <w:b/>
                <w:color w:val="000000"/>
                <w:sz w:val="24"/>
                <w:szCs w:val="24"/>
                <w:rPrChange w:id="2199" w:author="MUTILE WANYEE" w:date="2024-03-01T12:23:00Z">
                  <w:rPr>
                    <w:rFonts w:ascii="Book Antiqua" w:cs="Book Antiqua" w:eastAsia="Book Antiqua" w:hAnsi="Book Antiqua"/>
                    <w:b/>
                    <w:color w:val="000000"/>
                    <w:sz w:val="24"/>
                    <w:szCs w:val="24"/>
                  </w:rPr>
                </w:rPrChange>
              </w:rPr>
              <w:t>65-74</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12DA0E1">
              <w:rPr>
                <w:rFonts w:ascii="Book Antiqua" w:cs="Book Antiqua" w:eastAsia="Book Antiqua" w:hAnsi="Book Antiqua"/>
                <w:b/>
                <w:color w:val="000000"/>
                <w:sz w:val="24"/>
                <w:szCs w:val="24"/>
                <w:rPrChange w:id="2200" w:author="MUTILE WANYEE" w:date="2024-03-01T12:23:00Z">
                  <w:rPr>
                    <w:rFonts w:ascii="Book Antiqua" w:cs="Book Antiqua" w:eastAsia="Book Antiqua" w:hAnsi="Book Antiqua"/>
                    <w:b/>
                    <w:color w:val="000000"/>
                    <w:sz w:val="24"/>
                    <w:szCs w:val="24"/>
                  </w:rPr>
                </w:rPrChange>
              </w:rPr>
              <w:t>75-78</w:t>
            </w:r>
          </w:p>
        </w:tc>
        <w:tc>
          <w:tcPr>
            <w:tcW w:w="0" w:type="auto"/>
            <w:tcBorders>
              <w:top w:val="single" w:sz="4" w:space="0" w:color="000000"/>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98CE820">
              <w:rPr>
                <w:rFonts w:ascii="Book Antiqua" w:cs="Book Antiqua" w:eastAsia="Book Antiqua" w:hAnsi="Book Antiqua"/>
                <w:b/>
                <w:color w:val="000000"/>
                <w:sz w:val="24"/>
                <w:szCs w:val="24"/>
                <w:rPrChange w:id="2201" w:author="MUTILE WANYEE" w:date="2024-03-01T12:23:00Z">
                  <w:rPr>
                    <w:rFonts w:ascii="Book Antiqua" w:cs="Book Antiqua" w:eastAsia="Book Antiqua" w:hAnsi="Book Antiqua"/>
                    <w:b/>
                    <w:color w:val="000000"/>
                    <w:sz w:val="24"/>
                    <w:szCs w:val="24"/>
                  </w:rPr>
                </w:rPrChange>
              </w:rPr>
              <w:t>Grand Total</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CDC76EC7">
              <w:rPr>
                <w:rFonts w:ascii="Book Antiqua" w:cs="Book Antiqua" w:eastAsia="Book Antiqua" w:hAnsi="Book Antiqua"/>
                <w:color w:val="000000"/>
                <w:sz w:val="24"/>
                <w:szCs w:val="24"/>
                <w:rPrChange w:id="2202" w:author="MUTILE WANYEE" w:date="2024-03-01T12:23:00Z">
                  <w:rPr>
                    <w:rFonts w:ascii="Book Antiqua" w:cs="Book Antiqua" w:eastAsia="Book Antiqua" w:hAnsi="Book Antiqua"/>
                    <w:color w:val="000000"/>
                    <w:sz w:val="24"/>
                    <w:szCs w:val="24"/>
                  </w:rPr>
                </w:rPrChange>
              </w:rPr>
              <w:t>Indian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B39AED0">
              <w:rPr>
                <w:rFonts w:ascii="Book Antiqua" w:cs="Book Antiqua" w:eastAsia="Book Antiqua" w:hAnsi="Book Antiqua"/>
                <w:color w:val="000000"/>
                <w:sz w:val="24"/>
                <w:szCs w:val="24"/>
                <w:rPrChange w:id="2203" w:author="MUTILE WANYEE" w:date="2024-03-01T12:23:00Z">
                  <w:rPr>
                    <w:rFonts w:ascii="Book Antiqua" w:cs="Book Antiqua" w:eastAsia="Book Antiqua" w:hAnsi="Book Antiqua"/>
                    <w:color w:val="000000"/>
                    <w:sz w:val="24"/>
                    <w:szCs w:val="24"/>
                  </w:rPr>
                </w:rPrChange>
              </w:rPr>
              <w:t>109</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4DBD2A8">
              <w:rPr>
                <w:rFonts w:ascii="Book Antiqua" w:cs="Book Antiqua" w:eastAsia="Book Antiqua" w:hAnsi="Book Antiqua"/>
                <w:color w:val="000000"/>
                <w:sz w:val="24"/>
                <w:szCs w:val="24"/>
                <w:rPrChange w:id="2204" w:author="MUTILE WANYEE" w:date="2024-03-01T12:23:00Z">
                  <w:rPr>
                    <w:rFonts w:ascii="Book Antiqua" w:cs="Book Antiqua" w:eastAsia="Book Antiqua" w:hAnsi="Book Antiqua"/>
                    <w:color w:val="000000"/>
                    <w:sz w:val="24"/>
                    <w:szCs w:val="24"/>
                  </w:rPr>
                </w:rPrChange>
              </w:rPr>
              <w:t>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D510B7F">
              <w:rPr>
                <w:rFonts w:ascii="Book Antiqua" w:cs="Book Antiqua" w:eastAsia="Book Antiqua" w:hAnsi="Book Antiqua"/>
                <w:color w:val="000000"/>
                <w:sz w:val="24"/>
                <w:szCs w:val="24"/>
                <w:rPrChange w:id="2205" w:author="MUTILE WANYEE" w:date="2024-03-01T12:23:00Z">
                  <w:rPr>
                    <w:rFonts w:ascii="Book Antiqua" w:cs="Book Antiqua" w:eastAsia="Book Antiqua" w:hAnsi="Book Antiqua"/>
                    <w:color w:val="000000"/>
                    <w:sz w:val="24"/>
                    <w:szCs w:val="24"/>
                  </w:rPr>
                </w:rPrChange>
              </w:rPr>
              <w:t>23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CDDB4E0">
              <w:rPr>
                <w:rFonts w:ascii="Book Antiqua" w:cs="Book Antiqua" w:eastAsia="Book Antiqua" w:hAnsi="Book Antiqua"/>
                <w:color w:val="000000"/>
                <w:sz w:val="24"/>
                <w:szCs w:val="24"/>
                <w:rPrChange w:id="2206" w:author="MUTILE WANYEE" w:date="2024-03-01T12:23:00Z">
                  <w:rPr>
                    <w:rFonts w:ascii="Book Antiqua" w:cs="Book Antiqua" w:eastAsia="Book Antiqua" w:hAnsi="Book Antiqua"/>
                    <w:color w:val="000000"/>
                    <w:sz w:val="24"/>
                    <w:szCs w:val="24"/>
                  </w:rPr>
                </w:rPrChange>
              </w:rPr>
              <w:t>94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33209F4">
              <w:rPr>
                <w:rFonts w:ascii="Book Antiqua" w:cs="Book Antiqua" w:eastAsia="Book Antiqua" w:hAnsi="Book Antiqua"/>
                <w:color w:val="000000"/>
                <w:sz w:val="24"/>
                <w:szCs w:val="24"/>
                <w:rPrChange w:id="2207" w:author="MUTILE WANYEE" w:date="2024-03-01T12:23:00Z">
                  <w:rPr>
                    <w:rFonts w:ascii="Book Antiqua" w:cs="Book Antiqua" w:eastAsia="Book Antiqua" w:hAnsi="Book Antiqua"/>
                    <w:color w:val="000000"/>
                    <w:sz w:val="24"/>
                    <w:szCs w:val="24"/>
                  </w:rPr>
                </w:rPrChange>
              </w:rPr>
              <w:t>23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F9D5AD6">
              <w:rPr>
                <w:rFonts w:ascii="Book Antiqua" w:cs="Book Antiqua" w:eastAsia="Book Antiqua" w:hAnsi="Book Antiqua"/>
                <w:color w:val="000000"/>
                <w:sz w:val="24"/>
                <w:szCs w:val="24"/>
                <w:rPrChange w:id="2208" w:author="MUTILE WANYEE" w:date="2024-03-01T12:23:00Z">
                  <w:rPr>
                    <w:rFonts w:ascii="Book Antiqua" w:cs="Book Antiqua" w:eastAsia="Book Antiqua" w:hAnsi="Book Antiqua"/>
                    <w:color w:val="000000"/>
                    <w:sz w:val="24"/>
                    <w:szCs w:val="24"/>
                  </w:rPr>
                </w:rPrChange>
              </w:rPr>
              <w:t>57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91CFFB9">
              <w:rPr>
                <w:rFonts w:ascii="Book Antiqua" w:cs="Book Antiqua" w:eastAsia="Book Antiqua" w:hAnsi="Book Antiqua"/>
                <w:color w:val="000000"/>
                <w:sz w:val="24"/>
                <w:szCs w:val="24"/>
                <w:rPrChange w:id="2209" w:author="MUTILE WANYEE" w:date="2024-03-01T12:23:00Z">
                  <w:rPr>
                    <w:rFonts w:ascii="Book Antiqua" w:cs="Book Antiqua" w:eastAsia="Book Antiqua" w:hAnsi="Book Antiqua"/>
                    <w:color w:val="000000"/>
                    <w:sz w:val="24"/>
                    <w:szCs w:val="24"/>
                  </w:rPr>
                </w:rPrChange>
              </w:rPr>
              <w:t>25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75E3F8C">
              <w:rPr>
                <w:rFonts w:ascii="Book Antiqua" w:cs="Book Antiqua" w:eastAsia="Book Antiqua" w:hAnsi="Book Antiqua"/>
                <w:color w:val="000000"/>
                <w:sz w:val="24"/>
                <w:szCs w:val="24"/>
                <w:rPrChange w:id="2210" w:author="MUTILE WANYEE" w:date="2024-03-01T12:23:00Z">
                  <w:rPr>
                    <w:rFonts w:ascii="Book Antiqua" w:cs="Book Antiqua" w:eastAsia="Book Antiqua" w:hAnsi="Book Antiqua"/>
                    <w:color w:val="000000"/>
                    <w:sz w:val="24"/>
                    <w:szCs w:val="24"/>
                  </w:rPr>
                </w:rPrChange>
              </w:rPr>
              <w:t>12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B7297BB">
              <w:rPr>
                <w:rFonts w:ascii="Book Antiqua" w:cs="Book Antiqua" w:eastAsia="Book Antiqua" w:hAnsi="Book Antiqua"/>
                <w:color w:val="000000"/>
                <w:sz w:val="24"/>
                <w:szCs w:val="24"/>
                <w:rPrChange w:id="2211"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C7E6390">
              <w:rPr>
                <w:rFonts w:ascii="Book Antiqua" w:cs="Book Antiqua" w:eastAsia="Book Antiqua" w:hAnsi="Book Antiqua"/>
                <w:color w:val="000000"/>
                <w:sz w:val="24"/>
                <w:szCs w:val="24"/>
                <w:rPrChange w:id="2212"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88FD835">
              <w:rPr>
                <w:rFonts w:ascii="Book Antiqua" w:cs="Book Antiqua" w:eastAsia="Book Antiqua" w:hAnsi="Book Antiqua"/>
                <w:color w:val="000000"/>
                <w:sz w:val="24"/>
                <w:szCs w:val="24"/>
                <w:rPrChange w:id="2213" w:author="MUTILE WANYEE" w:date="2024-03-01T12:23:00Z">
                  <w:rPr>
                    <w:rFonts w:ascii="Book Antiqua" w:cs="Book Antiqua" w:eastAsia="Book Antiqua" w:hAnsi="Book Antiqua"/>
                    <w:color w:val="000000"/>
                    <w:sz w:val="24"/>
                    <w:szCs w:val="24"/>
                  </w:rPr>
                </w:rPrChange>
              </w:rPr>
              <w:t>117</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25D15DA9">
              <w:rPr>
                <w:rFonts w:ascii="Book Antiqua" w:cs="Book Antiqua" w:eastAsia="Book Antiqua" w:hAnsi="Book Antiqua"/>
                <w:color w:val="000000"/>
                <w:sz w:val="24"/>
                <w:szCs w:val="24"/>
                <w:rPrChange w:id="2214" w:author="MUTILE WANYEE" w:date="2024-03-01T12:23:00Z">
                  <w:rPr>
                    <w:rFonts w:ascii="Book Antiqua" w:cs="Book Antiqua" w:eastAsia="Book Antiqua" w:hAnsi="Book Antiqua"/>
                    <w:color w:val="000000"/>
                    <w:sz w:val="24"/>
                    <w:szCs w:val="24"/>
                  </w:rPr>
                </w:rPrChange>
              </w:rPr>
              <w:t>Cuban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FB3D435">
              <w:rPr>
                <w:rFonts w:ascii="Book Antiqua" w:cs="Book Antiqua" w:eastAsia="Book Antiqua" w:hAnsi="Book Antiqua"/>
                <w:color w:val="000000"/>
                <w:sz w:val="24"/>
                <w:szCs w:val="24"/>
                <w:rPrChange w:id="2215" w:author="MUTILE WANYEE" w:date="2024-03-01T12:23:00Z">
                  <w:rPr>
                    <w:rFonts w:ascii="Book Antiqua" w:cs="Book Antiqua" w:eastAsia="Book Antiqua" w:hAnsi="Book Antiqua"/>
                    <w:color w:val="000000"/>
                    <w:sz w:val="24"/>
                    <w:szCs w:val="24"/>
                  </w:rPr>
                </w:rPrChange>
              </w:rPr>
              <w:t>76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99D5808">
              <w:rPr>
                <w:rFonts w:ascii="Book Antiqua" w:cs="Book Antiqua" w:eastAsia="Book Antiqua" w:hAnsi="Book Antiqua"/>
                <w:color w:val="000000"/>
                <w:sz w:val="24"/>
                <w:szCs w:val="24"/>
                <w:rPrChange w:id="221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5708F38">
              <w:rPr>
                <w:rFonts w:ascii="Book Antiqua" w:cs="Book Antiqua" w:eastAsia="Book Antiqua" w:hAnsi="Book Antiqua"/>
                <w:color w:val="000000"/>
                <w:sz w:val="24"/>
                <w:szCs w:val="24"/>
                <w:rPrChange w:id="2217" w:author="MUTILE WANYEE" w:date="2024-03-01T12:23:00Z">
                  <w:rPr>
                    <w:rFonts w:ascii="Book Antiqua" w:cs="Book Antiqua" w:eastAsia="Book Antiqua" w:hAnsi="Book Antiqua"/>
                    <w:color w:val="000000"/>
                    <w:sz w:val="24"/>
                    <w:szCs w:val="24"/>
                  </w:rPr>
                </w:rPrChange>
              </w:rPr>
              <w:t>32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29E71C4">
              <w:rPr>
                <w:rFonts w:ascii="Book Antiqua" w:cs="Book Antiqua" w:eastAsia="Book Antiqua" w:hAnsi="Book Antiqua"/>
                <w:color w:val="000000"/>
                <w:sz w:val="24"/>
                <w:szCs w:val="24"/>
                <w:rPrChange w:id="2218" w:author="MUTILE WANYEE" w:date="2024-03-01T12:23:00Z">
                  <w:rPr>
                    <w:rFonts w:ascii="Book Antiqua" w:cs="Book Antiqua" w:eastAsia="Book Antiqua" w:hAnsi="Book Antiqua"/>
                    <w:color w:val="000000"/>
                    <w:sz w:val="24"/>
                    <w:szCs w:val="24"/>
                  </w:rPr>
                </w:rPrChange>
              </w:rPr>
              <w:t>44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D0890B0">
              <w:rPr>
                <w:rFonts w:ascii="Book Antiqua" w:cs="Book Antiqua" w:eastAsia="Book Antiqua" w:hAnsi="Book Antiqua"/>
                <w:color w:val="000000"/>
                <w:sz w:val="24"/>
                <w:szCs w:val="24"/>
                <w:rPrChange w:id="2219" w:author="MUTILE WANYEE" w:date="2024-03-01T12:23:00Z">
                  <w:rPr>
                    <w:rFonts w:ascii="Book Antiqua" w:cs="Book Antiqua" w:eastAsia="Book Antiqua" w:hAnsi="Book Antiqua"/>
                    <w:color w:val="000000"/>
                    <w:sz w:val="24"/>
                    <w:szCs w:val="24"/>
                  </w:rPr>
                </w:rPrChange>
              </w:rPr>
              <w:t>16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0F4C2DD">
              <w:rPr>
                <w:rFonts w:ascii="Book Antiqua" w:cs="Book Antiqua" w:eastAsia="Book Antiqua" w:hAnsi="Book Antiqua"/>
                <w:color w:val="000000"/>
                <w:sz w:val="24"/>
                <w:szCs w:val="24"/>
                <w:rPrChange w:id="2220" w:author="MUTILE WANYEE" w:date="2024-03-01T12:23:00Z">
                  <w:rPr>
                    <w:rFonts w:ascii="Book Antiqua" w:cs="Book Antiqua" w:eastAsia="Book Antiqua" w:hAnsi="Book Antiqua"/>
                    <w:color w:val="000000"/>
                    <w:sz w:val="24"/>
                    <w:szCs w:val="24"/>
                  </w:rPr>
                </w:rPrChange>
              </w:rPr>
              <w:t>18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F9F8E77">
              <w:rPr>
                <w:rFonts w:ascii="Book Antiqua" w:cs="Book Antiqua" w:eastAsia="Book Antiqua" w:hAnsi="Book Antiqua"/>
                <w:color w:val="000000"/>
                <w:sz w:val="24"/>
                <w:szCs w:val="24"/>
                <w:rPrChange w:id="2221" w:author="MUTILE WANYEE" w:date="2024-03-01T12:23:00Z">
                  <w:rPr>
                    <w:rFonts w:ascii="Book Antiqua" w:cs="Book Antiqua" w:eastAsia="Book Antiqua" w:hAnsi="Book Antiqua"/>
                    <w:color w:val="000000"/>
                    <w:sz w:val="24"/>
                    <w:szCs w:val="24"/>
                  </w:rPr>
                </w:rPrChange>
              </w:rPr>
              <w:t>31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D081127">
              <w:rPr>
                <w:rFonts w:ascii="Book Antiqua" w:cs="Book Antiqua" w:eastAsia="Book Antiqua" w:hAnsi="Book Antiqua"/>
                <w:color w:val="000000"/>
                <w:sz w:val="24"/>
                <w:szCs w:val="24"/>
                <w:rPrChange w:id="2222" w:author="MUTILE WANYEE" w:date="2024-03-01T12:23:00Z">
                  <w:rPr>
                    <w:rFonts w:ascii="Book Antiqua" w:cs="Book Antiqua" w:eastAsia="Book Antiqua" w:hAnsi="Book Antiqua"/>
                    <w:color w:val="000000"/>
                    <w:sz w:val="24"/>
                    <w:szCs w:val="24"/>
                  </w:rPr>
                </w:rPrChange>
              </w:rPr>
              <w:t>10</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AC4C06F">
              <w:rPr>
                <w:rFonts w:ascii="Book Antiqua" w:cs="Book Antiqua" w:eastAsia="Book Antiqua" w:hAnsi="Book Antiqua"/>
                <w:color w:val="000000"/>
                <w:sz w:val="24"/>
                <w:szCs w:val="24"/>
                <w:rPrChange w:id="2223"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C7A2EC2">
              <w:rPr>
                <w:rFonts w:ascii="Book Antiqua" w:cs="Book Antiqua" w:eastAsia="Book Antiqua" w:hAnsi="Book Antiqua"/>
                <w:color w:val="000000"/>
                <w:sz w:val="24"/>
                <w:szCs w:val="24"/>
                <w:rPrChange w:id="222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B3FACED">
              <w:rPr>
                <w:rFonts w:ascii="Book Antiqua" w:cs="Book Antiqua" w:eastAsia="Book Antiqua" w:hAnsi="Book Antiqua"/>
                <w:color w:val="000000"/>
                <w:sz w:val="24"/>
                <w:szCs w:val="24"/>
                <w:rPrChange w:id="2225" w:author="MUTILE WANYEE" w:date="2024-03-01T12:23:00Z">
                  <w:rPr>
                    <w:rFonts w:ascii="Book Antiqua" w:cs="Book Antiqua" w:eastAsia="Book Antiqua" w:hAnsi="Book Antiqua"/>
                    <w:color w:val="000000"/>
                    <w:sz w:val="24"/>
                    <w:szCs w:val="24"/>
                  </w:rPr>
                </w:rPrChange>
              </w:rPr>
              <w:t>76</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4C1C8F15">
              <w:rPr>
                <w:rFonts w:ascii="Book Antiqua" w:cs="Book Antiqua" w:eastAsia="Book Antiqua" w:hAnsi="Book Antiqua"/>
                <w:color w:val="000000"/>
                <w:sz w:val="24"/>
                <w:szCs w:val="24"/>
                <w:rPrChange w:id="2226" w:author="MUTILE WANYEE" w:date="2024-03-01T12:23:00Z">
                  <w:rPr>
                    <w:rFonts w:ascii="Book Antiqua" w:cs="Book Antiqua" w:eastAsia="Book Antiqua" w:hAnsi="Book Antiqua"/>
                    <w:color w:val="000000"/>
                    <w:sz w:val="24"/>
                    <w:szCs w:val="24"/>
                  </w:rPr>
                </w:rPrChange>
              </w:rPr>
              <w:t>Ugandan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2B7DC9B">
              <w:rPr>
                <w:rFonts w:ascii="Book Antiqua" w:cs="Book Antiqua" w:eastAsia="Book Antiqua" w:hAnsi="Book Antiqua"/>
                <w:color w:val="000000"/>
                <w:sz w:val="24"/>
                <w:szCs w:val="24"/>
                <w:rPrChange w:id="2227" w:author="MUTILE WANYEE" w:date="2024-03-01T12:23:00Z">
                  <w:rPr>
                    <w:rFonts w:ascii="Book Antiqua" w:cs="Book Antiqua" w:eastAsia="Book Antiqua" w:hAnsi="Book Antiqua"/>
                    <w:color w:val="000000"/>
                    <w:sz w:val="24"/>
                    <w:szCs w:val="24"/>
                  </w:rPr>
                </w:rPrChange>
              </w:rPr>
              <w:t>62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9B7ED5E">
              <w:rPr>
                <w:rFonts w:ascii="Book Antiqua" w:cs="Book Antiqua" w:eastAsia="Book Antiqua" w:hAnsi="Book Antiqua"/>
                <w:color w:val="000000"/>
                <w:sz w:val="24"/>
                <w:szCs w:val="24"/>
                <w:rPrChange w:id="2228"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410B5EF">
              <w:rPr>
                <w:rFonts w:ascii="Book Antiqua" w:cs="Book Antiqua" w:eastAsia="Book Antiqua" w:hAnsi="Book Antiqua"/>
                <w:color w:val="000000"/>
                <w:sz w:val="24"/>
                <w:szCs w:val="24"/>
                <w:rPrChange w:id="2229" w:author="MUTILE WANYEE" w:date="2024-03-01T12:23:00Z">
                  <w:rPr>
                    <w:rFonts w:ascii="Book Antiqua" w:cs="Book Antiqua" w:eastAsia="Book Antiqua" w:hAnsi="Book Antiqua"/>
                    <w:color w:val="000000"/>
                    <w:sz w:val="24"/>
                    <w:szCs w:val="24"/>
                  </w:rPr>
                </w:rPrChange>
              </w:rPr>
              <w:t>21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00D7853">
              <w:rPr>
                <w:rFonts w:ascii="Book Antiqua" w:cs="Book Antiqua" w:eastAsia="Book Antiqua" w:hAnsi="Book Antiqua"/>
                <w:color w:val="000000"/>
                <w:sz w:val="24"/>
                <w:szCs w:val="24"/>
                <w:rPrChange w:id="2230" w:author="MUTILE WANYEE" w:date="2024-03-01T12:23:00Z">
                  <w:rPr>
                    <w:rFonts w:ascii="Book Antiqua" w:cs="Book Antiqua" w:eastAsia="Book Antiqua" w:hAnsi="Book Antiqua"/>
                    <w:color w:val="000000"/>
                    <w:sz w:val="24"/>
                    <w:szCs w:val="24"/>
                  </w:rPr>
                </w:rPrChange>
              </w:rPr>
              <w:t>42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2151376">
              <w:rPr>
                <w:rFonts w:ascii="Book Antiqua" w:cs="Book Antiqua" w:eastAsia="Book Antiqua" w:hAnsi="Book Antiqua"/>
                <w:color w:val="000000"/>
                <w:sz w:val="24"/>
                <w:szCs w:val="24"/>
                <w:rPrChange w:id="2231" w:author="MUTILE WANYEE" w:date="2024-03-01T12:23:00Z">
                  <w:rPr>
                    <w:rFonts w:ascii="Book Antiqua" w:cs="Book Antiqua" w:eastAsia="Book Antiqua" w:hAnsi="Book Antiqua"/>
                    <w:color w:val="000000"/>
                    <w:sz w:val="24"/>
                    <w:szCs w:val="24"/>
                  </w:rPr>
                </w:rPrChange>
              </w:rPr>
              <w:t>38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301E873">
              <w:rPr>
                <w:rFonts w:ascii="Book Antiqua" w:cs="Book Antiqua" w:eastAsia="Book Antiqua" w:hAnsi="Book Antiqua"/>
                <w:color w:val="000000"/>
                <w:sz w:val="24"/>
                <w:szCs w:val="24"/>
                <w:rPrChange w:id="2232" w:author="MUTILE WANYEE" w:date="2024-03-01T12:23:00Z">
                  <w:rPr>
                    <w:rFonts w:ascii="Book Antiqua" w:cs="Book Antiqua" w:eastAsia="Book Antiqua" w:hAnsi="Book Antiqua"/>
                    <w:color w:val="000000"/>
                    <w:sz w:val="24"/>
                    <w:szCs w:val="24"/>
                  </w:rPr>
                </w:rPrChange>
              </w:rPr>
              <w:t>14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202CD7C">
              <w:rPr>
                <w:rFonts w:ascii="Book Antiqua" w:cs="Book Antiqua" w:eastAsia="Book Antiqua" w:hAnsi="Book Antiqua"/>
                <w:color w:val="000000"/>
                <w:sz w:val="24"/>
                <w:szCs w:val="24"/>
                <w:rPrChange w:id="2233" w:author="MUTILE WANYEE" w:date="2024-03-01T12:23:00Z">
                  <w:rPr>
                    <w:rFonts w:ascii="Book Antiqua" w:cs="Book Antiqua" w:eastAsia="Book Antiqua" w:hAnsi="Book Antiqua"/>
                    <w:color w:val="000000"/>
                    <w:sz w:val="24"/>
                    <w:szCs w:val="24"/>
                  </w:rPr>
                </w:rPrChange>
              </w:rPr>
              <w:t>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684C2EA">
              <w:rPr>
                <w:rFonts w:ascii="Book Antiqua" w:cs="Book Antiqua" w:eastAsia="Book Antiqua" w:hAnsi="Book Antiqua"/>
                <w:color w:val="000000"/>
                <w:sz w:val="24"/>
                <w:szCs w:val="24"/>
                <w:rPrChange w:id="2234"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B52B6D6">
              <w:rPr>
                <w:rFonts w:ascii="Book Antiqua" w:cs="Book Antiqua" w:eastAsia="Book Antiqua" w:hAnsi="Book Antiqua"/>
                <w:color w:val="000000"/>
                <w:sz w:val="24"/>
                <w:szCs w:val="24"/>
                <w:rPrChange w:id="2235"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3C3E141">
              <w:rPr>
                <w:rFonts w:ascii="Book Antiqua" w:cs="Book Antiqua" w:eastAsia="Book Antiqua" w:hAnsi="Book Antiqua"/>
                <w:color w:val="000000"/>
                <w:sz w:val="24"/>
                <w:szCs w:val="24"/>
                <w:rPrChange w:id="223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3AB45D9">
              <w:rPr>
                <w:rFonts w:ascii="Book Antiqua" w:cs="Book Antiqua" w:eastAsia="Book Antiqua" w:hAnsi="Book Antiqua"/>
                <w:color w:val="000000"/>
                <w:sz w:val="24"/>
                <w:szCs w:val="24"/>
                <w:rPrChange w:id="2237" w:author="MUTILE WANYEE" w:date="2024-03-01T12:23:00Z">
                  <w:rPr>
                    <w:rFonts w:ascii="Book Antiqua" w:cs="Book Antiqua" w:eastAsia="Book Antiqua" w:hAnsi="Book Antiqua"/>
                    <w:color w:val="000000"/>
                    <w:sz w:val="24"/>
                    <w:szCs w:val="24"/>
                  </w:rPr>
                </w:rPrChange>
              </w:rPr>
              <w:t>63</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72B6B62B">
              <w:rPr>
                <w:rFonts w:ascii="Book Antiqua" w:cs="Book Antiqua" w:eastAsia="Book Antiqua" w:hAnsi="Book Antiqua"/>
                <w:color w:val="000000"/>
                <w:sz w:val="24"/>
                <w:szCs w:val="24"/>
                <w:rPrChange w:id="2238" w:author="MUTILE WANYEE" w:date="2024-03-01T12:23:00Z">
                  <w:rPr>
                    <w:rFonts w:ascii="Book Antiqua" w:cs="Book Antiqua" w:eastAsia="Book Antiqua" w:hAnsi="Book Antiqua"/>
                    <w:color w:val="000000"/>
                    <w:sz w:val="24"/>
                    <w:szCs w:val="24"/>
                  </w:rPr>
                </w:rPrChange>
              </w:rPr>
              <w:t>Burundian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7ED9DD0">
              <w:rPr>
                <w:rFonts w:ascii="Book Antiqua" w:cs="Book Antiqua" w:eastAsia="Book Antiqua" w:hAnsi="Book Antiqua"/>
                <w:color w:val="000000"/>
                <w:sz w:val="24"/>
                <w:szCs w:val="24"/>
                <w:rPrChange w:id="2239" w:author="MUTILE WANYEE" w:date="2024-03-01T12:23:00Z">
                  <w:rPr>
                    <w:rFonts w:ascii="Book Antiqua" w:cs="Book Antiqua" w:eastAsia="Book Antiqua" w:hAnsi="Book Antiqua"/>
                    <w:color w:val="000000"/>
                    <w:sz w:val="24"/>
                    <w:szCs w:val="24"/>
                  </w:rPr>
                </w:rPrChange>
              </w:rPr>
              <w:t>30</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C69C22C">
              <w:rPr>
                <w:rFonts w:ascii="Book Antiqua" w:cs="Book Antiqua" w:eastAsia="Book Antiqua" w:hAnsi="Book Antiqua"/>
                <w:color w:val="000000"/>
                <w:sz w:val="24"/>
                <w:szCs w:val="24"/>
                <w:rPrChange w:id="224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CB8BA5D">
              <w:rPr>
                <w:rFonts w:ascii="Book Antiqua" w:cs="Book Antiqua" w:eastAsia="Book Antiqua" w:hAnsi="Book Antiqua"/>
                <w:color w:val="000000"/>
                <w:sz w:val="24"/>
                <w:szCs w:val="24"/>
                <w:rPrChange w:id="2241"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85BCEF3">
              <w:rPr>
                <w:rFonts w:ascii="Book Antiqua" w:cs="Book Antiqua" w:eastAsia="Book Antiqua" w:hAnsi="Book Antiqua"/>
                <w:color w:val="000000"/>
                <w:sz w:val="24"/>
                <w:szCs w:val="24"/>
                <w:rPrChange w:id="2242" w:author="MUTILE WANYEE" w:date="2024-03-01T12:23:00Z">
                  <w:rPr>
                    <w:rFonts w:ascii="Book Antiqua" w:cs="Book Antiqua" w:eastAsia="Book Antiqua" w:hAnsi="Book Antiqua"/>
                    <w:color w:val="000000"/>
                    <w:sz w:val="24"/>
                    <w:szCs w:val="24"/>
                  </w:rPr>
                </w:rPrChange>
              </w:rPr>
              <w:t>27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E946DB2">
              <w:rPr>
                <w:rFonts w:ascii="Book Antiqua" w:cs="Book Antiqua" w:eastAsia="Book Antiqua" w:hAnsi="Book Antiqua"/>
                <w:color w:val="000000"/>
                <w:sz w:val="24"/>
                <w:szCs w:val="24"/>
                <w:rPrChange w:id="2243" w:author="MUTILE WANYEE" w:date="2024-03-01T12:23:00Z">
                  <w:rPr>
                    <w:rFonts w:ascii="Book Antiqua" w:cs="Book Antiqua" w:eastAsia="Book Antiqua" w:hAnsi="Book Antiqua"/>
                    <w:color w:val="000000"/>
                    <w:sz w:val="24"/>
                    <w:szCs w:val="24"/>
                  </w:rPr>
                </w:rPrChange>
              </w:rPr>
              <w:t>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F48E69C">
              <w:rPr>
                <w:rFonts w:ascii="Book Antiqua" w:cs="Book Antiqua" w:eastAsia="Book Antiqua" w:hAnsi="Book Antiqua"/>
                <w:color w:val="000000"/>
                <w:sz w:val="24"/>
                <w:szCs w:val="24"/>
                <w:rPrChange w:id="2244" w:author="MUTILE WANYEE" w:date="2024-03-01T12:23:00Z">
                  <w:rPr>
                    <w:rFonts w:ascii="Book Antiqua" w:cs="Book Antiqua" w:eastAsia="Book Antiqua" w:hAnsi="Book Antiqua"/>
                    <w:color w:val="000000"/>
                    <w:sz w:val="24"/>
                    <w:szCs w:val="24"/>
                  </w:rPr>
                </w:rPrChange>
              </w:rPr>
              <w:t>19</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0D8389">
              <w:rPr>
                <w:rFonts w:ascii="Book Antiqua" w:cs="Book Antiqua" w:eastAsia="Book Antiqua" w:hAnsi="Book Antiqua"/>
                <w:color w:val="000000"/>
                <w:sz w:val="24"/>
                <w:szCs w:val="24"/>
                <w:rPrChange w:id="2245"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9AE2430">
              <w:rPr>
                <w:rFonts w:ascii="Book Antiqua" w:cs="Book Antiqua" w:eastAsia="Book Antiqua" w:hAnsi="Book Antiqua"/>
                <w:color w:val="000000"/>
                <w:sz w:val="24"/>
                <w:szCs w:val="24"/>
                <w:rPrChange w:id="224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209FE37">
              <w:rPr>
                <w:rFonts w:ascii="Book Antiqua" w:cs="Book Antiqua" w:eastAsia="Book Antiqua" w:hAnsi="Book Antiqua"/>
                <w:color w:val="000000"/>
                <w:sz w:val="24"/>
                <w:szCs w:val="24"/>
                <w:rPrChange w:id="224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4FB7D24">
              <w:rPr>
                <w:rFonts w:ascii="Book Antiqua" w:cs="Book Antiqua" w:eastAsia="Book Antiqua" w:hAnsi="Book Antiqua"/>
                <w:color w:val="000000"/>
                <w:sz w:val="24"/>
                <w:szCs w:val="24"/>
                <w:rPrChange w:id="2248"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804D85B">
              <w:rPr>
                <w:rFonts w:ascii="Book Antiqua" w:cs="Book Antiqua" w:eastAsia="Book Antiqua" w:hAnsi="Book Antiqua"/>
                <w:color w:val="000000"/>
                <w:sz w:val="24"/>
                <w:szCs w:val="24"/>
                <w:rPrChange w:id="2249" w:author="MUTILE WANYEE" w:date="2024-03-01T12:23:00Z">
                  <w:rPr>
                    <w:rFonts w:ascii="Book Antiqua" w:cs="Book Antiqua" w:eastAsia="Book Antiqua" w:hAnsi="Book Antiqua"/>
                    <w:color w:val="000000"/>
                    <w:sz w:val="24"/>
                    <w:szCs w:val="24"/>
                  </w:rPr>
                </w:rPrChange>
              </w:rPr>
              <w:t>30</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203A0FA3">
              <w:rPr>
                <w:rFonts w:ascii="Book Antiqua" w:cs="Book Antiqua" w:eastAsia="Book Antiqua" w:hAnsi="Book Antiqua"/>
                <w:color w:val="000000"/>
                <w:sz w:val="24"/>
                <w:szCs w:val="24"/>
                <w:rPrChange w:id="2250" w:author="MUTILE WANYEE" w:date="2024-03-01T12:23:00Z">
                  <w:rPr>
                    <w:rFonts w:ascii="Book Antiqua" w:cs="Book Antiqua" w:eastAsia="Book Antiqua" w:hAnsi="Book Antiqua"/>
                    <w:color w:val="000000"/>
                    <w:sz w:val="24"/>
                    <w:szCs w:val="24"/>
                  </w:rPr>
                </w:rPrChange>
              </w:rPr>
              <w:t>American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64D4CF5">
              <w:rPr>
                <w:rFonts w:ascii="Book Antiqua" w:cs="Book Antiqua" w:eastAsia="Book Antiqua" w:hAnsi="Book Antiqua"/>
                <w:color w:val="000000"/>
                <w:sz w:val="24"/>
                <w:szCs w:val="24"/>
                <w:rPrChange w:id="2251" w:author="MUTILE WANYEE" w:date="2024-03-01T12:23:00Z">
                  <w:rPr>
                    <w:rFonts w:ascii="Book Antiqua" w:cs="Book Antiqua" w:eastAsia="Book Antiqua" w:hAnsi="Book Antiqua"/>
                    <w:color w:val="000000"/>
                    <w:sz w:val="24"/>
                    <w:szCs w:val="24"/>
                  </w:rPr>
                </w:rPrChange>
              </w:rPr>
              <w:t>27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A0D67E5">
              <w:rPr>
                <w:rFonts w:ascii="Book Antiqua" w:cs="Book Antiqua" w:eastAsia="Book Antiqua" w:hAnsi="Book Antiqua"/>
                <w:color w:val="000000"/>
                <w:sz w:val="24"/>
                <w:szCs w:val="24"/>
                <w:rPrChange w:id="2252"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AD830E3">
              <w:rPr>
                <w:rFonts w:ascii="Book Antiqua" w:cs="Book Antiqua" w:eastAsia="Book Antiqua" w:hAnsi="Book Antiqua"/>
                <w:color w:val="000000"/>
                <w:sz w:val="24"/>
                <w:szCs w:val="24"/>
                <w:rPrChange w:id="2253" w:author="MUTILE WANYEE" w:date="2024-03-01T12:23:00Z">
                  <w:rPr>
                    <w:rFonts w:ascii="Book Antiqua" w:cs="Book Antiqua" w:eastAsia="Book Antiqua" w:hAnsi="Book Antiqua"/>
                    <w:color w:val="000000"/>
                    <w:sz w:val="24"/>
                    <w:szCs w:val="24"/>
                  </w:rPr>
                </w:rPrChange>
              </w:rPr>
              <w:t>11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F0A1EE7">
              <w:rPr>
                <w:rFonts w:ascii="Book Antiqua" w:cs="Book Antiqua" w:eastAsia="Book Antiqua" w:hAnsi="Book Antiqua"/>
                <w:color w:val="000000"/>
                <w:sz w:val="24"/>
                <w:szCs w:val="24"/>
                <w:rPrChange w:id="2254" w:author="MUTILE WANYEE" w:date="2024-03-01T12:23:00Z">
                  <w:rPr>
                    <w:rFonts w:ascii="Book Antiqua" w:cs="Book Antiqua" w:eastAsia="Book Antiqua" w:hAnsi="Book Antiqua"/>
                    <w:color w:val="000000"/>
                    <w:sz w:val="24"/>
                    <w:szCs w:val="24"/>
                  </w:rPr>
                </w:rPrChange>
              </w:rPr>
              <w:t>18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F88B419">
              <w:rPr>
                <w:rFonts w:ascii="Book Antiqua" w:cs="Book Antiqua" w:eastAsia="Book Antiqua" w:hAnsi="Book Antiqua"/>
                <w:color w:val="000000"/>
                <w:sz w:val="24"/>
                <w:szCs w:val="24"/>
                <w:rPrChange w:id="2255"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BEC3F34">
              <w:rPr>
                <w:rFonts w:ascii="Book Antiqua" w:cs="Book Antiqua" w:eastAsia="Book Antiqua" w:hAnsi="Book Antiqua"/>
                <w:color w:val="000000"/>
                <w:sz w:val="24"/>
                <w:szCs w:val="24"/>
                <w:rPrChange w:id="2256" w:author="MUTILE WANYEE" w:date="2024-03-01T12:23:00Z">
                  <w:rPr>
                    <w:rFonts w:ascii="Book Antiqua" w:cs="Book Antiqua" w:eastAsia="Book Antiqua" w:hAnsi="Book Antiqua"/>
                    <w:color w:val="000000"/>
                    <w:sz w:val="24"/>
                    <w:szCs w:val="24"/>
                  </w:rPr>
                </w:rPrChange>
              </w:rPr>
              <w:t>10</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A5FBE16">
              <w:rPr>
                <w:rFonts w:ascii="Book Antiqua" w:cs="Book Antiqua" w:eastAsia="Book Antiqua" w:hAnsi="Book Antiqua"/>
                <w:color w:val="000000"/>
                <w:sz w:val="24"/>
                <w:szCs w:val="24"/>
                <w:rPrChange w:id="2257"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EB290B1">
              <w:rPr>
                <w:rFonts w:ascii="Book Antiqua" w:cs="Book Antiqua" w:eastAsia="Book Antiqua" w:hAnsi="Book Antiqua"/>
                <w:color w:val="000000"/>
                <w:sz w:val="24"/>
                <w:szCs w:val="24"/>
                <w:rPrChange w:id="2258"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8315857">
              <w:rPr>
                <w:rFonts w:ascii="Book Antiqua" w:cs="Book Antiqua" w:eastAsia="Book Antiqua" w:hAnsi="Book Antiqua"/>
                <w:color w:val="000000"/>
                <w:sz w:val="24"/>
                <w:szCs w:val="24"/>
                <w:rPrChange w:id="2259"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6025A7A">
              <w:rPr>
                <w:rFonts w:ascii="Book Antiqua" w:cs="Book Antiqua" w:eastAsia="Book Antiqua" w:hAnsi="Book Antiqua"/>
                <w:color w:val="000000"/>
                <w:sz w:val="24"/>
                <w:szCs w:val="24"/>
                <w:rPrChange w:id="226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C20AE1">
              <w:rPr>
                <w:rFonts w:ascii="Book Antiqua" w:cs="Book Antiqua" w:eastAsia="Book Antiqua" w:hAnsi="Book Antiqua"/>
                <w:color w:val="000000"/>
                <w:sz w:val="24"/>
                <w:szCs w:val="24"/>
                <w:rPrChange w:id="2261" w:author="MUTILE WANYEE" w:date="2024-03-01T12:23:00Z">
                  <w:rPr>
                    <w:rFonts w:ascii="Book Antiqua" w:cs="Book Antiqua" w:eastAsia="Book Antiqua" w:hAnsi="Book Antiqua"/>
                    <w:color w:val="000000"/>
                    <w:sz w:val="24"/>
                    <w:szCs w:val="24"/>
                  </w:rPr>
                </w:rPrChange>
              </w:rPr>
              <w:t>29</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A140E258">
              <w:rPr>
                <w:rFonts w:ascii="Book Antiqua" w:cs="Book Antiqua" w:eastAsia="Book Antiqua" w:hAnsi="Book Antiqua"/>
                <w:color w:val="000000"/>
                <w:sz w:val="24"/>
                <w:szCs w:val="24"/>
                <w:rPrChange w:id="2262" w:author="MUTILE WANYEE" w:date="2024-03-01T12:23:00Z">
                  <w:rPr>
                    <w:rFonts w:ascii="Book Antiqua" w:cs="Book Antiqua" w:eastAsia="Book Antiqua" w:hAnsi="Book Antiqua"/>
                    <w:color w:val="000000"/>
                    <w:sz w:val="24"/>
                    <w:szCs w:val="24"/>
                  </w:rPr>
                </w:rPrChange>
              </w:rPr>
              <w:t>British</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4DB021B">
              <w:rPr>
                <w:rFonts w:ascii="Book Antiqua" w:cs="Book Antiqua" w:eastAsia="Book Antiqua" w:hAnsi="Book Antiqua"/>
                <w:color w:val="000000"/>
                <w:sz w:val="24"/>
                <w:szCs w:val="24"/>
                <w:rPrChange w:id="2263" w:author="MUTILE WANYEE" w:date="2024-03-01T12:23:00Z">
                  <w:rPr>
                    <w:rFonts w:ascii="Book Antiqua" w:cs="Book Antiqua" w:eastAsia="Book Antiqua" w:hAnsi="Book Antiqua"/>
                    <w:color w:val="000000"/>
                    <w:sz w:val="24"/>
                    <w:szCs w:val="24"/>
                  </w:rPr>
                </w:rPrChange>
              </w:rPr>
              <w:t>17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BFF035C">
              <w:rPr>
                <w:rFonts w:ascii="Book Antiqua" w:cs="Book Antiqua" w:eastAsia="Book Antiqua" w:hAnsi="Book Antiqua"/>
                <w:color w:val="000000"/>
                <w:sz w:val="24"/>
                <w:szCs w:val="24"/>
                <w:rPrChange w:id="226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8541A81">
              <w:rPr>
                <w:rFonts w:ascii="Book Antiqua" w:cs="Book Antiqua" w:eastAsia="Book Antiqua" w:hAnsi="Book Antiqua"/>
                <w:color w:val="000000"/>
                <w:sz w:val="24"/>
                <w:szCs w:val="24"/>
                <w:rPrChange w:id="2265"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9583198">
              <w:rPr>
                <w:rFonts w:ascii="Book Antiqua" w:cs="Book Antiqua" w:eastAsia="Book Antiqua" w:hAnsi="Book Antiqua"/>
                <w:color w:val="000000"/>
                <w:sz w:val="24"/>
                <w:szCs w:val="24"/>
                <w:rPrChange w:id="2266" w:author="MUTILE WANYEE" w:date="2024-03-01T12:23:00Z">
                  <w:rPr>
                    <w:rFonts w:ascii="Book Antiqua" w:cs="Book Antiqua" w:eastAsia="Book Antiqua" w:hAnsi="Book Antiqua"/>
                    <w:color w:val="000000"/>
                    <w:sz w:val="24"/>
                    <w:szCs w:val="24"/>
                  </w:rPr>
                </w:rPrChange>
              </w:rPr>
              <w:t>12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3D3D604">
              <w:rPr>
                <w:rFonts w:ascii="Book Antiqua" w:cs="Book Antiqua" w:eastAsia="Book Antiqua" w:hAnsi="Book Antiqua"/>
                <w:color w:val="000000"/>
                <w:sz w:val="24"/>
                <w:szCs w:val="24"/>
                <w:rPrChange w:id="226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9CC371B">
              <w:rPr>
                <w:rFonts w:ascii="Book Antiqua" w:cs="Book Antiqua" w:eastAsia="Book Antiqua" w:hAnsi="Book Antiqua"/>
                <w:color w:val="000000"/>
                <w:sz w:val="24"/>
                <w:szCs w:val="24"/>
                <w:rPrChange w:id="2268"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F2C9811">
              <w:rPr>
                <w:rFonts w:ascii="Book Antiqua" w:cs="Book Antiqua" w:eastAsia="Book Antiqua" w:hAnsi="Book Antiqua"/>
                <w:color w:val="000000"/>
                <w:sz w:val="24"/>
                <w:szCs w:val="24"/>
                <w:rPrChange w:id="2269"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50B7692">
              <w:rPr>
                <w:rFonts w:ascii="Book Antiqua" w:cs="Book Antiqua" w:eastAsia="Book Antiqua" w:hAnsi="Book Antiqua"/>
                <w:color w:val="000000"/>
                <w:sz w:val="24"/>
                <w:szCs w:val="24"/>
                <w:rPrChange w:id="2270"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FDEA092">
              <w:rPr>
                <w:rFonts w:ascii="Book Antiqua" w:cs="Book Antiqua" w:eastAsia="Book Antiqua" w:hAnsi="Book Antiqua"/>
                <w:color w:val="000000"/>
                <w:sz w:val="24"/>
                <w:szCs w:val="24"/>
                <w:rPrChange w:id="2271"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ED49A3C">
              <w:rPr>
                <w:rFonts w:ascii="Book Antiqua" w:cs="Book Antiqua" w:eastAsia="Book Antiqua" w:hAnsi="Book Antiqua"/>
                <w:color w:val="000000"/>
                <w:sz w:val="24"/>
                <w:szCs w:val="24"/>
                <w:rPrChange w:id="2272"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401EB64">
              <w:rPr>
                <w:rFonts w:ascii="Book Antiqua" w:cs="Book Antiqua" w:eastAsia="Book Antiqua" w:hAnsi="Book Antiqua"/>
                <w:color w:val="000000"/>
                <w:sz w:val="24"/>
                <w:szCs w:val="24"/>
                <w:rPrChange w:id="2273" w:author="MUTILE WANYEE" w:date="2024-03-01T12:23:00Z">
                  <w:rPr>
                    <w:rFonts w:ascii="Book Antiqua" w:cs="Book Antiqua" w:eastAsia="Book Antiqua" w:hAnsi="Book Antiqua"/>
                    <w:color w:val="000000"/>
                    <w:sz w:val="24"/>
                    <w:szCs w:val="24"/>
                  </w:rPr>
                </w:rPrChange>
              </w:rPr>
              <w:t>17</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5692DA16">
              <w:rPr>
                <w:rFonts w:ascii="Book Antiqua" w:cs="Book Antiqua" w:eastAsia="Book Antiqua" w:hAnsi="Book Antiqua"/>
                <w:color w:val="000000"/>
                <w:sz w:val="24"/>
                <w:szCs w:val="24"/>
                <w:rPrChange w:id="2274" w:author="MUTILE WANYEE" w:date="2024-03-01T12:23:00Z">
                  <w:rPr>
                    <w:rFonts w:ascii="Book Antiqua" w:cs="Book Antiqua" w:eastAsia="Book Antiqua" w:hAnsi="Book Antiqua"/>
                    <w:color w:val="000000"/>
                    <w:sz w:val="24"/>
                    <w:szCs w:val="24"/>
                  </w:rPr>
                </w:rPrChange>
              </w:rPr>
              <w:t>Egyptian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F99A91D">
              <w:rPr>
                <w:rFonts w:ascii="Book Antiqua" w:cs="Book Antiqua" w:eastAsia="Book Antiqua" w:hAnsi="Book Antiqua"/>
                <w:color w:val="000000"/>
                <w:sz w:val="24"/>
                <w:szCs w:val="24"/>
                <w:rPrChange w:id="2275" w:author="MUTILE WANYEE" w:date="2024-03-01T12:23:00Z">
                  <w:rPr>
                    <w:rFonts w:ascii="Book Antiqua" w:cs="Book Antiqua" w:eastAsia="Book Antiqua" w:hAnsi="Book Antiqua"/>
                    <w:color w:val="000000"/>
                    <w:sz w:val="24"/>
                    <w:szCs w:val="24"/>
                  </w:rPr>
                </w:rPrChange>
              </w:rPr>
              <w:t>15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F42826B">
              <w:rPr>
                <w:rFonts w:ascii="Book Antiqua" w:cs="Book Antiqua" w:eastAsia="Book Antiqua" w:hAnsi="Book Antiqua"/>
                <w:color w:val="000000"/>
                <w:sz w:val="24"/>
                <w:szCs w:val="24"/>
                <w:rPrChange w:id="227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5144714">
              <w:rPr>
                <w:rFonts w:ascii="Book Antiqua" w:cs="Book Antiqua" w:eastAsia="Book Antiqua" w:hAnsi="Book Antiqua"/>
                <w:color w:val="000000"/>
                <w:sz w:val="24"/>
                <w:szCs w:val="24"/>
                <w:rPrChange w:id="2277"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309AC25">
              <w:rPr>
                <w:rFonts w:ascii="Book Antiqua" w:cs="Book Antiqua" w:eastAsia="Book Antiqua" w:hAnsi="Book Antiqua"/>
                <w:color w:val="000000"/>
                <w:sz w:val="24"/>
                <w:szCs w:val="24"/>
                <w:rPrChange w:id="2278" w:author="MUTILE WANYEE" w:date="2024-03-01T12:23:00Z">
                  <w:rPr>
                    <w:rFonts w:ascii="Book Antiqua" w:cs="Book Antiqua" w:eastAsia="Book Antiqua" w:hAnsi="Book Antiqua"/>
                    <w:color w:val="000000"/>
                    <w:sz w:val="24"/>
                    <w:szCs w:val="24"/>
                  </w:rPr>
                </w:rPrChange>
              </w:rPr>
              <w:t>13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18B4008">
              <w:rPr>
                <w:rFonts w:ascii="Book Antiqua" w:cs="Book Antiqua" w:eastAsia="Book Antiqua" w:hAnsi="Book Antiqua"/>
                <w:color w:val="000000"/>
                <w:sz w:val="24"/>
                <w:szCs w:val="24"/>
                <w:rPrChange w:id="2279"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D0B3A9C">
              <w:rPr>
                <w:rFonts w:ascii="Book Antiqua" w:cs="Book Antiqua" w:eastAsia="Book Antiqua" w:hAnsi="Book Antiqua"/>
                <w:color w:val="000000"/>
                <w:sz w:val="24"/>
                <w:szCs w:val="24"/>
                <w:rPrChange w:id="2280" w:author="MUTILE WANYEE" w:date="2024-03-01T12:23:00Z">
                  <w:rPr>
                    <w:rFonts w:ascii="Book Antiqua" w:cs="Book Antiqua" w:eastAsia="Book Antiqua" w:hAnsi="Book Antiqua"/>
                    <w:color w:val="000000"/>
                    <w:sz w:val="24"/>
                    <w:szCs w:val="24"/>
                  </w:rPr>
                </w:rPrChange>
              </w:rPr>
              <w:t>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C6203DB">
              <w:rPr>
                <w:rFonts w:ascii="Book Antiqua" w:cs="Book Antiqua" w:eastAsia="Book Antiqua" w:hAnsi="Book Antiqua"/>
                <w:color w:val="000000"/>
                <w:sz w:val="24"/>
                <w:szCs w:val="24"/>
                <w:rPrChange w:id="2281"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636BEB1">
              <w:rPr>
                <w:rFonts w:ascii="Book Antiqua" w:cs="Book Antiqua" w:eastAsia="Book Antiqua" w:hAnsi="Book Antiqua"/>
                <w:color w:val="000000"/>
                <w:sz w:val="24"/>
                <w:szCs w:val="24"/>
                <w:rPrChange w:id="2282"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EAC7C37">
              <w:rPr>
                <w:rFonts w:ascii="Book Antiqua" w:cs="Book Antiqua" w:eastAsia="Book Antiqua" w:hAnsi="Book Antiqua"/>
                <w:color w:val="000000"/>
                <w:sz w:val="24"/>
                <w:szCs w:val="24"/>
                <w:rPrChange w:id="2283"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227E572">
              <w:rPr>
                <w:rFonts w:ascii="Book Antiqua" w:cs="Book Antiqua" w:eastAsia="Book Antiqua" w:hAnsi="Book Antiqua"/>
                <w:color w:val="000000"/>
                <w:sz w:val="24"/>
                <w:szCs w:val="24"/>
                <w:rPrChange w:id="228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175DD21">
              <w:rPr>
                <w:rFonts w:ascii="Book Antiqua" w:cs="Book Antiqua" w:eastAsia="Book Antiqua" w:hAnsi="Book Antiqua"/>
                <w:color w:val="000000"/>
                <w:sz w:val="24"/>
                <w:szCs w:val="24"/>
                <w:rPrChange w:id="2285" w:author="MUTILE WANYEE" w:date="2024-03-01T12:23:00Z">
                  <w:rPr>
                    <w:rFonts w:ascii="Book Antiqua" w:cs="Book Antiqua" w:eastAsia="Book Antiqua" w:hAnsi="Book Antiqua"/>
                    <w:color w:val="000000"/>
                    <w:sz w:val="24"/>
                    <w:szCs w:val="24"/>
                  </w:rPr>
                </w:rPrChange>
              </w:rPr>
              <w:t>15</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023928A6">
              <w:rPr>
                <w:rFonts w:ascii="Book Antiqua" w:cs="Book Antiqua" w:eastAsia="Book Antiqua" w:hAnsi="Book Antiqua"/>
                <w:color w:val="000000"/>
                <w:sz w:val="24"/>
                <w:szCs w:val="24"/>
                <w:rPrChange w:id="2286" w:author="MUTILE WANYEE" w:date="2024-03-01T12:23:00Z">
                  <w:rPr>
                    <w:rFonts w:ascii="Book Antiqua" w:cs="Book Antiqua" w:eastAsia="Book Antiqua" w:hAnsi="Book Antiqua"/>
                    <w:color w:val="000000"/>
                    <w:sz w:val="24"/>
                    <w:szCs w:val="24"/>
                  </w:rPr>
                </w:rPrChange>
              </w:rPr>
              <w:t>Tanzanian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DDDDBBD">
              <w:rPr>
                <w:rFonts w:ascii="Book Antiqua" w:cs="Book Antiqua" w:eastAsia="Book Antiqua" w:hAnsi="Book Antiqua"/>
                <w:color w:val="000000"/>
                <w:sz w:val="24"/>
                <w:szCs w:val="24"/>
                <w:rPrChange w:id="2287" w:author="MUTILE WANYEE" w:date="2024-03-01T12:23:00Z">
                  <w:rPr>
                    <w:rFonts w:ascii="Book Antiqua" w:cs="Book Antiqua" w:eastAsia="Book Antiqua" w:hAnsi="Book Antiqua"/>
                    <w:color w:val="000000"/>
                    <w:sz w:val="24"/>
                    <w:szCs w:val="24"/>
                  </w:rPr>
                </w:rPrChange>
              </w:rPr>
              <w:t>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F8FA1E4">
              <w:rPr>
                <w:rFonts w:ascii="Book Antiqua" w:cs="Book Antiqua" w:eastAsia="Book Antiqua" w:hAnsi="Book Antiqua"/>
                <w:color w:val="000000"/>
                <w:sz w:val="24"/>
                <w:szCs w:val="24"/>
                <w:rPrChange w:id="2288"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603E2D5">
              <w:rPr>
                <w:rFonts w:ascii="Book Antiqua" w:cs="Book Antiqua" w:eastAsia="Book Antiqua" w:hAnsi="Book Antiqua"/>
                <w:color w:val="000000"/>
                <w:sz w:val="24"/>
                <w:szCs w:val="24"/>
                <w:rPrChange w:id="2289" w:author="MUTILE WANYEE" w:date="2024-03-01T12:23:00Z">
                  <w:rPr>
                    <w:rFonts w:ascii="Book Antiqua" w:cs="Book Antiqua" w:eastAsia="Book Antiqua" w:hAnsi="Book Antiqua"/>
                    <w:color w:val="000000"/>
                    <w:sz w:val="24"/>
                    <w:szCs w:val="24"/>
                  </w:rPr>
                </w:rPrChange>
              </w:rPr>
              <w:t>9</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70FB52D">
              <w:rPr>
                <w:rFonts w:ascii="Book Antiqua" w:cs="Book Antiqua" w:eastAsia="Book Antiqua" w:hAnsi="Book Antiqua"/>
                <w:color w:val="000000"/>
                <w:sz w:val="24"/>
                <w:szCs w:val="24"/>
                <w:rPrChange w:id="2290" w:author="MUTILE WANYEE" w:date="2024-03-01T12:23:00Z">
                  <w:rPr>
                    <w:rFonts w:ascii="Book Antiqua" w:cs="Book Antiqua" w:eastAsia="Book Antiqua" w:hAnsi="Book Antiqua"/>
                    <w:color w:val="000000"/>
                    <w:sz w:val="24"/>
                    <w:szCs w:val="24"/>
                  </w:rPr>
                </w:rPrChange>
              </w:rPr>
              <w:t>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138BBDA">
              <w:rPr>
                <w:rFonts w:ascii="Book Antiqua" w:cs="Book Antiqua" w:eastAsia="Book Antiqua" w:hAnsi="Book Antiqua"/>
                <w:color w:val="000000"/>
                <w:sz w:val="24"/>
                <w:szCs w:val="24"/>
                <w:rPrChange w:id="2291"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79CD61D">
              <w:rPr>
                <w:rFonts w:ascii="Book Antiqua" w:cs="Book Antiqua" w:eastAsia="Book Antiqua" w:hAnsi="Book Antiqua"/>
                <w:color w:val="000000"/>
                <w:sz w:val="24"/>
                <w:szCs w:val="24"/>
                <w:rPrChange w:id="2292" w:author="MUTILE WANYEE" w:date="2024-03-01T12:23:00Z">
                  <w:rPr>
                    <w:rFonts w:ascii="Book Antiqua" w:cs="Book Antiqua" w:eastAsia="Book Antiqua" w:hAnsi="Book Antiqua"/>
                    <w:color w:val="000000"/>
                    <w:sz w:val="24"/>
                    <w:szCs w:val="24"/>
                  </w:rPr>
                </w:rPrChange>
              </w:rPr>
              <w:t>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683347F">
              <w:rPr>
                <w:rFonts w:ascii="Book Antiqua" w:cs="Book Antiqua" w:eastAsia="Book Antiqua" w:hAnsi="Book Antiqua"/>
                <w:color w:val="000000"/>
                <w:sz w:val="24"/>
                <w:szCs w:val="24"/>
                <w:rPrChange w:id="2293"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091832E">
              <w:rPr>
                <w:rFonts w:ascii="Book Antiqua" w:cs="Book Antiqua" w:eastAsia="Book Antiqua" w:hAnsi="Book Antiqua"/>
                <w:color w:val="000000"/>
                <w:sz w:val="24"/>
                <w:szCs w:val="24"/>
                <w:rPrChange w:id="2294"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DEBDC24">
              <w:rPr>
                <w:rFonts w:ascii="Book Antiqua" w:cs="Book Antiqua" w:eastAsia="Book Antiqua" w:hAnsi="Book Antiqua"/>
                <w:color w:val="000000"/>
                <w:sz w:val="24"/>
                <w:szCs w:val="24"/>
                <w:rPrChange w:id="2295"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0C1C4A4">
              <w:rPr>
                <w:rFonts w:ascii="Book Antiqua" w:cs="Book Antiqua" w:eastAsia="Book Antiqua" w:hAnsi="Book Antiqua"/>
                <w:color w:val="000000"/>
                <w:sz w:val="24"/>
                <w:szCs w:val="24"/>
                <w:rPrChange w:id="2296"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43FD996">
              <w:rPr>
                <w:rFonts w:ascii="Book Antiqua" w:cs="Book Antiqua" w:eastAsia="Book Antiqua" w:hAnsi="Book Antiqua"/>
                <w:color w:val="000000"/>
                <w:sz w:val="24"/>
                <w:szCs w:val="24"/>
                <w:rPrChange w:id="2297" w:author="MUTILE WANYEE" w:date="2024-03-01T12:23:00Z">
                  <w:rPr>
                    <w:rFonts w:ascii="Book Antiqua" w:cs="Book Antiqua" w:eastAsia="Book Antiqua" w:hAnsi="Book Antiqua"/>
                    <w:color w:val="000000"/>
                    <w:sz w:val="24"/>
                    <w:szCs w:val="24"/>
                  </w:rPr>
                </w:rPrChange>
              </w:rPr>
              <w:t>13</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BDD29917">
              <w:rPr>
                <w:rFonts w:ascii="Book Antiqua" w:cs="Book Antiqua" w:eastAsia="Book Antiqua" w:hAnsi="Book Antiqua"/>
                <w:color w:val="000000"/>
                <w:sz w:val="24"/>
                <w:szCs w:val="24"/>
                <w:rPrChange w:id="2298" w:author="MUTILE WANYEE" w:date="2024-03-01T12:23:00Z">
                  <w:rPr>
                    <w:rFonts w:ascii="Book Antiqua" w:cs="Book Antiqua" w:eastAsia="Book Antiqua" w:hAnsi="Book Antiqua"/>
                    <w:color w:val="000000"/>
                    <w:sz w:val="24"/>
                    <w:szCs w:val="24"/>
                  </w:rPr>
                </w:rPrChange>
              </w:rPr>
              <w:t>Congolese</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F806103">
              <w:rPr>
                <w:rFonts w:ascii="Book Antiqua" w:cs="Book Antiqua" w:eastAsia="Book Antiqua" w:hAnsi="Book Antiqua"/>
                <w:color w:val="000000"/>
                <w:sz w:val="24"/>
                <w:szCs w:val="24"/>
                <w:rPrChange w:id="2299" w:author="MUTILE WANYEE" w:date="2024-03-01T12:23:00Z">
                  <w:rPr>
                    <w:rFonts w:ascii="Book Antiqua" w:cs="Book Antiqua" w:eastAsia="Book Antiqua" w:hAnsi="Book Antiqua"/>
                    <w:color w:val="000000"/>
                    <w:sz w:val="24"/>
                    <w:szCs w:val="24"/>
                  </w:rPr>
                </w:rPrChange>
              </w:rPr>
              <w:t>11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50ECFBD">
              <w:rPr>
                <w:rFonts w:ascii="Book Antiqua" w:cs="Book Antiqua" w:eastAsia="Book Antiqua" w:hAnsi="Book Antiqua"/>
                <w:color w:val="000000"/>
                <w:sz w:val="24"/>
                <w:szCs w:val="24"/>
                <w:rPrChange w:id="230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A414B0E">
              <w:rPr>
                <w:rFonts w:ascii="Book Antiqua" w:cs="Book Antiqua" w:eastAsia="Book Antiqua" w:hAnsi="Book Antiqua"/>
                <w:color w:val="000000"/>
                <w:sz w:val="24"/>
                <w:szCs w:val="24"/>
                <w:rPrChange w:id="2301"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35770DC">
              <w:rPr>
                <w:rFonts w:ascii="Book Antiqua" w:cs="Book Antiqua" w:eastAsia="Book Antiqua" w:hAnsi="Book Antiqua"/>
                <w:color w:val="000000"/>
                <w:sz w:val="24"/>
                <w:szCs w:val="24"/>
                <w:rPrChange w:id="2302" w:author="MUTILE WANYEE" w:date="2024-03-01T12:23:00Z">
                  <w:rPr>
                    <w:rFonts w:ascii="Book Antiqua" w:cs="Book Antiqua" w:eastAsia="Book Antiqua" w:hAnsi="Book Antiqua"/>
                    <w:color w:val="000000"/>
                    <w:sz w:val="24"/>
                    <w:szCs w:val="24"/>
                  </w:rPr>
                </w:rPrChange>
              </w:rPr>
              <w:t>9</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3480961">
              <w:rPr>
                <w:rFonts w:ascii="Book Antiqua" w:cs="Book Antiqua" w:eastAsia="Book Antiqua" w:hAnsi="Book Antiqua"/>
                <w:color w:val="000000"/>
                <w:sz w:val="24"/>
                <w:szCs w:val="24"/>
                <w:rPrChange w:id="2303"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E4F0F0E">
              <w:rPr>
                <w:rFonts w:ascii="Book Antiqua" w:cs="Book Antiqua" w:eastAsia="Book Antiqua" w:hAnsi="Book Antiqua"/>
                <w:color w:val="000000"/>
                <w:sz w:val="24"/>
                <w:szCs w:val="24"/>
                <w:rPrChange w:id="2304"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F178235">
              <w:rPr>
                <w:rFonts w:ascii="Book Antiqua" w:cs="Book Antiqua" w:eastAsia="Book Antiqua" w:hAnsi="Book Antiqua"/>
                <w:color w:val="000000"/>
                <w:sz w:val="24"/>
                <w:szCs w:val="24"/>
                <w:rPrChange w:id="2305"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E26C03E">
              <w:rPr>
                <w:rFonts w:ascii="Book Antiqua" w:cs="Book Antiqua" w:eastAsia="Book Antiqua" w:hAnsi="Book Antiqua"/>
                <w:color w:val="000000"/>
                <w:sz w:val="24"/>
                <w:szCs w:val="24"/>
                <w:rPrChange w:id="2306"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78C8BA2">
              <w:rPr>
                <w:rFonts w:ascii="Book Antiqua" w:cs="Book Antiqua" w:eastAsia="Book Antiqua" w:hAnsi="Book Antiqua"/>
                <w:color w:val="000000"/>
                <w:sz w:val="24"/>
                <w:szCs w:val="24"/>
                <w:rPrChange w:id="2307"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3A61B84">
              <w:rPr>
                <w:rFonts w:ascii="Book Antiqua" w:cs="Book Antiqua" w:eastAsia="Book Antiqua" w:hAnsi="Book Antiqua"/>
                <w:color w:val="000000"/>
                <w:sz w:val="24"/>
                <w:szCs w:val="24"/>
                <w:rPrChange w:id="2308"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469A0BF">
              <w:rPr>
                <w:rFonts w:ascii="Book Antiqua" w:cs="Book Antiqua" w:eastAsia="Book Antiqua" w:hAnsi="Book Antiqua"/>
                <w:color w:val="000000"/>
                <w:sz w:val="24"/>
                <w:szCs w:val="24"/>
                <w:rPrChange w:id="2309" w:author="MUTILE WANYEE" w:date="2024-03-01T12:23:00Z">
                  <w:rPr>
                    <w:rFonts w:ascii="Book Antiqua" w:cs="Book Antiqua" w:eastAsia="Book Antiqua" w:hAnsi="Book Antiqua"/>
                    <w:color w:val="000000"/>
                    <w:sz w:val="24"/>
                    <w:szCs w:val="24"/>
                  </w:rPr>
                </w:rPrChange>
              </w:rPr>
              <w:t>11</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48F9014E">
              <w:rPr>
                <w:rFonts w:ascii="Book Antiqua" w:cs="Book Antiqua" w:eastAsia="Book Antiqua" w:hAnsi="Book Antiqua"/>
                <w:color w:val="000000"/>
                <w:sz w:val="24"/>
                <w:szCs w:val="24"/>
                <w:rPrChange w:id="2310" w:author="MUTILE WANYEE" w:date="2024-03-01T12:23:00Z">
                  <w:rPr>
                    <w:rFonts w:ascii="Book Antiqua" w:cs="Book Antiqua" w:eastAsia="Book Antiqua" w:hAnsi="Book Antiqua"/>
                    <w:color w:val="000000"/>
                    <w:sz w:val="24"/>
                    <w:szCs w:val="24"/>
                  </w:rPr>
                </w:rPrChange>
              </w:rPr>
              <w:t>Rwandese</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7234DD2">
              <w:rPr>
                <w:rFonts w:ascii="Book Antiqua" w:cs="Book Antiqua" w:eastAsia="Book Antiqua" w:hAnsi="Book Antiqua"/>
                <w:color w:val="000000"/>
                <w:sz w:val="24"/>
                <w:szCs w:val="24"/>
                <w:rPrChange w:id="2311"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6E43577">
              <w:rPr>
                <w:rFonts w:ascii="Book Antiqua" w:cs="Book Antiqua" w:eastAsia="Book Antiqua" w:hAnsi="Book Antiqua"/>
                <w:color w:val="000000"/>
                <w:sz w:val="24"/>
                <w:szCs w:val="24"/>
                <w:rPrChange w:id="2312"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F3E861F">
              <w:rPr>
                <w:rFonts w:ascii="Book Antiqua" w:cs="Book Antiqua" w:eastAsia="Book Antiqua" w:hAnsi="Book Antiqua"/>
                <w:color w:val="000000"/>
                <w:sz w:val="24"/>
                <w:szCs w:val="24"/>
                <w:rPrChange w:id="2313" w:author="MUTILE WANYEE" w:date="2024-03-01T12:23:00Z">
                  <w:rPr>
                    <w:rFonts w:ascii="Book Antiqua" w:cs="Book Antiqua" w:eastAsia="Book Antiqua" w:hAnsi="Book Antiqua"/>
                    <w:color w:val="000000"/>
                    <w:sz w:val="24"/>
                    <w:szCs w:val="24"/>
                  </w:rPr>
                </w:rPrChange>
              </w:rPr>
              <w:t>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AB97F34">
              <w:rPr>
                <w:rFonts w:ascii="Book Antiqua" w:cs="Book Antiqua" w:eastAsia="Book Antiqua" w:hAnsi="Book Antiqua"/>
                <w:color w:val="000000"/>
                <w:sz w:val="24"/>
                <w:szCs w:val="24"/>
                <w:rPrChange w:id="2314"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487ED1D">
              <w:rPr>
                <w:rFonts w:ascii="Book Antiqua" w:cs="Book Antiqua" w:eastAsia="Book Antiqua" w:hAnsi="Book Antiqua"/>
                <w:color w:val="000000"/>
                <w:sz w:val="24"/>
                <w:szCs w:val="24"/>
                <w:rPrChange w:id="2315"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B74290B">
              <w:rPr>
                <w:rFonts w:ascii="Book Antiqua" w:cs="Book Antiqua" w:eastAsia="Book Antiqua" w:hAnsi="Book Antiqua"/>
                <w:color w:val="000000"/>
                <w:sz w:val="24"/>
                <w:szCs w:val="24"/>
                <w:rPrChange w:id="2316"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A8E617">
              <w:rPr>
                <w:rFonts w:ascii="Book Antiqua" w:cs="Book Antiqua" w:eastAsia="Book Antiqua" w:hAnsi="Book Antiqua"/>
                <w:color w:val="000000"/>
                <w:sz w:val="24"/>
                <w:szCs w:val="24"/>
                <w:rPrChange w:id="231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E84EB2C">
              <w:rPr>
                <w:rFonts w:ascii="Book Antiqua" w:cs="Book Antiqua" w:eastAsia="Book Antiqua" w:hAnsi="Book Antiqua"/>
                <w:color w:val="000000"/>
                <w:sz w:val="24"/>
                <w:szCs w:val="24"/>
                <w:rPrChange w:id="2318"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2D34883">
              <w:rPr>
                <w:rFonts w:ascii="Book Antiqua" w:cs="Book Antiqua" w:eastAsia="Book Antiqua" w:hAnsi="Book Antiqua"/>
                <w:color w:val="000000"/>
                <w:sz w:val="24"/>
                <w:szCs w:val="24"/>
                <w:rPrChange w:id="2319"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11894DA">
              <w:rPr>
                <w:rFonts w:ascii="Book Antiqua" w:cs="Book Antiqua" w:eastAsia="Book Antiqua" w:hAnsi="Book Antiqua"/>
                <w:color w:val="000000"/>
                <w:sz w:val="24"/>
                <w:szCs w:val="24"/>
                <w:rPrChange w:id="232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F05B492">
              <w:rPr>
                <w:rFonts w:ascii="Book Antiqua" w:cs="Book Antiqua" w:eastAsia="Book Antiqua" w:hAnsi="Book Antiqua"/>
                <w:color w:val="000000"/>
                <w:sz w:val="24"/>
                <w:szCs w:val="24"/>
                <w:rPrChange w:id="2321" w:author="MUTILE WANYEE" w:date="2024-03-01T12:23:00Z">
                  <w:rPr>
                    <w:rFonts w:ascii="Book Antiqua" w:cs="Book Antiqua" w:eastAsia="Book Antiqua" w:hAnsi="Book Antiqua"/>
                    <w:color w:val="000000"/>
                    <w:sz w:val="24"/>
                    <w:szCs w:val="24"/>
                  </w:rPr>
                </w:rPrChange>
              </w:rPr>
              <w:t>9</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ED8DBDD1">
              <w:rPr>
                <w:rFonts w:ascii="Book Antiqua" w:cs="Book Antiqua" w:eastAsia="Book Antiqua" w:hAnsi="Book Antiqua"/>
                <w:color w:val="000000"/>
                <w:sz w:val="24"/>
                <w:szCs w:val="24"/>
                <w:rPrChange w:id="2322" w:author="MUTILE WANYEE" w:date="2024-03-01T12:23:00Z">
                  <w:rPr>
                    <w:rFonts w:ascii="Book Antiqua" w:cs="Book Antiqua" w:eastAsia="Book Antiqua" w:hAnsi="Book Antiqua"/>
                    <w:color w:val="000000"/>
                    <w:sz w:val="24"/>
                    <w:szCs w:val="24"/>
                  </w:rPr>
                </w:rPrChange>
              </w:rPr>
              <w:t>Congolese (Kinshasa)</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E0C02CB">
              <w:rPr>
                <w:rFonts w:ascii="Book Antiqua" w:cs="Book Antiqua" w:eastAsia="Book Antiqua" w:hAnsi="Book Antiqua"/>
                <w:color w:val="000000"/>
                <w:sz w:val="24"/>
                <w:szCs w:val="24"/>
                <w:rPrChange w:id="2323" w:author="MUTILE WANYEE" w:date="2024-03-01T12:23:00Z">
                  <w:rPr>
                    <w:rFonts w:ascii="Book Antiqua" w:cs="Book Antiqua" w:eastAsia="Book Antiqua" w:hAnsi="Book Antiqua"/>
                    <w:color w:val="000000"/>
                    <w:sz w:val="24"/>
                    <w:szCs w:val="24"/>
                  </w:rPr>
                </w:rPrChange>
              </w:rPr>
              <w:t>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7E476CF">
              <w:rPr>
                <w:rFonts w:ascii="Book Antiqua" w:cs="Book Antiqua" w:eastAsia="Book Antiqua" w:hAnsi="Book Antiqua"/>
                <w:color w:val="000000"/>
                <w:sz w:val="24"/>
                <w:szCs w:val="24"/>
                <w:rPrChange w:id="232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B94FAB1">
              <w:rPr>
                <w:rFonts w:ascii="Book Antiqua" w:cs="Book Antiqua" w:eastAsia="Book Antiqua" w:hAnsi="Book Antiqua"/>
                <w:color w:val="000000"/>
                <w:sz w:val="24"/>
                <w:szCs w:val="24"/>
                <w:rPrChange w:id="2325"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B0EE89E">
              <w:rPr>
                <w:rFonts w:ascii="Book Antiqua" w:cs="Book Antiqua" w:eastAsia="Book Antiqua" w:hAnsi="Book Antiqua"/>
                <w:color w:val="000000"/>
                <w:sz w:val="24"/>
                <w:szCs w:val="24"/>
                <w:rPrChange w:id="2326" w:author="MUTILE WANYEE" w:date="2024-03-01T12:23:00Z">
                  <w:rPr>
                    <w:rFonts w:ascii="Book Antiqua" w:cs="Book Antiqua" w:eastAsia="Book Antiqua" w:hAnsi="Book Antiqua"/>
                    <w:color w:val="000000"/>
                    <w:sz w:val="24"/>
                    <w:szCs w:val="24"/>
                  </w:rPr>
                </w:rPrChange>
              </w:rPr>
              <w:t>8</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A8AFB8">
              <w:rPr>
                <w:rFonts w:ascii="Book Antiqua" w:cs="Book Antiqua" w:eastAsia="Book Antiqua" w:hAnsi="Book Antiqua"/>
                <w:color w:val="000000"/>
                <w:sz w:val="24"/>
                <w:szCs w:val="24"/>
                <w:rPrChange w:id="232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3352354">
              <w:rPr>
                <w:rFonts w:ascii="Book Antiqua" w:cs="Book Antiqua" w:eastAsia="Book Antiqua" w:hAnsi="Book Antiqua"/>
                <w:color w:val="000000"/>
                <w:sz w:val="24"/>
                <w:szCs w:val="24"/>
                <w:rPrChange w:id="2328"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C226923">
              <w:rPr>
                <w:rFonts w:ascii="Book Antiqua" w:cs="Book Antiqua" w:eastAsia="Book Antiqua" w:hAnsi="Book Antiqua"/>
                <w:color w:val="000000"/>
                <w:sz w:val="24"/>
                <w:szCs w:val="24"/>
                <w:rPrChange w:id="2329"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DF99BB0">
              <w:rPr>
                <w:rFonts w:ascii="Book Antiqua" w:cs="Book Antiqua" w:eastAsia="Book Antiqua" w:hAnsi="Book Antiqua"/>
                <w:color w:val="000000"/>
                <w:sz w:val="24"/>
                <w:szCs w:val="24"/>
                <w:rPrChange w:id="233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CEB207A">
              <w:rPr>
                <w:rFonts w:ascii="Book Antiqua" w:cs="Book Antiqua" w:eastAsia="Book Antiqua" w:hAnsi="Book Antiqua"/>
                <w:color w:val="000000"/>
                <w:sz w:val="24"/>
                <w:szCs w:val="24"/>
                <w:rPrChange w:id="2331"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5320AAF">
              <w:rPr>
                <w:rFonts w:ascii="Book Antiqua" w:cs="Book Antiqua" w:eastAsia="Book Antiqua" w:hAnsi="Book Antiqua"/>
                <w:color w:val="000000"/>
                <w:sz w:val="24"/>
                <w:szCs w:val="24"/>
                <w:rPrChange w:id="2332"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9F43BB9">
              <w:rPr>
                <w:rFonts w:ascii="Book Antiqua" w:cs="Book Antiqua" w:eastAsia="Book Antiqua" w:hAnsi="Book Antiqua"/>
                <w:color w:val="000000"/>
                <w:sz w:val="24"/>
                <w:szCs w:val="24"/>
                <w:rPrChange w:id="2333" w:author="MUTILE WANYEE" w:date="2024-03-01T12:23:00Z">
                  <w:rPr>
                    <w:rFonts w:ascii="Book Antiqua" w:cs="Book Antiqua" w:eastAsia="Book Antiqua" w:hAnsi="Book Antiqua"/>
                    <w:color w:val="000000"/>
                    <w:sz w:val="24"/>
                    <w:szCs w:val="24"/>
                  </w:rPr>
                </w:rPrChange>
              </w:rPr>
              <w:t>8</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0B9323D0">
              <w:rPr>
                <w:rFonts w:ascii="Book Antiqua" w:cs="Book Antiqua" w:eastAsia="Book Antiqua" w:hAnsi="Book Antiqua"/>
                <w:color w:val="000000"/>
                <w:sz w:val="24"/>
                <w:szCs w:val="24"/>
                <w:rPrChange w:id="2334" w:author="MUTILE WANYEE" w:date="2024-03-01T12:23:00Z">
                  <w:rPr>
                    <w:rFonts w:ascii="Book Antiqua" w:cs="Book Antiqua" w:eastAsia="Book Antiqua" w:hAnsi="Book Antiqua"/>
                    <w:color w:val="000000"/>
                    <w:sz w:val="24"/>
                    <w:szCs w:val="24"/>
                  </w:rPr>
                </w:rPrChange>
              </w:rPr>
              <w:t>Chinese</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73F8367">
              <w:rPr>
                <w:rFonts w:ascii="Book Antiqua" w:cs="Book Antiqua" w:eastAsia="Book Antiqua" w:hAnsi="Book Antiqua"/>
                <w:color w:val="000000"/>
                <w:sz w:val="24"/>
                <w:szCs w:val="24"/>
                <w:rPrChange w:id="2335" w:author="MUTILE WANYEE" w:date="2024-03-01T12:23:00Z">
                  <w:rPr>
                    <w:rFonts w:ascii="Book Antiqua" w:cs="Book Antiqua" w:eastAsia="Book Antiqua" w:hAnsi="Book Antiqua"/>
                    <w:color w:val="000000"/>
                    <w:sz w:val="24"/>
                    <w:szCs w:val="24"/>
                  </w:rPr>
                </w:rPrChange>
              </w:rPr>
              <w:t>7</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5B8F0A9">
              <w:rPr>
                <w:rFonts w:ascii="Book Antiqua" w:cs="Book Antiqua" w:eastAsia="Book Antiqua" w:hAnsi="Book Antiqua"/>
                <w:color w:val="000000"/>
                <w:sz w:val="24"/>
                <w:szCs w:val="24"/>
                <w:rPrChange w:id="233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B8C4238">
              <w:rPr>
                <w:rFonts w:ascii="Book Antiqua" w:cs="Book Antiqua" w:eastAsia="Book Antiqua" w:hAnsi="Book Antiqua"/>
                <w:color w:val="000000"/>
                <w:sz w:val="24"/>
                <w:szCs w:val="24"/>
                <w:rPrChange w:id="233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60424B1">
              <w:rPr>
                <w:rFonts w:ascii="Book Antiqua" w:cs="Book Antiqua" w:eastAsia="Book Antiqua" w:hAnsi="Book Antiqua"/>
                <w:color w:val="000000"/>
                <w:sz w:val="24"/>
                <w:szCs w:val="24"/>
                <w:rPrChange w:id="2338"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A414AEA">
              <w:rPr>
                <w:rFonts w:ascii="Book Antiqua" w:cs="Book Antiqua" w:eastAsia="Book Antiqua" w:hAnsi="Book Antiqua"/>
                <w:color w:val="000000"/>
                <w:sz w:val="24"/>
                <w:szCs w:val="24"/>
                <w:rPrChange w:id="2339"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CE37A70">
              <w:rPr>
                <w:rFonts w:ascii="Book Antiqua" w:cs="Book Antiqua" w:eastAsia="Book Antiqua" w:hAnsi="Book Antiqua"/>
                <w:color w:val="000000"/>
                <w:sz w:val="24"/>
                <w:szCs w:val="24"/>
                <w:rPrChange w:id="2340"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3302271">
              <w:rPr>
                <w:rFonts w:ascii="Book Antiqua" w:cs="Book Antiqua" w:eastAsia="Book Antiqua" w:hAnsi="Book Antiqua"/>
                <w:color w:val="000000"/>
                <w:sz w:val="24"/>
                <w:szCs w:val="24"/>
                <w:rPrChange w:id="2341"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2AB375">
              <w:rPr>
                <w:rFonts w:ascii="Book Antiqua" w:cs="Book Antiqua" w:eastAsia="Book Antiqua" w:hAnsi="Book Antiqua"/>
                <w:color w:val="000000"/>
                <w:sz w:val="24"/>
                <w:szCs w:val="24"/>
                <w:rPrChange w:id="2342"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4B30FBB">
              <w:rPr>
                <w:rFonts w:ascii="Book Antiqua" w:cs="Book Antiqua" w:eastAsia="Book Antiqua" w:hAnsi="Book Antiqua"/>
                <w:color w:val="000000"/>
                <w:sz w:val="24"/>
                <w:szCs w:val="24"/>
                <w:rPrChange w:id="2343"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4BD36BE">
              <w:rPr>
                <w:rFonts w:ascii="Book Antiqua" w:cs="Book Antiqua" w:eastAsia="Book Antiqua" w:hAnsi="Book Antiqua"/>
                <w:color w:val="000000"/>
                <w:sz w:val="24"/>
                <w:szCs w:val="24"/>
                <w:rPrChange w:id="234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DEB278F">
              <w:rPr>
                <w:rFonts w:ascii="Book Antiqua" w:cs="Book Antiqua" w:eastAsia="Book Antiqua" w:hAnsi="Book Antiqua"/>
                <w:color w:val="000000"/>
                <w:sz w:val="24"/>
                <w:szCs w:val="24"/>
                <w:rPrChange w:id="2345" w:author="MUTILE WANYEE" w:date="2024-03-01T12:23:00Z">
                  <w:rPr>
                    <w:rFonts w:ascii="Book Antiqua" w:cs="Book Antiqua" w:eastAsia="Book Antiqua" w:hAnsi="Book Antiqua"/>
                    <w:color w:val="000000"/>
                    <w:sz w:val="24"/>
                    <w:szCs w:val="24"/>
                  </w:rPr>
                </w:rPrChange>
              </w:rPr>
              <w:t>7</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1D151575">
              <w:rPr>
                <w:rFonts w:ascii="Book Antiqua" w:cs="Book Antiqua" w:eastAsia="Book Antiqua" w:hAnsi="Book Antiqua"/>
                <w:color w:val="000000"/>
                <w:sz w:val="24"/>
                <w:szCs w:val="24"/>
                <w:rPrChange w:id="2346" w:author="MUTILE WANYEE" w:date="2024-03-01T12:23:00Z">
                  <w:rPr>
                    <w:rFonts w:ascii="Book Antiqua" w:cs="Book Antiqua" w:eastAsia="Book Antiqua" w:hAnsi="Book Antiqua"/>
                    <w:color w:val="000000"/>
                    <w:sz w:val="24"/>
                    <w:szCs w:val="24"/>
                  </w:rPr>
                </w:rPrChange>
              </w:rPr>
              <w:t>South Sudanese</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CD5E250">
              <w:rPr>
                <w:rFonts w:ascii="Book Antiqua" w:cs="Book Antiqua" w:eastAsia="Book Antiqua" w:hAnsi="Book Antiqua"/>
                <w:color w:val="000000"/>
                <w:sz w:val="24"/>
                <w:szCs w:val="24"/>
                <w:rPrChange w:id="2347"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58F8439">
              <w:rPr>
                <w:rFonts w:ascii="Book Antiqua" w:cs="Book Antiqua" w:eastAsia="Book Antiqua" w:hAnsi="Book Antiqua"/>
                <w:color w:val="000000"/>
                <w:sz w:val="24"/>
                <w:szCs w:val="24"/>
                <w:rPrChange w:id="2348"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D0D32AF">
              <w:rPr>
                <w:rFonts w:ascii="Book Antiqua" w:cs="Book Antiqua" w:eastAsia="Book Antiqua" w:hAnsi="Book Antiqua"/>
                <w:color w:val="000000"/>
                <w:sz w:val="24"/>
                <w:szCs w:val="24"/>
                <w:rPrChange w:id="2349"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3A32741">
              <w:rPr>
                <w:rFonts w:ascii="Book Antiqua" w:cs="Book Antiqua" w:eastAsia="Book Antiqua" w:hAnsi="Book Antiqua"/>
                <w:color w:val="000000"/>
                <w:sz w:val="24"/>
                <w:szCs w:val="24"/>
                <w:rPrChange w:id="2350"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25FBF92">
              <w:rPr>
                <w:rFonts w:ascii="Book Antiqua" w:cs="Book Antiqua" w:eastAsia="Book Antiqua" w:hAnsi="Book Antiqua"/>
                <w:color w:val="000000"/>
                <w:sz w:val="24"/>
                <w:szCs w:val="24"/>
                <w:rPrChange w:id="2351"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69AFA1D">
              <w:rPr>
                <w:rFonts w:ascii="Book Antiqua" w:cs="Book Antiqua" w:eastAsia="Book Antiqua" w:hAnsi="Book Antiqua"/>
                <w:color w:val="000000"/>
                <w:sz w:val="24"/>
                <w:szCs w:val="24"/>
                <w:rPrChange w:id="2352"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84FA0B5">
              <w:rPr>
                <w:rFonts w:ascii="Book Antiqua" w:cs="Book Antiqua" w:eastAsia="Book Antiqua" w:hAnsi="Book Antiqua"/>
                <w:color w:val="000000"/>
                <w:sz w:val="24"/>
                <w:szCs w:val="24"/>
                <w:rPrChange w:id="2353"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A28AFE5">
              <w:rPr>
                <w:rFonts w:ascii="Book Antiqua" w:cs="Book Antiqua" w:eastAsia="Book Antiqua" w:hAnsi="Book Antiqua"/>
                <w:color w:val="000000"/>
                <w:sz w:val="24"/>
                <w:szCs w:val="24"/>
                <w:rPrChange w:id="235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0181CD4">
              <w:rPr>
                <w:rFonts w:ascii="Book Antiqua" w:cs="Book Antiqua" w:eastAsia="Book Antiqua" w:hAnsi="Book Antiqua"/>
                <w:color w:val="000000"/>
                <w:sz w:val="24"/>
                <w:szCs w:val="24"/>
                <w:rPrChange w:id="2355"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06C3717">
              <w:rPr>
                <w:rFonts w:ascii="Book Antiqua" w:cs="Book Antiqua" w:eastAsia="Book Antiqua" w:hAnsi="Book Antiqua"/>
                <w:color w:val="000000"/>
                <w:sz w:val="24"/>
                <w:szCs w:val="24"/>
                <w:rPrChange w:id="235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002395D">
              <w:rPr>
                <w:rFonts w:ascii="Book Antiqua" w:cs="Book Antiqua" w:eastAsia="Book Antiqua" w:hAnsi="Book Antiqua"/>
                <w:color w:val="000000"/>
                <w:sz w:val="24"/>
                <w:szCs w:val="24"/>
                <w:rPrChange w:id="2357" w:author="MUTILE WANYEE" w:date="2024-03-01T12:23:00Z">
                  <w:rPr>
                    <w:rFonts w:ascii="Book Antiqua" w:cs="Book Antiqua" w:eastAsia="Book Antiqua" w:hAnsi="Book Antiqua"/>
                    <w:color w:val="000000"/>
                    <w:sz w:val="24"/>
                    <w:szCs w:val="24"/>
                  </w:rPr>
                </w:rPrChange>
              </w:rPr>
              <w:t>7</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7ECB246E">
              <w:rPr>
                <w:rFonts w:ascii="Book Antiqua" w:cs="Book Antiqua" w:eastAsia="Book Antiqua" w:hAnsi="Book Antiqua"/>
                <w:color w:val="000000"/>
                <w:sz w:val="24"/>
                <w:szCs w:val="24"/>
                <w:rPrChange w:id="2358" w:author="MUTILE WANYEE" w:date="2024-03-01T12:23:00Z">
                  <w:rPr>
                    <w:rFonts w:ascii="Book Antiqua" w:cs="Book Antiqua" w:eastAsia="Book Antiqua" w:hAnsi="Book Antiqua"/>
                    <w:color w:val="000000"/>
                    <w:sz w:val="24"/>
                    <w:szCs w:val="24"/>
                  </w:rPr>
                </w:rPrChange>
              </w:rPr>
              <w:t>German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91CBF00">
              <w:rPr>
                <w:rFonts w:ascii="Book Antiqua" w:cs="Book Antiqua" w:eastAsia="Book Antiqua" w:hAnsi="Book Antiqua"/>
                <w:color w:val="000000"/>
                <w:sz w:val="24"/>
                <w:szCs w:val="24"/>
                <w:rPrChange w:id="2359"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8743A74">
              <w:rPr>
                <w:rFonts w:ascii="Book Antiqua" w:cs="Book Antiqua" w:eastAsia="Book Antiqua" w:hAnsi="Book Antiqua"/>
                <w:color w:val="000000"/>
                <w:sz w:val="24"/>
                <w:szCs w:val="24"/>
                <w:rPrChange w:id="236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22F7B90">
              <w:rPr>
                <w:rFonts w:ascii="Book Antiqua" w:cs="Book Antiqua" w:eastAsia="Book Antiqua" w:hAnsi="Book Antiqua"/>
                <w:color w:val="000000"/>
                <w:sz w:val="24"/>
                <w:szCs w:val="24"/>
                <w:rPrChange w:id="2361"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3F99FAC">
              <w:rPr>
                <w:rFonts w:ascii="Book Antiqua" w:cs="Book Antiqua" w:eastAsia="Book Antiqua" w:hAnsi="Book Antiqua"/>
                <w:color w:val="000000"/>
                <w:sz w:val="24"/>
                <w:szCs w:val="24"/>
                <w:rPrChange w:id="2362" w:author="MUTILE WANYEE" w:date="2024-03-01T12:23:00Z">
                  <w:rPr>
                    <w:rFonts w:ascii="Book Antiqua" w:cs="Book Antiqua" w:eastAsia="Book Antiqua" w:hAnsi="Book Antiqua"/>
                    <w:color w:val="000000"/>
                    <w:sz w:val="24"/>
                    <w:szCs w:val="24"/>
                  </w:rPr>
                </w:rPrChange>
              </w:rPr>
              <w:t>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F405113">
              <w:rPr>
                <w:rFonts w:ascii="Book Antiqua" w:cs="Book Antiqua" w:eastAsia="Book Antiqua" w:hAnsi="Book Antiqua"/>
                <w:color w:val="000000"/>
                <w:sz w:val="24"/>
                <w:szCs w:val="24"/>
                <w:rPrChange w:id="2363"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D6AAB7A">
              <w:rPr>
                <w:rFonts w:ascii="Book Antiqua" w:cs="Book Antiqua" w:eastAsia="Book Antiqua" w:hAnsi="Book Antiqua"/>
                <w:color w:val="000000"/>
                <w:sz w:val="24"/>
                <w:szCs w:val="24"/>
                <w:rPrChange w:id="2364"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4C8DAF8">
              <w:rPr>
                <w:rFonts w:ascii="Book Antiqua" w:cs="Book Antiqua" w:eastAsia="Book Antiqua" w:hAnsi="Book Antiqua"/>
                <w:color w:val="000000"/>
                <w:sz w:val="24"/>
                <w:szCs w:val="24"/>
                <w:rPrChange w:id="2365"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1061238">
              <w:rPr>
                <w:rFonts w:ascii="Book Antiqua" w:cs="Book Antiqua" w:eastAsia="Book Antiqua" w:hAnsi="Book Antiqua"/>
                <w:color w:val="000000"/>
                <w:sz w:val="24"/>
                <w:szCs w:val="24"/>
                <w:rPrChange w:id="236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1176DCA">
              <w:rPr>
                <w:rFonts w:ascii="Book Antiqua" w:cs="Book Antiqua" w:eastAsia="Book Antiqua" w:hAnsi="Book Antiqua"/>
                <w:color w:val="000000"/>
                <w:sz w:val="24"/>
                <w:szCs w:val="24"/>
                <w:rPrChange w:id="236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382B316">
              <w:rPr>
                <w:rFonts w:ascii="Book Antiqua" w:cs="Book Antiqua" w:eastAsia="Book Antiqua" w:hAnsi="Book Antiqua"/>
                <w:color w:val="000000"/>
                <w:sz w:val="24"/>
                <w:szCs w:val="24"/>
                <w:rPrChange w:id="2368"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EE0C2D6">
              <w:rPr>
                <w:rFonts w:ascii="Book Antiqua" w:cs="Book Antiqua" w:eastAsia="Book Antiqua" w:hAnsi="Book Antiqua"/>
                <w:color w:val="000000"/>
                <w:sz w:val="24"/>
                <w:szCs w:val="24"/>
                <w:rPrChange w:id="2369" w:author="MUTILE WANYEE" w:date="2024-03-01T12:23:00Z">
                  <w:rPr>
                    <w:rFonts w:ascii="Book Antiqua" w:cs="Book Antiqua" w:eastAsia="Book Antiqua" w:hAnsi="Book Antiqua"/>
                    <w:color w:val="000000"/>
                    <w:sz w:val="24"/>
                    <w:szCs w:val="24"/>
                  </w:rPr>
                </w:rPrChange>
              </w:rPr>
              <w:t>6</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C1D2EEB8">
              <w:rPr>
                <w:rFonts w:ascii="Book Antiqua" w:cs="Book Antiqua" w:eastAsia="Book Antiqua" w:hAnsi="Book Antiqua"/>
                <w:color w:val="000000"/>
                <w:sz w:val="24"/>
                <w:szCs w:val="24"/>
                <w:rPrChange w:id="2370" w:author="MUTILE WANYEE" w:date="2024-03-01T12:23:00Z">
                  <w:rPr>
                    <w:rFonts w:ascii="Book Antiqua" w:cs="Book Antiqua" w:eastAsia="Book Antiqua" w:hAnsi="Book Antiqua"/>
                    <w:color w:val="000000"/>
                    <w:sz w:val="24"/>
                    <w:szCs w:val="24"/>
                  </w:rPr>
                </w:rPrChange>
              </w:rPr>
              <w:t>Somali</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660109D">
              <w:rPr>
                <w:rFonts w:ascii="Book Antiqua" w:cs="Book Antiqua" w:eastAsia="Book Antiqua" w:hAnsi="Book Antiqua"/>
                <w:color w:val="000000"/>
                <w:sz w:val="24"/>
                <w:szCs w:val="24"/>
                <w:rPrChange w:id="2371"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4E14BB6">
              <w:rPr>
                <w:rFonts w:ascii="Book Antiqua" w:cs="Book Antiqua" w:eastAsia="Book Antiqua" w:hAnsi="Book Antiqua"/>
                <w:color w:val="000000"/>
                <w:sz w:val="24"/>
                <w:szCs w:val="24"/>
                <w:rPrChange w:id="2372"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5017212">
              <w:rPr>
                <w:rFonts w:ascii="Book Antiqua" w:cs="Book Antiqua" w:eastAsia="Book Antiqua" w:hAnsi="Book Antiqua"/>
                <w:color w:val="000000"/>
                <w:sz w:val="24"/>
                <w:szCs w:val="24"/>
                <w:rPrChange w:id="2373"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BF8D661">
              <w:rPr>
                <w:rFonts w:ascii="Book Antiqua" w:cs="Book Antiqua" w:eastAsia="Book Antiqua" w:hAnsi="Book Antiqua"/>
                <w:color w:val="000000"/>
                <w:sz w:val="24"/>
                <w:szCs w:val="24"/>
                <w:rPrChange w:id="2374"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BBAA1EC">
              <w:rPr>
                <w:rFonts w:ascii="Book Antiqua" w:cs="Book Antiqua" w:eastAsia="Book Antiqua" w:hAnsi="Book Antiqua"/>
                <w:color w:val="000000"/>
                <w:sz w:val="24"/>
                <w:szCs w:val="24"/>
                <w:rPrChange w:id="2375"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884E2B78">
              <w:rPr>
                <w:rFonts w:ascii="Book Antiqua" w:cs="Book Antiqua" w:eastAsia="Book Antiqua" w:hAnsi="Book Antiqua"/>
                <w:color w:val="000000"/>
                <w:sz w:val="24"/>
                <w:szCs w:val="24"/>
                <w:rPrChange w:id="2376"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60D0493">
              <w:rPr>
                <w:rFonts w:ascii="Book Antiqua" w:cs="Book Antiqua" w:eastAsia="Book Antiqua" w:hAnsi="Book Antiqua"/>
                <w:color w:val="000000"/>
                <w:sz w:val="24"/>
                <w:szCs w:val="24"/>
                <w:rPrChange w:id="2377"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3FC09BD">
              <w:rPr>
                <w:rFonts w:ascii="Book Antiqua" w:cs="Book Antiqua" w:eastAsia="Book Antiqua" w:hAnsi="Book Antiqua"/>
                <w:color w:val="000000"/>
                <w:sz w:val="24"/>
                <w:szCs w:val="24"/>
                <w:rPrChange w:id="2378"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6B1278">
              <w:rPr>
                <w:rFonts w:ascii="Book Antiqua" w:cs="Book Antiqua" w:eastAsia="Book Antiqua" w:hAnsi="Book Antiqua"/>
                <w:color w:val="000000"/>
                <w:sz w:val="24"/>
                <w:szCs w:val="24"/>
                <w:rPrChange w:id="2379"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406AC84">
              <w:rPr>
                <w:rFonts w:ascii="Book Antiqua" w:cs="Book Antiqua" w:eastAsia="Book Antiqua" w:hAnsi="Book Antiqua"/>
                <w:color w:val="000000"/>
                <w:sz w:val="24"/>
                <w:szCs w:val="24"/>
                <w:rPrChange w:id="2380"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0043DD1">
              <w:rPr>
                <w:rFonts w:ascii="Book Antiqua" w:cs="Book Antiqua" w:eastAsia="Book Antiqua" w:hAnsi="Book Antiqua"/>
                <w:color w:val="000000"/>
                <w:sz w:val="24"/>
                <w:szCs w:val="24"/>
                <w:rPrChange w:id="2381" w:author="MUTILE WANYEE" w:date="2024-03-01T12:23:00Z">
                  <w:rPr>
                    <w:rFonts w:ascii="Book Antiqua" w:cs="Book Antiqua" w:eastAsia="Book Antiqua" w:hAnsi="Book Antiqua"/>
                    <w:color w:val="000000"/>
                    <w:sz w:val="24"/>
                    <w:szCs w:val="24"/>
                  </w:rPr>
                </w:rPrChange>
              </w:rPr>
              <w:t>6</w:t>
            </w:r>
          </w:p>
        </w:tc>
      </w:tr>
      <w:tr>
        <w:tblPrEx/>
        <w:trPr>
          <w:cantSplit w:val="false"/>
          <w:tblHeader w:val="false"/>
          <w:jc w:val="left"/>
        </w:trPr>
        <w:tc>
          <w:tcPr>
            <w:tcW w:w="0" w:type="auto"/>
            <w:tcBorders>
              <w:top w:val="single" w:sz="8" w:space="0" w:color="cccccc"/>
              <w:left w:val="single" w:sz="8" w:space="0" w:color="000000"/>
              <w:bottom w:val="single" w:sz="8"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A861A1AE">
              <w:rPr>
                <w:rFonts w:ascii="Book Antiqua" w:cs="Book Antiqua" w:eastAsia="Book Antiqua" w:hAnsi="Book Antiqua"/>
                <w:color w:val="000000"/>
                <w:sz w:val="24"/>
                <w:szCs w:val="24"/>
                <w:rPrChange w:id="2382" w:author="MUTILE WANYEE" w:date="2024-03-01T12:23:00Z">
                  <w:rPr>
                    <w:rFonts w:ascii="Book Antiqua" w:cs="Book Antiqua" w:eastAsia="Book Antiqua" w:hAnsi="Book Antiqua"/>
                    <w:color w:val="000000"/>
                    <w:sz w:val="24"/>
                    <w:szCs w:val="24"/>
                  </w:rPr>
                </w:rPrChange>
              </w:rPr>
              <w:t>Canadian</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94BBA14">
              <w:rPr>
                <w:rFonts w:ascii="Book Antiqua" w:cs="Book Antiqua" w:eastAsia="Book Antiqua" w:hAnsi="Book Antiqua"/>
                <w:color w:val="000000"/>
                <w:sz w:val="24"/>
                <w:szCs w:val="24"/>
                <w:rPrChange w:id="2383"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F2C57B5">
              <w:rPr>
                <w:rFonts w:ascii="Book Antiqua" w:cs="Book Antiqua" w:eastAsia="Book Antiqua" w:hAnsi="Book Antiqua"/>
                <w:color w:val="000000"/>
                <w:sz w:val="24"/>
                <w:szCs w:val="24"/>
                <w:rPrChange w:id="238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3D6E8A7">
              <w:rPr>
                <w:rFonts w:ascii="Book Antiqua" w:cs="Book Antiqua" w:eastAsia="Book Antiqua" w:hAnsi="Book Antiqua"/>
                <w:color w:val="000000"/>
                <w:sz w:val="24"/>
                <w:szCs w:val="24"/>
                <w:rPrChange w:id="2385"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6F0D4B2">
              <w:rPr>
                <w:rFonts w:ascii="Book Antiqua" w:cs="Book Antiqua" w:eastAsia="Book Antiqua" w:hAnsi="Book Antiqua"/>
                <w:color w:val="000000"/>
                <w:sz w:val="24"/>
                <w:szCs w:val="24"/>
                <w:rPrChange w:id="2386" w:author="MUTILE WANYEE" w:date="2024-03-01T12:23:00Z">
                  <w:rPr>
                    <w:rFonts w:ascii="Book Antiqua" w:cs="Book Antiqua" w:eastAsia="Book Antiqua" w:hAnsi="Book Antiqua"/>
                    <w:color w:val="000000"/>
                    <w:sz w:val="24"/>
                    <w:szCs w:val="24"/>
                  </w:rPr>
                </w:rPrChange>
              </w:rPr>
              <w:t>4</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082ED9B">
              <w:rPr>
                <w:rFonts w:ascii="Book Antiqua" w:cs="Book Antiqua" w:eastAsia="Book Antiqua" w:hAnsi="Book Antiqua"/>
                <w:color w:val="000000"/>
                <w:sz w:val="24"/>
                <w:szCs w:val="24"/>
                <w:rPrChange w:id="2387"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FBEF57E">
              <w:rPr>
                <w:rFonts w:ascii="Book Antiqua" w:cs="Book Antiqua" w:eastAsia="Book Antiqua" w:hAnsi="Book Antiqua"/>
                <w:color w:val="000000"/>
                <w:sz w:val="24"/>
                <w:szCs w:val="24"/>
                <w:rPrChange w:id="2388"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E39E06D">
              <w:rPr>
                <w:rFonts w:ascii="Book Antiqua" w:cs="Book Antiqua" w:eastAsia="Book Antiqua" w:hAnsi="Book Antiqua"/>
                <w:color w:val="000000"/>
                <w:sz w:val="24"/>
                <w:szCs w:val="24"/>
                <w:rPrChange w:id="2389"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26CCC67">
              <w:rPr>
                <w:rFonts w:ascii="Book Antiqua" w:cs="Book Antiqua" w:eastAsia="Book Antiqua" w:hAnsi="Book Antiqua"/>
                <w:color w:val="000000"/>
                <w:sz w:val="24"/>
                <w:szCs w:val="24"/>
                <w:rPrChange w:id="2390"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D278024">
              <w:rPr>
                <w:rFonts w:ascii="Book Antiqua" w:cs="Book Antiqua" w:eastAsia="Book Antiqua" w:hAnsi="Book Antiqua"/>
                <w:color w:val="000000"/>
                <w:sz w:val="24"/>
                <w:szCs w:val="24"/>
                <w:rPrChange w:id="2391"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7AC490B">
              <w:rPr>
                <w:rFonts w:ascii="Book Antiqua" w:cs="Book Antiqua" w:eastAsia="Book Antiqua" w:hAnsi="Book Antiqua"/>
                <w:color w:val="000000"/>
                <w:sz w:val="24"/>
                <w:szCs w:val="24"/>
                <w:rPrChange w:id="2392"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6AC1746">
              <w:rPr>
                <w:rFonts w:ascii="Book Antiqua" w:cs="Book Antiqua" w:eastAsia="Book Antiqua" w:hAnsi="Book Antiqua"/>
                <w:color w:val="000000"/>
                <w:sz w:val="24"/>
                <w:szCs w:val="24"/>
                <w:rPrChange w:id="2393" w:author="MUTILE WANYEE" w:date="2024-03-01T12:23:00Z">
                  <w:rPr>
                    <w:rFonts w:ascii="Book Antiqua" w:cs="Book Antiqua" w:eastAsia="Book Antiqua" w:hAnsi="Book Antiqua"/>
                    <w:color w:val="000000"/>
                    <w:sz w:val="24"/>
                    <w:szCs w:val="24"/>
                  </w:rPr>
                </w:rPrChange>
              </w:rPr>
              <w:t>5</w:t>
            </w:r>
          </w:p>
        </w:tc>
      </w:tr>
      <w:tr>
        <w:tblPrEx/>
        <w:trPr>
          <w:cantSplit w:val="false"/>
          <w:tblHeader w:val="false"/>
          <w:jc w:val="left"/>
        </w:trPr>
        <w:tc>
          <w:tcPr>
            <w:tcW w:w="0" w:type="auto"/>
            <w:tcBorders>
              <w:top w:val="single" w:sz="8" w:space="0" w:color="cccccc"/>
              <w:left w:val="single" w:sz="8" w:space="0" w:color="000000"/>
              <w:bottom w:val="single" w:sz="4" w:space="0" w:color="000000"/>
              <w:right w:val="single" w:sz="8"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08D7CF51">
              <w:rPr>
                <w:rFonts w:ascii="Book Antiqua" w:cs="Book Antiqua" w:eastAsia="Book Antiqua" w:hAnsi="Book Antiqua"/>
                <w:color w:val="000000"/>
                <w:sz w:val="24"/>
                <w:szCs w:val="24"/>
                <w:rPrChange w:id="2394" w:author="MUTILE WANYEE" w:date="2024-03-01T12:23:00Z">
                  <w:rPr>
                    <w:rFonts w:ascii="Book Antiqua" w:cs="Book Antiqua" w:eastAsia="Book Antiqua" w:hAnsi="Book Antiqua"/>
                    <w:color w:val="000000"/>
                    <w:sz w:val="24"/>
                    <w:szCs w:val="24"/>
                  </w:rPr>
                </w:rPrChange>
              </w:rPr>
              <w:t>Dutch</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C0FA374">
              <w:rPr>
                <w:rFonts w:ascii="Book Antiqua" w:cs="Book Antiqua" w:eastAsia="Book Antiqua" w:hAnsi="Book Antiqua"/>
                <w:color w:val="000000"/>
                <w:sz w:val="24"/>
                <w:szCs w:val="24"/>
                <w:rPrChange w:id="2395"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F7DD9A6">
              <w:rPr>
                <w:rFonts w:ascii="Book Antiqua" w:cs="Book Antiqua" w:eastAsia="Book Antiqua" w:hAnsi="Book Antiqua"/>
                <w:color w:val="000000"/>
                <w:sz w:val="24"/>
                <w:szCs w:val="24"/>
                <w:rPrChange w:id="2396"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E952DB5">
              <w:rPr>
                <w:rFonts w:ascii="Book Antiqua" w:cs="Book Antiqua" w:eastAsia="Book Antiqua" w:hAnsi="Book Antiqua"/>
                <w:color w:val="000000"/>
                <w:sz w:val="24"/>
                <w:szCs w:val="24"/>
                <w:rPrChange w:id="2397"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418C2DB">
              <w:rPr>
                <w:rFonts w:ascii="Book Antiqua" w:cs="Book Antiqua" w:eastAsia="Book Antiqua" w:hAnsi="Book Antiqua"/>
                <w:color w:val="000000"/>
                <w:sz w:val="24"/>
                <w:szCs w:val="24"/>
                <w:rPrChange w:id="2398" w:author="MUTILE WANYEE" w:date="2024-03-01T12:23:00Z">
                  <w:rPr>
                    <w:rFonts w:ascii="Book Antiqua" w:cs="Book Antiqua" w:eastAsia="Book Antiqua" w:hAnsi="Book Antiqua"/>
                    <w:color w:val="000000"/>
                    <w:sz w:val="24"/>
                    <w:szCs w:val="24"/>
                  </w:rPr>
                </w:rPrChange>
              </w:rPr>
              <w:t>3</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B6C8DBB4">
              <w:rPr>
                <w:rFonts w:ascii="Book Antiqua" w:cs="Book Antiqua" w:eastAsia="Book Antiqua" w:hAnsi="Book Antiqua"/>
                <w:color w:val="000000"/>
                <w:sz w:val="24"/>
                <w:szCs w:val="24"/>
                <w:rPrChange w:id="2399"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2CF6E5C">
              <w:rPr>
                <w:rFonts w:ascii="Book Antiqua" w:cs="Book Antiqua" w:eastAsia="Book Antiqua" w:hAnsi="Book Antiqua"/>
                <w:color w:val="000000"/>
                <w:sz w:val="24"/>
                <w:szCs w:val="24"/>
                <w:rPrChange w:id="2400"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5FD6F76">
              <w:rPr>
                <w:rFonts w:ascii="Book Antiqua" w:cs="Book Antiqua" w:eastAsia="Book Antiqua" w:hAnsi="Book Antiqua"/>
                <w:color w:val="000000"/>
                <w:sz w:val="24"/>
                <w:szCs w:val="24"/>
                <w:rPrChange w:id="2401" w:author="MUTILE WANYEE" w:date="2024-03-01T12:23:00Z">
                  <w:rPr>
                    <w:rFonts w:ascii="Book Antiqua" w:cs="Book Antiqua" w:eastAsia="Book Antiqua" w:hAnsi="Book Antiqua"/>
                    <w:color w:val="000000"/>
                    <w:sz w:val="24"/>
                    <w:szCs w:val="24"/>
                  </w:rPr>
                </w:rPrChange>
              </w:rPr>
              <w:t>2</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4E8499B">
              <w:rPr>
                <w:rFonts w:ascii="Book Antiqua" w:cs="Book Antiqua" w:eastAsia="Book Antiqua" w:hAnsi="Book Antiqua"/>
                <w:color w:val="000000"/>
                <w:sz w:val="24"/>
                <w:szCs w:val="24"/>
                <w:rPrChange w:id="2402"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26EFA63">
              <w:rPr>
                <w:rFonts w:ascii="Book Antiqua" w:cs="Book Antiqua" w:eastAsia="Book Antiqua" w:hAnsi="Book Antiqua"/>
                <w:color w:val="000000"/>
                <w:sz w:val="24"/>
                <w:szCs w:val="24"/>
                <w:rPrChange w:id="2403" w:author="MUTILE WANYEE" w:date="2024-03-01T12:23:00Z">
                  <w:rPr>
                    <w:rFonts w:ascii="Book Antiqua" w:cs="Book Antiqua" w:eastAsia="Book Antiqua" w:hAnsi="Book Antiqua"/>
                    <w:color w:val="000000"/>
                    <w:sz w:val="24"/>
                    <w:szCs w:val="24"/>
                  </w:rPr>
                </w:rPrChange>
              </w:rPr>
              <w:t>1</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83F1FE0">
              <w:rPr>
                <w:rFonts w:ascii="Book Antiqua" w:cs="Book Antiqua" w:eastAsia="Book Antiqua" w:hAnsi="Book Antiqua"/>
                <w:color w:val="000000"/>
                <w:sz w:val="24"/>
                <w:szCs w:val="24"/>
                <w:rPrChange w:id="2404" w:author="MUTILE WANYEE" w:date="2024-03-01T12:23:00Z">
                  <w:rPr>
                    <w:rFonts w:ascii="Book Antiqua" w:cs="Book Antiqua" w:eastAsia="Book Antiqua" w:hAnsi="Book Antiqua"/>
                    <w:color w:val="000000"/>
                    <w:sz w:val="24"/>
                    <w:szCs w:val="24"/>
                  </w:rPr>
                </w:rPrChange>
              </w:rPr>
              <w:t> </w:t>
            </w:r>
          </w:p>
        </w:tc>
        <w:tc>
          <w:tcPr>
            <w:tcW w:w="0" w:type="auto"/>
            <w:tcBorders>
              <w:top w:val="single" w:sz="8" w:space="0" w:color="cccccc"/>
              <w:left w:val="single" w:sz="8" w:space="0" w:color="cccccc"/>
              <w:bottom w:val="single" w:sz="4" w:space="0" w:color="000000"/>
              <w:right w:val="single" w:sz="8"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308498B">
              <w:rPr>
                <w:rFonts w:ascii="Book Antiqua" w:cs="Book Antiqua" w:eastAsia="Book Antiqua" w:hAnsi="Book Antiqua"/>
                <w:color w:val="000000"/>
                <w:sz w:val="24"/>
                <w:szCs w:val="24"/>
                <w:rPrChange w:id="2405" w:author="MUTILE WANYEE" w:date="2024-03-01T12:23:00Z">
                  <w:rPr>
                    <w:rFonts w:ascii="Book Antiqua" w:cs="Book Antiqua" w:eastAsia="Book Antiqua" w:hAnsi="Book Antiqua"/>
                    <w:color w:val="000000"/>
                    <w:sz w:val="24"/>
                    <w:szCs w:val="24"/>
                  </w:rPr>
                </w:rPrChange>
              </w:rPr>
              <w:t>5</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AA7B01DA">
              <w:rPr>
                <w:rFonts w:ascii="Book Antiqua" w:cs="Book Antiqua" w:eastAsia="Book Antiqua" w:hAnsi="Book Antiqua"/>
                <w:color w:val="000000"/>
                <w:sz w:val="24"/>
                <w:szCs w:val="24"/>
                <w:rPrChange w:id="2406" w:author="MUTILE WANYEE" w:date="2024-03-01T12:23:00Z">
                  <w:rPr>
                    <w:rFonts w:ascii="Book Antiqua" w:cs="Book Antiqua" w:eastAsia="Book Antiqua" w:hAnsi="Book Antiqua"/>
                    <w:color w:val="000000"/>
                    <w:sz w:val="24"/>
                    <w:szCs w:val="24"/>
                  </w:rPr>
                </w:rPrChange>
              </w:rPr>
              <w:t>Pakistani</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103548D">
              <w:rPr>
                <w:rFonts w:ascii="Book Antiqua" w:cs="Book Antiqua" w:eastAsia="Book Antiqua" w:hAnsi="Book Antiqua"/>
                <w:color w:val="000000"/>
                <w:sz w:val="24"/>
                <w:szCs w:val="24"/>
                <w:rPrChange w:id="2407" w:author="MUTILE WANYEE" w:date="2024-03-01T12:23:00Z">
                  <w:rPr>
                    <w:rFonts w:ascii="Book Antiqua" w:cs="Book Antiqua" w:eastAsia="Book Antiqua" w:hAnsi="Book Antiqua"/>
                    <w:color w:val="000000"/>
                    <w:sz w:val="24"/>
                    <w:szCs w:val="24"/>
                  </w:rPr>
                </w:rPrChange>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E3224AE">
              <w:rPr>
                <w:rFonts w:ascii="Book Antiqua" w:cs="Book Antiqua" w:eastAsia="Book Antiqua" w:hAnsi="Book Antiqua"/>
                <w:color w:val="000000"/>
                <w:sz w:val="24"/>
                <w:szCs w:val="24"/>
                <w:rPrChange w:id="2408" w:author="MUTILE WANYEE" w:date="2024-03-01T12:23:00Z">
                  <w:rPr>
                    <w:rFonts w:ascii="Book Antiqua" w:cs="Book Antiqua" w:eastAsia="Book Antiqua" w:hAnsi="Book Antiqua"/>
                    <w:color w:val="000000"/>
                    <w:sz w:val="24"/>
                    <w:szCs w:val="24"/>
                  </w:rPr>
                </w:rPrChange>
              </w:rPr>
              <w:t> </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1A578D94">
              <w:rPr>
                <w:rFonts w:ascii="Book Antiqua" w:cs="Book Antiqua" w:eastAsia="Book Antiqua" w:hAnsi="Book Antiqua"/>
                <w:color w:val="000000"/>
                <w:sz w:val="24"/>
                <w:szCs w:val="24"/>
                <w:rPrChange w:id="2409" w:author="MUTILE WANYEE" w:date="2024-03-01T12:23:00Z">
                  <w:rPr>
                    <w:rFonts w:ascii="Book Antiqua" w:cs="Book Antiqua" w:eastAsia="Book Antiqua" w:hAnsi="Book Antiqua"/>
                    <w:color w:val="000000"/>
                    <w:sz w:val="24"/>
                    <w:szCs w:val="24"/>
                  </w:rPr>
                </w:rPrChange>
              </w:rPr>
              <w:t> </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CB2A852">
              <w:rPr>
                <w:rFonts w:ascii="Book Antiqua" w:cs="Book Antiqua" w:eastAsia="Book Antiqua" w:hAnsi="Book Antiqua"/>
                <w:color w:val="000000"/>
                <w:sz w:val="24"/>
                <w:szCs w:val="24"/>
                <w:rPrChange w:id="2410" w:author="MUTILE WANYEE" w:date="2024-03-01T12:23:00Z">
                  <w:rPr>
                    <w:rFonts w:ascii="Book Antiqua" w:cs="Book Antiqua" w:eastAsia="Book Antiqua" w:hAnsi="Book Antiqua"/>
                    <w:color w:val="000000"/>
                    <w:sz w:val="24"/>
                    <w:szCs w:val="24"/>
                  </w:rPr>
                </w:rPrChange>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244A83C">
              <w:rPr>
                <w:rFonts w:ascii="Book Antiqua" w:cs="Book Antiqua" w:eastAsia="Book Antiqua" w:hAnsi="Book Antiqua"/>
                <w:color w:val="000000"/>
                <w:sz w:val="24"/>
                <w:szCs w:val="24"/>
                <w:rPrChange w:id="2411" w:author="MUTILE WANYEE" w:date="2024-03-01T12:23:00Z">
                  <w:rPr>
                    <w:rFonts w:ascii="Book Antiqua" w:cs="Book Antiqua" w:eastAsia="Book Antiqua" w:hAnsi="Book Antiqua"/>
                    <w:color w:val="000000"/>
                    <w:sz w:val="24"/>
                    <w:szCs w:val="24"/>
                  </w:rPr>
                </w:rPrChange>
              </w:rPr>
              <w:t> </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DD7BB73">
              <w:rPr>
                <w:rFonts w:ascii="Book Antiqua" w:cs="Book Antiqua" w:eastAsia="Book Antiqua" w:hAnsi="Book Antiqua"/>
                <w:color w:val="000000"/>
                <w:sz w:val="24"/>
                <w:szCs w:val="24"/>
                <w:rPrChange w:id="2412" w:author="MUTILE WANYEE" w:date="2024-03-01T12:23:00Z">
                  <w:rPr>
                    <w:rFonts w:ascii="Book Antiqua" w:cs="Book Antiqua" w:eastAsia="Book Antiqua" w:hAnsi="Book Antiqua"/>
                    <w:color w:val="000000"/>
                    <w:sz w:val="24"/>
                    <w:szCs w:val="24"/>
                  </w:rPr>
                </w:rPrChange>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20F1663">
              <w:rPr>
                <w:rFonts w:ascii="Book Antiqua" w:cs="Book Antiqua" w:eastAsia="Book Antiqua" w:hAnsi="Book Antiqua"/>
                <w:color w:val="000000"/>
                <w:sz w:val="24"/>
                <w:szCs w:val="24"/>
                <w:rPrChange w:id="2413" w:author="MUTILE WANYEE" w:date="2024-03-01T12:23:00Z">
                  <w:rPr>
                    <w:rFonts w:ascii="Book Antiqua" w:cs="Book Antiqua" w:eastAsia="Book Antiqua" w:hAnsi="Book Antiqua"/>
                    <w:color w:val="000000"/>
                    <w:sz w:val="24"/>
                    <w:szCs w:val="24"/>
                  </w:rPr>
                </w:rPrChange>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FAF82339">
              <w:rPr>
                <w:rFonts w:ascii="Book Antiqua" w:cs="Book Antiqua" w:eastAsia="Book Antiqua" w:hAnsi="Book Antiqua"/>
                <w:color w:val="000000"/>
                <w:sz w:val="24"/>
                <w:szCs w:val="24"/>
                <w:rPrChange w:id="2414" w:author="MUTILE WANYEE" w:date="2024-03-01T12:23:00Z">
                  <w:rPr>
                    <w:rFonts w:ascii="Book Antiqua" w:cs="Book Antiqua" w:eastAsia="Book Antiqua" w:hAnsi="Book Antiqua"/>
                    <w:color w:val="000000"/>
                    <w:sz w:val="24"/>
                    <w:szCs w:val="24"/>
                  </w:rPr>
                </w:rPrChange>
              </w:rPr>
              <w:t> </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C1B652F">
              <w:rPr>
                <w:rFonts w:ascii="Book Antiqua" w:cs="Book Antiqua" w:eastAsia="Book Antiqua" w:hAnsi="Book Antiqua"/>
                <w:color w:val="000000"/>
                <w:sz w:val="24"/>
                <w:szCs w:val="24"/>
                <w:rPrChange w:id="2415" w:author="MUTILE WANYEE" w:date="2024-03-01T12:23:00Z">
                  <w:rPr>
                    <w:rFonts w:ascii="Book Antiqua" w:cs="Book Antiqua" w:eastAsia="Book Antiqua" w:hAnsi="Book Antiqua"/>
                    <w:color w:val="000000"/>
                    <w:sz w:val="24"/>
                    <w:szCs w:val="24"/>
                  </w:rPr>
                </w:rPrChange>
              </w:rPr>
              <w:t> </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885D7AB">
              <w:rPr>
                <w:rFonts w:ascii="Book Antiqua" w:cs="Book Antiqua" w:eastAsia="Book Antiqua" w:hAnsi="Book Antiqua"/>
                <w:color w:val="000000"/>
                <w:sz w:val="24"/>
                <w:szCs w:val="24"/>
                <w:rPrChange w:id="2416" w:author="MUTILE WANYEE" w:date="2024-03-01T12:23:00Z">
                  <w:rPr>
                    <w:rFonts w:ascii="Book Antiqua" w:cs="Book Antiqua" w:eastAsia="Book Antiqua" w:hAnsi="Book Antiqua"/>
                    <w:color w:val="000000"/>
                    <w:sz w:val="24"/>
                    <w:szCs w:val="24"/>
                  </w:rPr>
                </w:rPrChange>
              </w:rPr>
              <w:t> </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495A1CF">
              <w:rPr>
                <w:rFonts w:ascii="Book Antiqua" w:cs="Book Antiqua" w:eastAsia="Book Antiqua" w:hAnsi="Book Antiqua"/>
                <w:color w:val="000000"/>
                <w:sz w:val="24"/>
                <w:szCs w:val="24"/>
                <w:rPrChange w:id="2417" w:author="MUTILE WANYEE" w:date="2024-03-01T12:23:00Z">
                  <w:rPr>
                    <w:rFonts w:ascii="Book Antiqua" w:cs="Book Antiqua" w:eastAsia="Book Antiqua" w:hAnsi="Book Antiqua"/>
                    <w:color w:val="000000"/>
                    <w:sz w:val="24"/>
                    <w:szCs w:val="24"/>
                  </w:rPr>
                </w:rPrChange>
              </w:rPr>
              <w:t>5</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337CB97E">
              <w:rPr>
                <w:rFonts w:ascii="Book Antiqua" w:cs="Book Antiqua" w:eastAsia="Book Antiqua" w:hAnsi="Book Antiqua"/>
                <w:color w:val="000000"/>
                <w:sz w:val="24"/>
                <w:szCs w:val="24"/>
                <w:rPrChange w:id="2418" w:author="MUTILE WANYEE" w:date="2024-03-01T12:23:00Z">
                  <w:rPr>
                    <w:rFonts w:ascii="Book Antiqua" w:cs="Book Antiqua" w:eastAsia="Book Antiqua" w:hAnsi="Book Antiqua"/>
                    <w:color w:val="000000"/>
                    <w:sz w:val="24"/>
                    <w:szCs w:val="24"/>
                  </w:rPr>
                </w:rPrChange>
              </w:rPr>
              <w:t>Others</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3B54CC9">
              <w:rPr>
                <w:rFonts w:ascii="Book Antiqua" w:cs="Book Antiqua" w:eastAsia="Book Antiqua" w:hAnsi="Book Antiqua"/>
                <w:color w:val="000000"/>
                <w:sz w:val="24"/>
                <w:szCs w:val="24"/>
                <w:rPrChange w:id="2419" w:author="MUTILE WANYEE" w:date="2024-03-01T12:23:00Z">
                  <w:rPr>
                    <w:rFonts w:ascii="Book Antiqua" w:cs="Book Antiqua" w:eastAsia="Book Antiqua" w:hAnsi="Book Antiqua"/>
                    <w:color w:val="000000"/>
                    <w:sz w:val="24"/>
                    <w:szCs w:val="24"/>
                  </w:rPr>
                </w:rPrChange>
              </w:rPr>
              <w:t>40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721748B">
              <w:rPr>
                <w:rFonts w:ascii="Book Antiqua" w:cs="Book Antiqua" w:eastAsia="Book Antiqua" w:hAnsi="Book Antiqua"/>
                <w:color w:val="000000"/>
                <w:sz w:val="24"/>
                <w:szCs w:val="24"/>
                <w:rPrChange w:id="2420" w:author="MUTILE WANYEE" w:date="2024-03-01T12:23:00Z">
                  <w:rPr>
                    <w:rFonts w:ascii="Book Antiqua" w:cs="Book Antiqua" w:eastAsia="Book Antiqua" w:hAnsi="Book Antiqua"/>
                    <w:color w:val="000000"/>
                    <w:sz w:val="24"/>
                    <w:szCs w:val="24"/>
                  </w:rPr>
                </w:rPrChange>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CA8F3C8">
              <w:rPr>
                <w:rFonts w:ascii="Book Antiqua" w:cs="Book Antiqua" w:eastAsia="Book Antiqua" w:hAnsi="Book Antiqua"/>
                <w:color w:val="000000"/>
                <w:sz w:val="24"/>
                <w:szCs w:val="24"/>
                <w:rPrChange w:id="2421" w:author="MUTILE WANYEE" w:date="2024-03-01T12:23:00Z">
                  <w:rPr>
                    <w:rFonts w:ascii="Book Antiqua" w:cs="Book Antiqua" w:eastAsia="Book Antiqua" w:hAnsi="Book Antiqua"/>
                    <w:color w:val="000000"/>
                    <w:sz w:val="24"/>
                    <w:szCs w:val="24"/>
                  </w:rPr>
                </w:rPrChange>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DC0FA52">
              <w:rPr>
                <w:rFonts w:ascii="Book Antiqua" w:cs="Book Antiqua" w:eastAsia="Book Antiqua" w:hAnsi="Book Antiqua"/>
                <w:color w:val="000000"/>
                <w:sz w:val="24"/>
                <w:szCs w:val="24"/>
                <w:rPrChange w:id="2422" w:author="MUTILE WANYEE" w:date="2024-03-01T12:23:00Z">
                  <w:rPr>
                    <w:rFonts w:ascii="Book Antiqua" w:cs="Book Antiqua" w:eastAsia="Book Antiqua" w:hAnsi="Book Antiqua"/>
                    <w:color w:val="000000"/>
                    <w:sz w:val="24"/>
                    <w:szCs w:val="24"/>
                  </w:rPr>
                </w:rPrChange>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2A69D4C">
              <w:rPr>
                <w:rFonts w:ascii="Book Antiqua" w:cs="Book Antiqua" w:eastAsia="Book Antiqua" w:hAnsi="Book Antiqua"/>
                <w:color w:val="000000"/>
                <w:sz w:val="24"/>
                <w:szCs w:val="24"/>
                <w:rPrChange w:id="2423" w:author="MUTILE WANYEE" w:date="2024-03-01T12:23:00Z">
                  <w:rPr>
                    <w:rFonts w:ascii="Book Antiqua" w:cs="Book Antiqua" w:eastAsia="Book Antiqua" w:hAnsi="Book Antiqua"/>
                    <w:color w:val="000000"/>
                    <w:sz w:val="24"/>
                    <w:szCs w:val="24"/>
                  </w:rPr>
                </w:rPrChange>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D1FEB222">
              <w:rPr>
                <w:rFonts w:ascii="Book Antiqua" w:cs="Book Antiqua" w:eastAsia="Book Antiqua" w:hAnsi="Book Antiqua"/>
                <w:color w:val="000000"/>
                <w:sz w:val="24"/>
                <w:szCs w:val="24"/>
                <w:rPrChange w:id="2424" w:author="MUTILE WANYEE" w:date="2024-03-01T12:23:00Z">
                  <w:rPr>
                    <w:rFonts w:ascii="Book Antiqua" w:cs="Book Antiqua" w:eastAsia="Book Antiqua" w:hAnsi="Book Antiqua"/>
                    <w:color w:val="000000"/>
                    <w:sz w:val="24"/>
                    <w:szCs w:val="24"/>
                  </w:rPr>
                </w:rPrChange>
              </w:rPr>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F2896AC">
              <w:rPr>
                <w:rFonts w:ascii="Book Antiqua" w:cs="Book Antiqua" w:eastAsia="Book Antiqua" w:hAnsi="Book Antiqua"/>
                <w:color w:val="000000"/>
                <w:sz w:val="24"/>
                <w:szCs w:val="24"/>
                <w:rPrChange w:id="2425" w:author="MUTILE WANYEE" w:date="2024-03-01T12:23:00Z">
                  <w:rPr>
                    <w:rFonts w:ascii="Book Antiqua" w:cs="Book Antiqua" w:eastAsia="Book Antiqua" w:hAnsi="Book Antiqua"/>
                    <w:color w:val="000000"/>
                    <w:sz w:val="24"/>
                    <w:szCs w:val="24"/>
                  </w:rPr>
                </w:rPrChange>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42418E9">
              <w:rPr>
                <w:rFonts w:ascii="Book Antiqua" w:cs="Book Antiqua" w:eastAsia="Book Antiqua" w:hAnsi="Book Antiqua"/>
                <w:color w:val="000000"/>
                <w:sz w:val="24"/>
                <w:szCs w:val="24"/>
                <w:rPrChange w:id="2426" w:author="MUTILE WANYEE" w:date="2024-03-01T12:23:00Z">
                  <w:rPr>
                    <w:rFonts w:ascii="Book Antiqua" w:cs="Book Antiqua" w:eastAsia="Book Antiqua" w:hAnsi="Book Antiqua"/>
                    <w:color w:val="000000"/>
                    <w:sz w:val="24"/>
                    <w:szCs w:val="24"/>
                  </w:rPr>
                </w:rPrChange>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46163C46">
              <w:rPr>
                <w:rFonts w:ascii="Book Antiqua" w:cs="Book Antiqua" w:eastAsia="Book Antiqua" w:hAnsi="Book Antiqua"/>
                <w:color w:val="000000"/>
                <w:sz w:val="24"/>
                <w:szCs w:val="24"/>
                <w:rPrChange w:id="2427" w:author="MUTILE WANYEE" w:date="2024-03-01T12:23:00Z">
                  <w:rPr>
                    <w:rFonts w:ascii="Book Antiqua" w:cs="Book Antiqua" w:eastAsia="Book Antiqua" w:hAnsi="Book Antiqua"/>
                    <w:color w:val="000000"/>
                    <w:sz w:val="24"/>
                    <w:szCs w:val="24"/>
                  </w:rPr>
                </w:rPrChange>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5FC320BA">
              <w:rPr>
                <w:rFonts w:ascii="Book Antiqua" w:cs="Book Antiqua" w:eastAsia="Book Antiqua" w:hAnsi="Book Antiqua"/>
                <w:color w:val="000000"/>
                <w:sz w:val="24"/>
                <w:szCs w:val="24"/>
                <w:rPrChange w:id="2428" w:author="MUTILE WANYEE" w:date="2024-03-01T12:23:00Z">
                  <w:rPr>
                    <w:rFonts w:ascii="Book Antiqua" w:cs="Book Antiqua" w:eastAsia="Book Antiqua" w:hAnsi="Book Antiqua"/>
                    <w:color w:val="000000"/>
                    <w:sz w:val="24"/>
                    <w:szCs w:val="24"/>
                  </w:rPr>
                </w:rPrChange>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395BCCD8">
              <w:rPr>
                <w:rFonts w:ascii="Book Antiqua" w:cs="Book Antiqua" w:eastAsia="Book Antiqua" w:hAnsi="Book Antiqua"/>
                <w:color w:val="000000"/>
                <w:sz w:val="24"/>
                <w:szCs w:val="24"/>
                <w:rPrChange w:id="2429" w:author="MUTILE WANYEE" w:date="2024-03-01T12:23:00Z">
                  <w:rPr>
                    <w:rFonts w:ascii="Book Antiqua" w:cs="Book Antiqua" w:eastAsia="Book Antiqua" w:hAnsi="Book Antiqua"/>
                    <w:color w:val="000000"/>
                    <w:sz w:val="24"/>
                    <w:szCs w:val="24"/>
                  </w:rPr>
                </w:rPrChange>
              </w:rPr>
              <w:t>43</w:t>
            </w:r>
          </w:p>
        </w:tc>
      </w:tr>
      <w:tr>
        <w:tblPrEx/>
        <w:trPr>
          <w:cantSplit w:val="false"/>
          <w:tblHeader w:val="false"/>
          <w:jc w:val="left"/>
        </w:trPr>
        <w:tc>
          <w:tcPr>
            <w:tcW w:w="0" w:type="auto"/>
            <w:tcBorders>
              <w:top w:val="single" w:sz="4" w:space="0" w:color="000000"/>
              <w:left w:val="single" w:sz="4" w:space="0" w:color="000000"/>
              <w:bottom w:val="single" w:sz="4" w:space="0" w:color="000000"/>
              <w:right w:val="nil"/>
            </w:tcBorders>
            <w:shd w:val="clear" w:color="auto" w:fill="auto"/>
          </w:tcPr>
          <w:p>
            <w:pPr>
              <w:pStyle w:val="style0"/>
              <w:spacing w:after="0" w:lineRule="auto" w:line="240"/>
              <w:jc w:val="both"/>
              <w:rPr>
                <w:rFonts w:ascii="Book Antiqua" w:cs="Book Antiqua" w:eastAsia="Book Antiqua" w:hAnsi="Book Antiqua"/>
                <w:color w:val="000000"/>
                <w:sz w:val="24"/>
                <w:szCs w:val="24"/>
              </w:rPr>
            </w:pPr>
            <w:r w:rsidRPr="8B26C081">
              <w:rPr>
                <w:rFonts w:ascii="Book Antiqua" w:cs="Book Antiqua" w:eastAsia="Book Antiqua" w:hAnsi="Book Antiqua"/>
                <w:b/>
                <w:color w:val="000000"/>
                <w:sz w:val="24"/>
                <w:szCs w:val="24"/>
                <w:rPrChange w:id="2430" w:author="MUTILE WANYEE" w:date="2024-03-01T12:23:00Z">
                  <w:rPr>
                    <w:rFonts w:ascii="Book Antiqua" w:cs="Book Antiqua" w:eastAsia="Book Antiqua" w:hAnsi="Book Antiqua"/>
                    <w:b/>
                    <w:color w:val="000000"/>
                    <w:sz w:val="24"/>
                    <w:szCs w:val="24"/>
                  </w:rPr>
                </w:rPrChange>
              </w:rPr>
              <w:t>Grand Total</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C5D944B">
              <w:rPr>
                <w:rFonts w:ascii="Book Antiqua" w:cs="Book Antiqua" w:eastAsia="Book Antiqua" w:hAnsi="Book Antiqua"/>
                <w:b/>
                <w:color w:val="000000"/>
                <w:sz w:val="24"/>
                <w:szCs w:val="24"/>
                <w:rPrChange w:id="2431" w:author="MUTILE WANYEE" w:date="2024-03-01T12:23:00Z">
                  <w:rPr>
                    <w:rFonts w:ascii="Book Antiqua" w:cs="Book Antiqua" w:eastAsia="Book Antiqua" w:hAnsi="Book Antiqua"/>
                    <w:b/>
                    <w:color w:val="000000"/>
                    <w:sz w:val="24"/>
                    <w:szCs w:val="24"/>
                  </w:rPr>
                </w:rPrChange>
              </w:rPr>
              <w:t>449</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ED96DE84">
              <w:rPr>
                <w:rFonts w:ascii="Book Antiqua" w:cs="Book Antiqua" w:eastAsia="Book Antiqua" w:hAnsi="Book Antiqua"/>
                <w:b/>
                <w:color w:val="000000"/>
                <w:sz w:val="24"/>
                <w:szCs w:val="24"/>
                <w:rPrChange w:id="2432" w:author="MUTILE WANYEE" w:date="2024-03-01T12:23:00Z">
                  <w:rPr>
                    <w:rFonts w:ascii="Book Antiqua" w:cs="Book Antiqua" w:eastAsia="Book Antiqua" w:hAnsi="Book Antiqua"/>
                    <w:b/>
                    <w:color w:val="000000"/>
                    <w:sz w:val="24"/>
                    <w:szCs w:val="24"/>
                  </w:rPr>
                </w:rPrChange>
              </w:rPr>
              <w:t>23</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9AC8780">
              <w:rPr>
                <w:rFonts w:ascii="Book Antiqua" w:cs="Book Antiqua" w:eastAsia="Book Antiqua" w:hAnsi="Book Antiqua"/>
                <w:b/>
                <w:color w:val="000000"/>
                <w:sz w:val="24"/>
                <w:szCs w:val="24"/>
                <w:rPrChange w:id="2433" w:author="MUTILE WANYEE" w:date="2024-03-01T12:23:00Z">
                  <w:rPr>
                    <w:rFonts w:ascii="Book Antiqua" w:cs="Book Antiqua" w:eastAsia="Book Antiqua" w:hAnsi="Book Antiqua"/>
                    <w:b/>
                    <w:color w:val="000000"/>
                    <w:sz w:val="24"/>
                    <w:szCs w:val="24"/>
                  </w:rPr>
                </w:rPrChange>
              </w:rPr>
              <w:t>145</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9638A4A3">
              <w:rPr>
                <w:rFonts w:ascii="Book Antiqua" w:cs="Book Antiqua" w:eastAsia="Book Antiqua" w:hAnsi="Book Antiqua"/>
                <w:b/>
                <w:color w:val="000000"/>
                <w:sz w:val="24"/>
                <w:szCs w:val="24"/>
                <w:rPrChange w:id="2434" w:author="MUTILE WANYEE" w:date="2024-03-01T12:23:00Z">
                  <w:rPr>
                    <w:rFonts w:ascii="Book Antiqua" w:cs="Book Antiqua" w:eastAsia="Book Antiqua" w:hAnsi="Book Antiqua"/>
                    <w:b/>
                    <w:color w:val="000000"/>
                    <w:sz w:val="24"/>
                    <w:szCs w:val="24"/>
                  </w:rPr>
                </w:rPrChange>
              </w:rPr>
              <w:t>327</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C6DC19E3">
              <w:rPr>
                <w:rFonts w:ascii="Book Antiqua" w:cs="Book Antiqua" w:eastAsia="Book Antiqua" w:hAnsi="Book Antiqua"/>
                <w:b/>
                <w:color w:val="000000"/>
                <w:sz w:val="24"/>
                <w:szCs w:val="24"/>
                <w:rPrChange w:id="2435" w:author="MUTILE WANYEE" w:date="2024-03-01T12:23:00Z">
                  <w:rPr>
                    <w:rFonts w:ascii="Book Antiqua" w:cs="Book Antiqua" w:eastAsia="Book Antiqua" w:hAnsi="Book Antiqua"/>
                    <w:b/>
                    <w:color w:val="000000"/>
                    <w:sz w:val="24"/>
                    <w:szCs w:val="24"/>
                  </w:rPr>
                </w:rPrChange>
              </w:rPr>
              <w:t>118</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8976B73">
              <w:rPr>
                <w:rFonts w:ascii="Book Antiqua" w:cs="Book Antiqua" w:eastAsia="Book Antiqua" w:hAnsi="Book Antiqua"/>
                <w:b/>
                <w:color w:val="000000"/>
                <w:sz w:val="24"/>
                <w:szCs w:val="24"/>
                <w:rPrChange w:id="2436" w:author="MUTILE WANYEE" w:date="2024-03-01T12:23:00Z">
                  <w:rPr>
                    <w:rFonts w:ascii="Book Antiqua" w:cs="Book Antiqua" w:eastAsia="Book Antiqua" w:hAnsi="Book Antiqua"/>
                    <w:b/>
                    <w:color w:val="000000"/>
                    <w:sz w:val="24"/>
                    <w:szCs w:val="24"/>
                  </w:rPr>
                </w:rPrChange>
              </w:rPr>
              <w:t>180</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0E1A76C3">
              <w:rPr>
                <w:rFonts w:ascii="Book Antiqua" w:cs="Book Antiqua" w:eastAsia="Book Antiqua" w:hAnsi="Book Antiqua"/>
                <w:b/>
                <w:color w:val="000000"/>
                <w:sz w:val="24"/>
                <w:szCs w:val="24"/>
                <w:rPrChange w:id="2437" w:author="MUTILE WANYEE" w:date="2024-03-01T12:23:00Z">
                  <w:rPr>
                    <w:rFonts w:ascii="Book Antiqua" w:cs="Book Antiqua" w:eastAsia="Book Antiqua" w:hAnsi="Book Antiqua"/>
                    <w:b/>
                    <w:color w:val="000000"/>
                    <w:sz w:val="24"/>
                    <w:szCs w:val="24"/>
                  </w:rPr>
                </w:rPrChange>
              </w:rPr>
              <w:t>109</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799851A8">
              <w:rPr>
                <w:rFonts w:ascii="Book Antiqua" w:cs="Book Antiqua" w:eastAsia="Book Antiqua" w:hAnsi="Book Antiqua"/>
                <w:b/>
                <w:color w:val="000000"/>
                <w:sz w:val="24"/>
                <w:szCs w:val="24"/>
                <w:rPrChange w:id="2438" w:author="MUTILE WANYEE" w:date="2024-03-01T12:23:00Z">
                  <w:rPr>
                    <w:rFonts w:ascii="Book Antiqua" w:cs="Book Antiqua" w:eastAsia="Book Antiqua" w:hAnsi="Book Antiqua"/>
                    <w:b/>
                    <w:color w:val="000000"/>
                    <w:sz w:val="24"/>
                    <w:szCs w:val="24"/>
                  </w:rPr>
                </w:rPrChange>
              </w:rPr>
              <w:t>48</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2D49ABC6">
              <w:rPr>
                <w:rFonts w:ascii="Book Antiqua" w:cs="Book Antiqua" w:eastAsia="Book Antiqua" w:hAnsi="Book Antiqua"/>
                <w:b/>
                <w:color w:val="000000"/>
                <w:sz w:val="24"/>
                <w:szCs w:val="24"/>
                <w:rPrChange w:id="2439" w:author="MUTILE WANYEE" w:date="2024-03-01T12:23:00Z">
                  <w:rPr>
                    <w:rFonts w:ascii="Book Antiqua" w:cs="Book Antiqua" w:eastAsia="Book Antiqua" w:hAnsi="Book Antiqua"/>
                    <w:b/>
                    <w:color w:val="000000"/>
                    <w:sz w:val="24"/>
                    <w:szCs w:val="24"/>
                  </w:rPr>
                </w:rPrChange>
              </w:rPr>
              <w:t>15</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A2495767">
              <w:rPr>
                <w:rFonts w:ascii="Book Antiqua" w:cs="Book Antiqua" w:eastAsia="Book Antiqua" w:hAnsi="Book Antiqua"/>
                <w:b/>
                <w:color w:val="000000"/>
                <w:sz w:val="24"/>
                <w:szCs w:val="24"/>
                <w:rPrChange w:id="2440" w:author="MUTILE WANYEE" w:date="2024-03-01T12:23:00Z">
                  <w:rPr>
                    <w:rFonts w:ascii="Book Antiqua" w:cs="Book Antiqua" w:eastAsia="Book Antiqua" w:hAnsi="Book Antiqua"/>
                    <w:b/>
                    <w:color w:val="000000"/>
                    <w:sz w:val="24"/>
                    <w:szCs w:val="24"/>
                  </w:rPr>
                </w:rPrChange>
              </w:rPr>
              <w:t>2</w:t>
            </w:r>
          </w:p>
        </w:tc>
        <w:tc>
          <w:tcPr>
            <w:tcW w:w="0" w:type="auto"/>
            <w:tcBorders>
              <w:top w:val="single" w:sz="4" w:space="0" w:color="000000"/>
              <w:left w:val="nil"/>
              <w:bottom w:val="single" w:sz="4" w:space="0" w:color="000000"/>
              <w:right w:val="single" w:sz="4" w:space="0" w:color="000000"/>
            </w:tcBorders>
            <w:shd w:val="clear" w:color="auto" w:fill="auto"/>
            <w:vAlign w:val="center"/>
          </w:tcPr>
          <w:p>
            <w:pPr>
              <w:pStyle w:val="style0"/>
              <w:spacing w:after="0" w:lineRule="auto" w:line="240"/>
              <w:jc w:val="both"/>
              <w:rPr>
                <w:rFonts w:ascii="Book Antiqua" w:cs="Book Antiqua" w:eastAsia="Book Antiqua" w:hAnsi="Book Antiqua"/>
                <w:color w:val="000000"/>
                <w:sz w:val="24"/>
                <w:szCs w:val="24"/>
              </w:rPr>
            </w:pPr>
            <w:r w:rsidRPr="6C4686F9">
              <w:rPr>
                <w:rFonts w:ascii="Book Antiqua" w:cs="Book Antiqua" w:eastAsia="Book Antiqua" w:hAnsi="Book Antiqua"/>
                <w:b/>
                <w:color w:val="000000"/>
                <w:sz w:val="24"/>
                <w:szCs w:val="24"/>
                <w:rPrChange w:id="2441" w:author="MUTILE WANYEE" w:date="2024-03-01T12:23:00Z">
                  <w:rPr>
                    <w:rFonts w:ascii="Book Antiqua" w:cs="Book Antiqua" w:eastAsia="Book Antiqua" w:hAnsi="Book Antiqua"/>
                    <w:b/>
                    <w:color w:val="000000"/>
                    <w:sz w:val="24"/>
                    <w:szCs w:val="24"/>
                  </w:rPr>
                </w:rPrChange>
              </w:rPr>
              <w:t>472</w:t>
            </w:r>
          </w:p>
        </w:tc>
      </w:tr>
    </w:tbl>
    <w:p>
      <w:pPr>
        <w:pStyle w:val="style0"/>
        <w:spacing w:after="0"/>
        <w:jc w:val="both"/>
        <w:rPr>
          <w:rFonts w:ascii="Book Antiqua" w:cs="Book Antiqua" w:eastAsia="Book Antiqua" w:hAnsi="Book Antiqua"/>
          <w:color w:val="000000"/>
        </w:rPr>
      </w:pPr>
    </w:p>
    <w:p>
      <w:pPr>
        <w:pStyle w:val="style0"/>
        <w:spacing w:after="0"/>
        <w:jc w:val="both"/>
        <w:rPr>
          <w:rFonts w:ascii="Book Antiqua" w:cs="Book Antiqua" w:eastAsia="Book Antiqua" w:hAnsi="Book Antiqua"/>
          <w:color w:val="000000"/>
          <w:sz w:val="24"/>
          <w:szCs w:val="24"/>
        </w:rPr>
      </w:pPr>
      <w:r w:rsidRPr="AB41017E">
        <w:rPr>
          <w:rFonts w:ascii="Book Antiqua" w:cs="Book Antiqua" w:eastAsia="Book Antiqua" w:hAnsi="Book Antiqua"/>
          <w:color w:val="000000"/>
          <w:sz w:val="24"/>
          <w:szCs w:val="24"/>
          <w:rPrChange w:id="2442" w:author="MUTILE WANYEE" w:date="2024-03-01T12:23:00Z">
            <w:rPr>
              <w:rFonts w:ascii="Book Antiqua" w:cs="Book Antiqua" w:eastAsia="Book Antiqua" w:hAnsi="Book Antiqua"/>
              <w:color w:val="000000"/>
              <w:sz w:val="24"/>
              <w:szCs w:val="24"/>
            </w:rPr>
          </w:rPrChange>
        </w:rPr>
        <w:t>Table 3 shows the number of the different cadres of the nursing professionals have ever been registered over the years from 2017 to 2021</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b/>
          <w:color w:val="000000"/>
          <w:sz w:val="24"/>
          <w:szCs w:val="24"/>
        </w:rPr>
      </w:pPr>
      <w:r w:rsidRPr="2CD24246">
        <w:rPr>
          <w:rFonts w:ascii="Book Antiqua" w:cs="Book Antiqua" w:eastAsia="Book Antiqua" w:hAnsi="Book Antiqua"/>
          <w:b/>
          <w:color w:val="000000"/>
          <w:sz w:val="24"/>
          <w:szCs w:val="24"/>
          <w:rPrChange w:id="2443" w:author="MUTILE WANYEE" w:date="2024-03-01T12:23:00Z">
            <w:rPr>
              <w:rFonts w:ascii="Book Antiqua" w:cs="Book Antiqua" w:eastAsia="Book Antiqua" w:hAnsi="Book Antiqua"/>
              <w:b/>
              <w:color w:val="000000"/>
              <w:sz w:val="24"/>
              <w:szCs w:val="24"/>
            </w:rPr>
          </w:rPrChange>
        </w:rPr>
        <w:t>Table 3: Total Number of Nurses EVER Registered</w:t>
      </w:r>
    </w:p>
    <w:tbl>
      <w:tblPr>
        <w:tblStyle w:val="style4105"/>
        <w:tblW w:w="10070"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965"/>
        <w:gridCol w:w="1260"/>
        <w:gridCol w:w="1080"/>
        <w:gridCol w:w="1407"/>
        <w:gridCol w:w="1679"/>
        <w:gridCol w:w="1679"/>
      </w:tblGrid>
      <w:tr>
        <w:trPr>
          <w:cantSplit w:val="false"/>
          <w:tblHeader w:val="false"/>
          <w:jc w:val="left"/>
        </w:trPr>
        <w:tc>
          <w:tcPr>
            <w:tcW w:w="0" w:type="auto"/>
            <w:tcBorders/>
            <w:shd w:val="clear" w:color="auto" w:fill="b4c6e7"/>
          </w:tcPr>
          <w:p>
            <w:pPr>
              <w:pStyle w:val="style0"/>
              <w:spacing w:after="0" w:lineRule="auto" w:line="240"/>
              <w:jc w:val="both"/>
              <w:rPr>
                <w:rFonts w:ascii="Book Antiqua" w:cs="Book Antiqua" w:eastAsia="Book Antiqua" w:hAnsi="Book Antiqua"/>
                <w:color w:val="000000"/>
                <w:sz w:val="24"/>
                <w:szCs w:val="24"/>
              </w:rPr>
            </w:pPr>
            <w:r w:rsidRPr="35F42E8E">
              <w:rPr>
                <w:rFonts w:ascii="Book Antiqua" w:cs="Book Antiqua" w:eastAsia="Book Antiqua" w:hAnsi="Book Antiqua"/>
                <w:color w:val="000000"/>
                <w:sz w:val="24"/>
                <w:szCs w:val="24"/>
                <w:rPrChange w:id="2444" w:author="MUTILE WANYEE" w:date="2024-03-01T12:23:00Z">
                  <w:rPr>
                    <w:rFonts w:ascii="Book Antiqua" w:cs="Book Antiqua" w:eastAsia="Book Antiqua" w:hAnsi="Book Antiqua"/>
                    <w:color w:val="000000"/>
                    <w:sz w:val="24"/>
                    <w:szCs w:val="24"/>
                  </w:rPr>
                </w:rPrChange>
              </w:rPr>
              <w:t>Professional by Cadre</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14285F4F">
              <w:rPr>
                <w:rFonts w:ascii="Book Antiqua" w:cs="Book Antiqua" w:eastAsia="Book Antiqua" w:hAnsi="Book Antiqua"/>
                <w:b/>
                <w:color w:val="000000"/>
                <w:sz w:val="24"/>
                <w:szCs w:val="24"/>
                <w:rPrChange w:id="2445" w:author="MUTILE WANYEE" w:date="2024-03-01T12:23:00Z">
                  <w:rPr>
                    <w:rFonts w:ascii="Book Antiqua" w:cs="Book Antiqua" w:eastAsia="Book Antiqua" w:hAnsi="Book Antiqua"/>
                    <w:b/>
                    <w:color w:val="000000"/>
                    <w:sz w:val="24"/>
                    <w:szCs w:val="24"/>
                  </w:rPr>
                </w:rPrChange>
              </w:rPr>
              <w:t>2017</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A25A78AB">
              <w:rPr>
                <w:rFonts w:ascii="Book Antiqua" w:cs="Book Antiqua" w:eastAsia="Book Antiqua" w:hAnsi="Book Antiqua"/>
                <w:b/>
                <w:color w:val="000000"/>
                <w:sz w:val="24"/>
                <w:szCs w:val="24"/>
                <w:rPrChange w:id="2446" w:author="MUTILE WANYEE" w:date="2024-03-01T12:23:00Z">
                  <w:rPr>
                    <w:rFonts w:ascii="Book Antiqua" w:cs="Book Antiqua" w:eastAsia="Book Antiqua" w:hAnsi="Book Antiqua"/>
                    <w:b/>
                    <w:color w:val="000000"/>
                    <w:sz w:val="24"/>
                    <w:szCs w:val="24"/>
                  </w:rPr>
                </w:rPrChange>
              </w:rPr>
              <w:t>2018</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B2F8A20C">
              <w:rPr>
                <w:rFonts w:ascii="Book Antiqua" w:cs="Book Antiqua" w:eastAsia="Book Antiqua" w:hAnsi="Book Antiqua"/>
                <w:b/>
                <w:color w:val="000000"/>
                <w:sz w:val="24"/>
                <w:szCs w:val="24"/>
                <w:rPrChange w:id="2447" w:author="MUTILE WANYEE" w:date="2024-03-01T12:23:00Z">
                  <w:rPr>
                    <w:rFonts w:ascii="Book Antiqua" w:cs="Book Antiqua" w:eastAsia="Book Antiqua" w:hAnsi="Book Antiqua"/>
                    <w:b/>
                    <w:color w:val="000000"/>
                    <w:sz w:val="24"/>
                    <w:szCs w:val="24"/>
                  </w:rPr>
                </w:rPrChange>
              </w:rPr>
              <w:t>2019</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FDA64807">
              <w:rPr>
                <w:rFonts w:ascii="Book Antiqua" w:cs="Book Antiqua" w:eastAsia="Book Antiqua" w:hAnsi="Book Antiqua"/>
                <w:b/>
                <w:color w:val="000000"/>
                <w:sz w:val="24"/>
                <w:szCs w:val="24"/>
                <w:rPrChange w:id="2448" w:author="MUTILE WANYEE" w:date="2024-03-01T12:23:00Z">
                  <w:rPr>
                    <w:rFonts w:ascii="Book Antiqua" w:cs="Book Antiqua" w:eastAsia="Book Antiqua" w:hAnsi="Book Antiqua"/>
                    <w:b/>
                    <w:color w:val="000000"/>
                    <w:sz w:val="24"/>
                    <w:szCs w:val="24"/>
                  </w:rPr>
                </w:rPrChange>
              </w:rPr>
              <w:t>2020</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B584B596">
              <w:rPr>
                <w:rFonts w:ascii="Book Antiqua" w:cs="Book Antiqua" w:eastAsia="Book Antiqua" w:hAnsi="Book Antiqua"/>
                <w:b/>
                <w:color w:val="000000"/>
                <w:sz w:val="24"/>
                <w:szCs w:val="24"/>
                <w:rPrChange w:id="2449" w:author="MUTILE WANYEE" w:date="2024-03-01T12:23:00Z">
                  <w:rPr>
                    <w:rFonts w:ascii="Book Antiqua" w:cs="Book Antiqua" w:eastAsia="Book Antiqua" w:hAnsi="Book Antiqua"/>
                    <w:b/>
                    <w:color w:val="000000"/>
                    <w:sz w:val="24"/>
                    <w:szCs w:val="24"/>
                  </w:rPr>
                </w:rPrChange>
              </w:rPr>
              <w:t>2021</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C95B2F92">
              <w:rPr>
                <w:rFonts w:ascii="Book Antiqua" w:cs="Book Antiqua" w:eastAsia="Book Antiqua" w:hAnsi="Book Antiqua"/>
                <w:color w:val="000000"/>
                <w:sz w:val="24"/>
                <w:szCs w:val="24"/>
                <w:rPrChange w:id="2450" w:author="MUTILE WANYEE" w:date="2024-03-01T12:23:00Z">
                  <w:rPr>
                    <w:rFonts w:ascii="Book Antiqua" w:cs="Book Antiqua" w:eastAsia="Book Antiqua" w:hAnsi="Book Antiqua"/>
                    <w:color w:val="000000"/>
                    <w:sz w:val="24"/>
                    <w:szCs w:val="24"/>
                  </w:rPr>
                </w:rPrChange>
              </w:rPr>
              <w:t>Graduate Nurse</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9E50606">
              <w:rPr>
                <w:rFonts w:ascii="Book Antiqua" w:cs="Book Antiqua" w:eastAsia="Book Antiqua" w:hAnsi="Book Antiqua"/>
                <w:color w:val="000000"/>
                <w:sz w:val="24"/>
                <w:szCs w:val="24"/>
                <w:rPrChange w:id="2451" w:author="MUTILE WANYEE" w:date="2024-03-01T12:23:00Z">
                  <w:rPr>
                    <w:rFonts w:ascii="Book Antiqua" w:cs="Book Antiqua" w:eastAsia="Book Antiqua" w:hAnsi="Book Antiqua"/>
                    <w:color w:val="000000"/>
                    <w:sz w:val="24"/>
                    <w:szCs w:val="24"/>
                  </w:rPr>
                </w:rPrChange>
              </w:rPr>
              <w:t>4,819</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1545AC7">
              <w:rPr>
                <w:rFonts w:ascii="Book Antiqua" w:cs="Book Antiqua" w:eastAsia="Book Antiqua" w:hAnsi="Book Antiqua"/>
                <w:color w:val="000000"/>
                <w:sz w:val="24"/>
                <w:szCs w:val="24"/>
                <w:rPrChange w:id="2452" w:author="MUTILE WANYEE" w:date="2024-03-01T12:23:00Z">
                  <w:rPr>
                    <w:rFonts w:ascii="Book Antiqua" w:cs="Book Antiqua" w:eastAsia="Book Antiqua" w:hAnsi="Book Antiqua"/>
                    <w:color w:val="000000"/>
                    <w:sz w:val="24"/>
                    <w:szCs w:val="24"/>
                  </w:rPr>
                </w:rPrChange>
              </w:rPr>
              <w:t>5,961</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EA548B57">
              <w:rPr>
                <w:rFonts w:ascii="Book Antiqua" w:cs="Book Antiqua" w:eastAsia="Book Antiqua" w:hAnsi="Book Antiqua"/>
                <w:color w:val="000000"/>
                <w:sz w:val="24"/>
                <w:szCs w:val="24"/>
                <w:rPrChange w:id="2453" w:author="MUTILE WANYEE" w:date="2024-03-01T12:23:00Z">
                  <w:rPr>
                    <w:rFonts w:ascii="Book Antiqua" w:cs="Book Antiqua" w:eastAsia="Book Antiqua" w:hAnsi="Book Antiqua"/>
                    <w:color w:val="000000"/>
                    <w:sz w:val="24"/>
                    <w:szCs w:val="24"/>
                  </w:rPr>
                </w:rPrChange>
              </w:rPr>
              <w:t>7,242</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F34D4BF5">
              <w:rPr>
                <w:rFonts w:ascii="Book Antiqua" w:cs="Book Antiqua" w:eastAsia="Book Antiqua" w:hAnsi="Book Antiqua"/>
                <w:color w:val="000000"/>
                <w:sz w:val="24"/>
                <w:szCs w:val="24"/>
                <w:rPrChange w:id="2454" w:author="MUTILE WANYEE" w:date="2024-03-01T12:23:00Z">
                  <w:rPr>
                    <w:rFonts w:ascii="Book Antiqua" w:cs="Book Antiqua" w:eastAsia="Book Antiqua" w:hAnsi="Book Antiqua"/>
                    <w:color w:val="000000"/>
                    <w:sz w:val="24"/>
                    <w:szCs w:val="24"/>
                  </w:rPr>
                </w:rPrChange>
              </w:rPr>
              <w:t>7,959</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3C9FF49F">
              <w:rPr>
                <w:rFonts w:ascii="Book Antiqua" w:cs="Book Antiqua" w:eastAsia="Book Antiqua" w:hAnsi="Book Antiqua"/>
                <w:color w:val="000000"/>
                <w:sz w:val="24"/>
                <w:szCs w:val="24"/>
                <w:rPrChange w:id="2455" w:author="MUTILE WANYEE" w:date="2024-03-01T12:23:00Z">
                  <w:rPr>
                    <w:rFonts w:ascii="Book Antiqua" w:cs="Book Antiqua" w:eastAsia="Book Antiqua" w:hAnsi="Book Antiqua"/>
                    <w:color w:val="000000"/>
                    <w:sz w:val="24"/>
                    <w:szCs w:val="24"/>
                  </w:rPr>
                </w:rPrChange>
              </w:rPr>
              <w:t>9,112</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A362FCC0">
              <w:rPr>
                <w:rFonts w:ascii="Book Antiqua" w:cs="Book Antiqua" w:eastAsia="Book Antiqua" w:hAnsi="Book Antiqua"/>
                <w:color w:val="000000"/>
                <w:sz w:val="24"/>
                <w:szCs w:val="24"/>
                <w:rPrChange w:id="2456" w:author="MUTILE WANYEE" w:date="2024-03-01T12:23:00Z">
                  <w:rPr>
                    <w:rFonts w:ascii="Book Antiqua" w:cs="Book Antiqua" w:eastAsia="Book Antiqua" w:hAnsi="Book Antiqua"/>
                    <w:color w:val="000000"/>
                    <w:sz w:val="24"/>
                    <w:szCs w:val="24"/>
                  </w:rPr>
                </w:rPrChange>
              </w:rPr>
              <w:t>Registered Nurse</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22BAA82A">
              <w:rPr>
                <w:rFonts w:ascii="Book Antiqua" w:cs="Book Antiqua" w:eastAsia="Book Antiqua" w:hAnsi="Book Antiqua"/>
                <w:color w:val="000000"/>
                <w:sz w:val="24"/>
                <w:szCs w:val="24"/>
                <w:rPrChange w:id="2457" w:author="MUTILE WANYEE" w:date="2024-03-01T12:23:00Z">
                  <w:rPr>
                    <w:rFonts w:ascii="Book Antiqua" w:cs="Book Antiqua" w:eastAsia="Book Antiqua" w:hAnsi="Book Antiqua"/>
                    <w:color w:val="000000"/>
                    <w:sz w:val="24"/>
                    <w:szCs w:val="24"/>
                  </w:rPr>
                </w:rPrChange>
              </w:rPr>
              <w:t>51,420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FCAB2EBB">
              <w:rPr>
                <w:rFonts w:ascii="Book Antiqua" w:cs="Book Antiqua" w:eastAsia="Book Antiqua" w:hAnsi="Book Antiqua"/>
                <w:color w:val="000000"/>
                <w:sz w:val="24"/>
                <w:szCs w:val="24"/>
                <w:rPrChange w:id="2458" w:author="MUTILE WANYEE" w:date="2024-03-01T12:23:00Z">
                  <w:rPr>
                    <w:rFonts w:ascii="Book Antiqua" w:cs="Book Antiqua" w:eastAsia="Book Antiqua" w:hAnsi="Book Antiqua"/>
                    <w:color w:val="000000"/>
                    <w:sz w:val="24"/>
                    <w:szCs w:val="24"/>
                  </w:rPr>
                </w:rPrChange>
              </w:rPr>
              <w:t>57,564</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6508B431">
              <w:rPr>
                <w:rFonts w:ascii="Book Antiqua" w:cs="Book Antiqua" w:eastAsia="Book Antiqua" w:hAnsi="Book Antiqua"/>
                <w:color w:val="000000"/>
                <w:sz w:val="24"/>
                <w:szCs w:val="24"/>
                <w:rPrChange w:id="2459" w:author="MUTILE WANYEE" w:date="2024-03-01T12:23:00Z">
                  <w:rPr>
                    <w:rFonts w:ascii="Book Antiqua" w:cs="Book Antiqua" w:eastAsia="Book Antiqua" w:hAnsi="Book Antiqua"/>
                    <w:color w:val="000000"/>
                    <w:sz w:val="24"/>
                    <w:szCs w:val="24"/>
                  </w:rPr>
                </w:rPrChange>
              </w:rPr>
              <w:t>58,247</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3226703F">
              <w:rPr>
                <w:rFonts w:ascii="Book Antiqua" w:cs="Book Antiqua" w:eastAsia="Book Antiqua" w:hAnsi="Book Antiqua"/>
                <w:color w:val="000000"/>
                <w:sz w:val="24"/>
                <w:szCs w:val="24"/>
                <w:rPrChange w:id="2460" w:author="MUTILE WANYEE" w:date="2024-03-01T12:23:00Z">
                  <w:rPr>
                    <w:rFonts w:ascii="Book Antiqua" w:cs="Book Antiqua" w:eastAsia="Book Antiqua" w:hAnsi="Book Antiqua"/>
                    <w:color w:val="000000"/>
                    <w:sz w:val="24"/>
                    <w:szCs w:val="24"/>
                  </w:rPr>
                </w:rPrChange>
              </w:rPr>
              <w:t>63,580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7B25E547">
              <w:rPr>
                <w:rFonts w:ascii="Book Antiqua" w:cs="Book Antiqua" w:eastAsia="Book Antiqua" w:hAnsi="Book Antiqua"/>
                <w:color w:val="000000"/>
                <w:sz w:val="24"/>
                <w:szCs w:val="24"/>
                <w:rPrChange w:id="2461" w:author="MUTILE WANYEE" w:date="2024-03-01T12:23:00Z">
                  <w:rPr>
                    <w:rFonts w:ascii="Book Antiqua" w:cs="Book Antiqua" w:eastAsia="Book Antiqua" w:hAnsi="Book Antiqua"/>
                    <w:color w:val="000000"/>
                    <w:sz w:val="24"/>
                    <w:szCs w:val="24"/>
                  </w:rPr>
                </w:rPrChange>
              </w:rPr>
              <w:t>76,878</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CC5099F2">
              <w:rPr>
                <w:rFonts w:ascii="Book Antiqua" w:cs="Book Antiqua" w:eastAsia="Book Antiqua" w:hAnsi="Book Antiqua"/>
                <w:color w:val="000000"/>
                <w:sz w:val="24"/>
                <w:szCs w:val="24"/>
                <w:rPrChange w:id="2462" w:author="MUTILE WANYEE" w:date="2024-03-01T12:23:00Z">
                  <w:rPr>
                    <w:rFonts w:ascii="Book Antiqua" w:cs="Book Antiqua" w:eastAsia="Book Antiqua" w:hAnsi="Book Antiqua"/>
                    <w:color w:val="000000"/>
                    <w:sz w:val="24"/>
                    <w:szCs w:val="24"/>
                  </w:rPr>
                </w:rPrChange>
              </w:rPr>
              <w:t>Enrolled Nurse</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3E5A12B7">
              <w:rPr>
                <w:rFonts w:ascii="Book Antiqua" w:cs="Book Antiqua" w:eastAsia="Book Antiqua" w:hAnsi="Book Antiqua"/>
                <w:color w:val="000000"/>
                <w:sz w:val="24"/>
                <w:szCs w:val="24"/>
                <w:rPrChange w:id="2463" w:author="MUTILE WANYEE" w:date="2024-03-01T12:23:00Z">
                  <w:rPr>
                    <w:rFonts w:ascii="Book Antiqua" w:cs="Book Antiqua" w:eastAsia="Book Antiqua" w:hAnsi="Book Antiqua"/>
                    <w:color w:val="000000"/>
                    <w:sz w:val="24"/>
                    <w:szCs w:val="24"/>
                  </w:rPr>
                </w:rPrChange>
              </w:rPr>
              <w:t>23,068</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C7C76395">
              <w:rPr>
                <w:rFonts w:ascii="Book Antiqua" w:cs="Book Antiqua" w:eastAsia="Book Antiqua" w:hAnsi="Book Antiqua"/>
                <w:color w:val="000000"/>
                <w:sz w:val="24"/>
                <w:szCs w:val="24"/>
                <w:rPrChange w:id="2464" w:author="MUTILE WANYEE" w:date="2024-03-01T12:23:00Z">
                  <w:rPr>
                    <w:rFonts w:ascii="Book Antiqua" w:cs="Book Antiqua" w:eastAsia="Book Antiqua" w:hAnsi="Book Antiqua"/>
                    <w:color w:val="000000"/>
                    <w:sz w:val="24"/>
                    <w:szCs w:val="24"/>
                  </w:rPr>
                </w:rPrChange>
              </w:rPr>
              <w:t>23,783</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78141E5D">
              <w:rPr>
                <w:rFonts w:ascii="Book Antiqua" w:cs="Book Antiqua" w:eastAsia="Book Antiqua" w:hAnsi="Book Antiqua"/>
                <w:color w:val="000000"/>
                <w:sz w:val="24"/>
                <w:szCs w:val="24"/>
                <w:rPrChange w:id="2465" w:author="MUTILE WANYEE" w:date="2024-03-01T12:23:00Z">
                  <w:rPr>
                    <w:rFonts w:ascii="Book Antiqua" w:cs="Book Antiqua" w:eastAsia="Book Antiqua" w:hAnsi="Book Antiqua"/>
                    <w:color w:val="000000"/>
                    <w:sz w:val="24"/>
                    <w:szCs w:val="24"/>
                  </w:rPr>
                </w:rPrChange>
              </w:rPr>
              <w:t>28,822</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4549B316">
              <w:rPr>
                <w:rFonts w:ascii="Book Antiqua" w:cs="Book Antiqua" w:eastAsia="Book Antiqua" w:hAnsi="Book Antiqua"/>
                <w:color w:val="000000"/>
                <w:sz w:val="24"/>
                <w:szCs w:val="24"/>
                <w:rPrChange w:id="2466" w:author="MUTILE WANYEE" w:date="2024-03-01T12:23:00Z">
                  <w:rPr>
                    <w:rFonts w:ascii="Book Antiqua" w:cs="Book Antiqua" w:eastAsia="Book Antiqua" w:hAnsi="Book Antiqua"/>
                    <w:color w:val="000000"/>
                    <w:sz w:val="24"/>
                    <w:szCs w:val="24"/>
                  </w:rPr>
                </w:rPrChange>
              </w:rPr>
              <w:t>38,120</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250774C7">
              <w:rPr>
                <w:rFonts w:ascii="Book Antiqua" w:cs="Book Antiqua" w:eastAsia="Book Antiqua" w:hAnsi="Book Antiqua"/>
                <w:color w:val="000000"/>
                <w:sz w:val="24"/>
                <w:szCs w:val="24"/>
                <w:rPrChange w:id="2467" w:author="MUTILE WANYEE" w:date="2024-03-01T12:23:00Z">
                  <w:rPr>
                    <w:rFonts w:ascii="Book Antiqua" w:cs="Book Antiqua" w:eastAsia="Book Antiqua" w:hAnsi="Book Antiqua"/>
                    <w:color w:val="000000"/>
                    <w:sz w:val="24"/>
                    <w:szCs w:val="24"/>
                  </w:rPr>
                </w:rPrChange>
              </w:rPr>
              <w:t>38,776</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37C186F9">
              <w:rPr>
                <w:rFonts w:ascii="Book Antiqua" w:cs="Book Antiqua" w:eastAsia="Book Antiqua" w:hAnsi="Book Antiqua"/>
                <w:b/>
                <w:color w:val="000000"/>
                <w:sz w:val="24"/>
                <w:szCs w:val="24"/>
                <w:rPrChange w:id="2468" w:author="MUTILE WANYEE" w:date="2024-03-01T12:23:00Z">
                  <w:rPr>
                    <w:rFonts w:ascii="Book Antiqua" w:cs="Book Antiqua" w:eastAsia="Book Antiqua" w:hAnsi="Book Antiqua"/>
                    <w:b/>
                    <w:color w:val="000000"/>
                    <w:sz w:val="24"/>
                    <w:szCs w:val="24"/>
                  </w:rPr>
                </w:rPrChange>
              </w:rPr>
              <w:t>TOTAL</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C5D2DBA2">
              <w:rPr>
                <w:rFonts w:ascii="Book Antiqua" w:cs="Book Antiqua" w:eastAsia="Book Antiqua" w:hAnsi="Book Antiqua"/>
                <w:b/>
                <w:color w:val="000000"/>
                <w:sz w:val="24"/>
                <w:szCs w:val="24"/>
                <w:rPrChange w:id="2469" w:author="MUTILE WANYEE" w:date="2024-03-01T12:23:00Z">
                  <w:rPr>
                    <w:rFonts w:ascii="Book Antiqua" w:cs="Book Antiqua" w:eastAsia="Book Antiqua" w:hAnsi="Book Antiqua"/>
                    <w:b/>
                    <w:color w:val="000000"/>
                    <w:sz w:val="24"/>
                    <w:szCs w:val="24"/>
                  </w:rPr>
                </w:rPrChange>
              </w:rPr>
              <w:t>79,307</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27196593">
              <w:rPr>
                <w:rFonts w:ascii="Book Antiqua" w:cs="Book Antiqua" w:eastAsia="Book Antiqua" w:hAnsi="Book Antiqua"/>
                <w:b/>
                <w:color w:val="000000"/>
                <w:sz w:val="24"/>
                <w:szCs w:val="24"/>
                <w:rPrChange w:id="2470" w:author="MUTILE WANYEE" w:date="2024-03-01T12:23:00Z">
                  <w:rPr>
                    <w:rFonts w:ascii="Book Antiqua" w:cs="Book Antiqua" w:eastAsia="Book Antiqua" w:hAnsi="Book Antiqua"/>
                    <w:b/>
                    <w:color w:val="000000"/>
                    <w:sz w:val="24"/>
                    <w:szCs w:val="24"/>
                  </w:rPr>
                </w:rPrChange>
              </w:rPr>
              <w:t>87,308</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1AE75FBE">
              <w:rPr>
                <w:rFonts w:ascii="Book Antiqua" w:cs="Book Antiqua" w:eastAsia="Book Antiqua" w:hAnsi="Book Antiqua"/>
                <w:b/>
                <w:color w:val="000000"/>
                <w:sz w:val="24"/>
                <w:szCs w:val="24"/>
                <w:rPrChange w:id="2471" w:author="MUTILE WANYEE" w:date="2024-03-01T12:23:00Z">
                  <w:rPr>
                    <w:rFonts w:ascii="Book Antiqua" w:cs="Book Antiqua" w:eastAsia="Book Antiqua" w:hAnsi="Book Antiqua"/>
                    <w:b/>
                    <w:color w:val="000000"/>
                    <w:sz w:val="24"/>
                    <w:szCs w:val="24"/>
                  </w:rPr>
                </w:rPrChange>
              </w:rPr>
              <w:t>94,311</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8D1B1CAD">
              <w:rPr>
                <w:rFonts w:ascii="Book Antiqua" w:cs="Book Antiqua" w:eastAsia="Book Antiqua" w:hAnsi="Book Antiqua"/>
                <w:b/>
                <w:color w:val="000000"/>
                <w:sz w:val="24"/>
                <w:szCs w:val="24"/>
                <w:rPrChange w:id="2472" w:author="MUTILE WANYEE" w:date="2024-03-01T12:23:00Z">
                  <w:rPr>
                    <w:rFonts w:ascii="Book Antiqua" w:cs="Book Antiqua" w:eastAsia="Book Antiqua" w:hAnsi="Book Antiqua"/>
                    <w:b/>
                    <w:color w:val="000000"/>
                    <w:sz w:val="24"/>
                    <w:szCs w:val="24"/>
                  </w:rPr>
                </w:rPrChange>
              </w:rPr>
              <w:t>109,659</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FAD8092B">
              <w:rPr>
                <w:rFonts w:ascii="Book Antiqua" w:cs="Book Antiqua" w:eastAsia="Book Antiqua" w:hAnsi="Book Antiqua"/>
                <w:b/>
                <w:color w:val="000000"/>
                <w:sz w:val="24"/>
                <w:szCs w:val="24"/>
                <w:rPrChange w:id="2473" w:author="MUTILE WANYEE" w:date="2024-03-01T12:23:00Z">
                  <w:rPr>
                    <w:rFonts w:ascii="Book Antiqua" w:cs="Book Antiqua" w:eastAsia="Book Antiqua" w:hAnsi="Book Antiqua"/>
                    <w:b/>
                    <w:color w:val="000000"/>
                    <w:sz w:val="24"/>
                    <w:szCs w:val="24"/>
                  </w:rPr>
                </w:rPrChange>
              </w:rPr>
              <w:t>124,766</w:t>
            </w:r>
          </w:p>
        </w:tc>
      </w:tr>
    </w:tbl>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5BA4E988">
        <w:rPr>
          <w:rFonts w:ascii="Book Antiqua" w:cs="Book Antiqua" w:eastAsia="Book Antiqua" w:hAnsi="Book Antiqua"/>
          <w:color w:val="000000"/>
          <w:sz w:val="24"/>
          <w:szCs w:val="24"/>
          <w:rPrChange w:id="2474" w:author="MUTILE WANYEE" w:date="2024-03-01T12:23:00Z">
            <w:rPr>
              <w:rFonts w:ascii="Book Antiqua" w:cs="Book Antiqua" w:eastAsia="Book Antiqua" w:hAnsi="Book Antiqua"/>
              <w:color w:val="000000"/>
              <w:sz w:val="24"/>
              <w:szCs w:val="24"/>
            </w:rPr>
          </w:rPrChange>
        </w:rPr>
        <w:t>Currently there are 57,446 nurses who are registered and active in service, 15,546 are male and 41, 747 are female. Of this number 57,390 are Kenyan nationals while 56 are foreign born.  55,938 are domestically trained while 1508 are foreign trained., 33,854 nursing officers are working in the public sector in the counties, national referral facilities in addition to the National Teaching and Referral hospitals.</w:t>
      </w:r>
    </w:p>
    <w:p>
      <w:pPr>
        <w:pStyle w:val="style0"/>
        <w:spacing w:after="0"/>
        <w:jc w:val="both"/>
        <w:rPr>
          <w:rFonts w:ascii="Book Antiqua" w:cs="Book Antiqua" w:eastAsia="Book Antiqua" w:hAnsi="Book Antiqua"/>
          <w:b/>
          <w:i/>
          <w:color w:val="000000"/>
          <w:sz w:val="16"/>
          <w:szCs w:val="16"/>
        </w:rPr>
      </w:pPr>
    </w:p>
    <w:p>
      <w:pPr>
        <w:pStyle w:val="style0"/>
        <w:spacing w:after="0"/>
        <w:jc w:val="both"/>
        <w:rPr>
          <w:rFonts w:ascii="Book Antiqua" w:cs="Book Antiqua" w:eastAsia="Book Antiqua" w:hAnsi="Book Antiqua"/>
          <w:b/>
          <w:i/>
          <w:color w:val="000000"/>
          <w:sz w:val="24"/>
          <w:szCs w:val="24"/>
        </w:rPr>
      </w:pPr>
      <w:r w:rsidRPr="C43FF33C">
        <w:rPr>
          <w:rFonts w:ascii="Book Antiqua" w:cs="Book Antiqua" w:eastAsia="Book Antiqua" w:hAnsi="Book Antiqua"/>
          <w:b/>
          <w:i/>
          <w:color w:val="000000"/>
          <w:sz w:val="24"/>
          <w:szCs w:val="24"/>
          <w:rPrChange w:id="2475" w:author="MUTILE WANYEE" w:date="2024-03-01T12:23:00Z">
            <w:rPr>
              <w:rFonts w:ascii="Book Antiqua" w:cs="Book Antiqua" w:eastAsia="Book Antiqua" w:hAnsi="Book Antiqua"/>
              <w:b/>
              <w:i/>
              <w:color w:val="000000"/>
              <w:sz w:val="24"/>
              <w:szCs w:val="24"/>
            </w:rPr>
          </w:rPrChange>
        </w:rPr>
        <w:t>Table 3: Registered Nurses of the current active workforce</w:t>
      </w:r>
    </w:p>
    <w:p>
      <w:pPr>
        <w:pStyle w:val="style0"/>
        <w:spacing w:after="0"/>
        <w:jc w:val="both"/>
        <w:rPr>
          <w:rFonts w:ascii="Book Antiqua" w:cs="Book Antiqua" w:eastAsia="Book Antiqua" w:hAnsi="Book Antiqua"/>
          <w:color w:val="000000"/>
          <w:sz w:val="16"/>
          <w:szCs w:val="16"/>
        </w:rPr>
      </w:pPr>
    </w:p>
    <w:tbl>
      <w:tblPr>
        <w:tblStyle w:val="style4106"/>
        <w:tblW w:w="8995" w:type="dxa"/>
        <w:jc w:val="left"/>
        <w:tblInd w:w="-1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45"/>
        <w:gridCol w:w="1871"/>
        <w:gridCol w:w="2229"/>
        <w:gridCol w:w="2050"/>
      </w:tblGrid>
      <w:tr>
        <w:trPr>
          <w:cantSplit w:val="false"/>
          <w:tblHeader w:val="false"/>
          <w:jc w:val="left"/>
        </w:trPr>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8CC2E75E">
              <w:rPr>
                <w:rFonts w:ascii="Book Antiqua" w:cs="Book Antiqua" w:eastAsia="Book Antiqua" w:hAnsi="Book Antiqua"/>
                <w:b/>
                <w:color w:val="000000"/>
                <w:sz w:val="24"/>
                <w:szCs w:val="24"/>
                <w:rPrChange w:id="2476" w:author="MUTILE WANYEE" w:date="2024-03-01T12:23:00Z">
                  <w:rPr>
                    <w:rFonts w:ascii="Book Antiqua" w:cs="Book Antiqua" w:eastAsia="Book Antiqua" w:hAnsi="Book Antiqua"/>
                    <w:b/>
                    <w:color w:val="000000"/>
                    <w:sz w:val="24"/>
                    <w:szCs w:val="24"/>
                  </w:rPr>
                </w:rPrChange>
              </w:rPr>
              <w:t>CADRE</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FA1E4F7D">
              <w:rPr>
                <w:rFonts w:ascii="Book Antiqua" w:cs="Book Antiqua" w:eastAsia="Book Antiqua" w:hAnsi="Book Antiqua"/>
                <w:b/>
                <w:color w:val="000000"/>
                <w:sz w:val="24"/>
                <w:szCs w:val="24"/>
                <w:rPrChange w:id="2477" w:author="MUTILE WANYEE" w:date="2024-03-01T12:23:00Z">
                  <w:rPr>
                    <w:rFonts w:ascii="Book Antiqua" w:cs="Book Antiqua" w:eastAsia="Book Antiqua" w:hAnsi="Book Antiqua"/>
                    <w:b/>
                    <w:color w:val="000000"/>
                    <w:sz w:val="24"/>
                    <w:szCs w:val="24"/>
                  </w:rPr>
                </w:rPrChange>
              </w:rPr>
              <w:t>MALE</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D08A72CD">
              <w:rPr>
                <w:rFonts w:ascii="Book Antiqua" w:cs="Book Antiqua" w:eastAsia="Book Antiqua" w:hAnsi="Book Antiqua"/>
                <w:b/>
                <w:color w:val="000000"/>
                <w:sz w:val="24"/>
                <w:szCs w:val="24"/>
                <w:rPrChange w:id="2478" w:author="MUTILE WANYEE" w:date="2024-03-01T12:23:00Z">
                  <w:rPr>
                    <w:rFonts w:ascii="Book Antiqua" w:cs="Book Antiqua" w:eastAsia="Book Antiqua" w:hAnsi="Book Antiqua"/>
                    <w:b/>
                    <w:color w:val="000000"/>
                    <w:sz w:val="24"/>
                    <w:szCs w:val="24"/>
                  </w:rPr>
                </w:rPrChange>
              </w:rPr>
              <w:t>FEMALE</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4"/>
                <w:szCs w:val="24"/>
              </w:rPr>
            </w:pPr>
            <w:r w:rsidRPr="A29D05D3">
              <w:rPr>
                <w:rFonts w:ascii="Book Antiqua" w:cs="Book Antiqua" w:eastAsia="Book Antiqua" w:hAnsi="Book Antiqua"/>
                <w:b/>
                <w:color w:val="000000"/>
                <w:sz w:val="24"/>
                <w:szCs w:val="24"/>
                <w:rPrChange w:id="2479" w:author="MUTILE WANYEE" w:date="2024-03-01T12:23:00Z">
                  <w:rPr>
                    <w:rFonts w:ascii="Book Antiqua" w:cs="Book Antiqua" w:eastAsia="Book Antiqua" w:hAnsi="Book Antiqua"/>
                    <w:b/>
                    <w:color w:val="000000"/>
                    <w:sz w:val="24"/>
                    <w:szCs w:val="24"/>
                  </w:rPr>
                </w:rPrChange>
              </w:rPr>
              <w:t>TOTAL</w:t>
            </w:r>
          </w:p>
        </w:tc>
      </w:tr>
      <w:tr>
        <w:tblPrEx/>
        <w:trPr>
          <w:cantSplit w:val="false"/>
          <w:tblHeader w:val="false"/>
          <w:jc w:val="left"/>
        </w:trPr>
        <w:tc>
          <w:tcPr>
            <w:tcW w:w="0" w:type="auto"/>
            <w:tcBorders/>
          </w:tcPr>
          <w:p>
            <w:pPr>
              <w:pStyle w:val="style0"/>
              <w:spacing w:after="0" w:lineRule="auto" w:line="240"/>
              <w:jc w:val="both"/>
              <w:rPr>
                <w:rFonts w:ascii="Book Antiqua" w:cs="Book Antiqua" w:eastAsia="Book Antiqua" w:hAnsi="Book Antiqua"/>
                <w:color w:val="000000"/>
                <w:sz w:val="24"/>
                <w:szCs w:val="24"/>
              </w:rPr>
            </w:pPr>
            <w:r w:rsidRPr="AE741AD0">
              <w:rPr>
                <w:rFonts w:ascii="Book Antiqua" w:cs="Book Antiqua" w:eastAsia="Book Antiqua" w:hAnsi="Book Antiqua"/>
                <w:color w:val="000000"/>
                <w:sz w:val="24"/>
                <w:szCs w:val="24"/>
                <w:rPrChange w:id="2480" w:author="MUTILE WANYEE" w:date="2024-03-01T12:23:00Z">
                  <w:rPr>
                    <w:rFonts w:ascii="Book Antiqua" w:cs="Book Antiqua" w:eastAsia="Book Antiqua" w:hAnsi="Book Antiqua"/>
                    <w:color w:val="000000"/>
                    <w:sz w:val="24"/>
                    <w:szCs w:val="24"/>
                  </w:rPr>
                </w:rPrChange>
              </w:rPr>
              <w:t>Nurses</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C595E163">
              <w:rPr>
                <w:rFonts w:ascii="Book Antiqua" w:cs="Book Antiqua" w:eastAsia="Book Antiqua" w:hAnsi="Book Antiqua"/>
                <w:color w:val="000000"/>
                <w:sz w:val="24"/>
                <w:szCs w:val="24"/>
                <w:rPrChange w:id="2481" w:author="MUTILE WANYEE" w:date="2024-03-01T12:23:00Z">
                  <w:rPr>
                    <w:rFonts w:ascii="Book Antiqua" w:cs="Book Antiqua" w:eastAsia="Book Antiqua" w:hAnsi="Book Antiqua"/>
                    <w:color w:val="000000"/>
                    <w:sz w:val="24"/>
                    <w:szCs w:val="24"/>
                  </w:rPr>
                </w:rPrChange>
              </w:rPr>
              <w:t>15,556</w:t>
            </w:r>
          </w:p>
        </w:tc>
        <w:tc>
          <w:tcPr>
            <w:tcW w:w="0" w:type="auto"/>
            <w:tcBorders/>
          </w:tcPr>
          <w:p>
            <w:pPr>
              <w:pStyle w:val="style0"/>
              <w:spacing w:after="0" w:lineRule="auto" w:line="240"/>
              <w:jc w:val="both"/>
              <w:rPr>
                <w:rFonts w:ascii="Book Antiqua" w:cs="Book Antiqua" w:eastAsia="Book Antiqua" w:hAnsi="Book Antiqua"/>
                <w:color w:val="000000"/>
                <w:sz w:val="24"/>
                <w:szCs w:val="24"/>
              </w:rPr>
            </w:pPr>
            <w:r w:rsidRPr="01854C37">
              <w:rPr>
                <w:rFonts w:ascii="Book Antiqua" w:cs="Book Antiqua" w:eastAsia="Book Antiqua" w:hAnsi="Book Antiqua"/>
                <w:color w:val="000000"/>
                <w:sz w:val="24"/>
                <w:szCs w:val="24"/>
                <w:rPrChange w:id="2482" w:author="MUTILE WANYEE" w:date="2024-03-01T12:23:00Z">
                  <w:rPr>
                    <w:rFonts w:ascii="Book Antiqua" w:cs="Book Antiqua" w:eastAsia="Book Antiqua" w:hAnsi="Book Antiqua"/>
                    <w:color w:val="000000"/>
                    <w:sz w:val="24"/>
                    <w:szCs w:val="24"/>
                  </w:rPr>
                </w:rPrChange>
              </w:rPr>
              <w:t>41,747</w:t>
            </w:r>
          </w:p>
        </w:tc>
        <w:tc>
          <w:tcPr>
            <w:tcW w:w="0" w:type="auto"/>
            <w:tcBorders/>
          </w:tcPr>
          <w:p>
            <w:pPr>
              <w:pStyle w:val="style0"/>
              <w:spacing w:after="0" w:lineRule="auto" w:line="240"/>
              <w:jc w:val="both"/>
              <w:rPr>
                <w:rFonts w:ascii="Book Antiqua" w:cs="Book Antiqua" w:eastAsia="Book Antiqua" w:hAnsi="Book Antiqua"/>
                <w:b/>
                <w:color w:val="000000"/>
                <w:sz w:val="24"/>
                <w:szCs w:val="24"/>
              </w:rPr>
            </w:pPr>
            <w:r w:rsidRPr="0C9ED8FA">
              <w:rPr>
                <w:rFonts w:ascii="Book Antiqua" w:cs="Book Antiqua" w:eastAsia="Book Antiqua" w:hAnsi="Book Antiqua"/>
                <w:b/>
                <w:color w:val="000000"/>
                <w:sz w:val="24"/>
                <w:szCs w:val="24"/>
                <w:rPrChange w:id="2483" w:author="MUTILE WANYEE" w:date="2024-03-01T12:23:00Z">
                  <w:rPr>
                    <w:rFonts w:ascii="Book Antiqua" w:cs="Book Antiqua" w:eastAsia="Book Antiqua" w:hAnsi="Book Antiqua"/>
                    <w:b/>
                    <w:color w:val="000000"/>
                    <w:sz w:val="24"/>
                    <w:szCs w:val="24"/>
                  </w:rPr>
                </w:rPrChange>
              </w:rPr>
              <w:t>57,446</w:t>
            </w:r>
          </w:p>
        </w:tc>
      </w:tr>
    </w:tbl>
    <w:p>
      <w:pPr>
        <w:pStyle w:val="style0"/>
        <w:spacing w:after="0"/>
        <w:jc w:val="both"/>
        <w:rPr>
          <w:rFonts w:ascii="Book Antiqua" w:cs="Book Antiqua" w:eastAsia="Book Antiqua" w:hAnsi="Book Antiqua"/>
          <w:b/>
          <w:i/>
          <w:color w:val="000000"/>
          <w:sz w:val="16"/>
          <w:szCs w:val="16"/>
        </w:rPr>
      </w:pPr>
    </w:p>
    <w:p>
      <w:pPr>
        <w:pStyle w:val="style0"/>
        <w:spacing w:after="0"/>
        <w:jc w:val="both"/>
        <w:rPr>
          <w:rFonts w:ascii="Book Antiqua" w:cs="Book Antiqua" w:eastAsia="Book Antiqua" w:hAnsi="Book Antiqua"/>
          <w:b/>
          <w:i/>
          <w:color w:val="000000"/>
          <w:sz w:val="24"/>
          <w:szCs w:val="24"/>
        </w:rPr>
      </w:pPr>
      <w:r w:rsidRPr="D25632BA">
        <w:rPr>
          <w:rFonts w:ascii="Book Antiqua" w:cs="Book Antiqua" w:eastAsia="Book Antiqua" w:hAnsi="Book Antiqua"/>
          <w:b/>
          <w:i/>
          <w:color w:val="000000"/>
          <w:sz w:val="24"/>
          <w:szCs w:val="24"/>
          <w:rPrChange w:id="2484" w:author="MUTILE WANYEE" w:date="2024-03-01T12:23:00Z">
            <w:rPr>
              <w:rFonts w:ascii="Book Antiqua" w:cs="Book Antiqua" w:eastAsia="Book Antiqua" w:hAnsi="Book Antiqua"/>
              <w:b/>
              <w:i/>
              <w:color w:val="000000"/>
              <w:sz w:val="24"/>
              <w:szCs w:val="24"/>
            </w:rPr>
          </w:rPrChange>
        </w:rPr>
        <w:t xml:space="preserve">Registered Clinical Officers </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4073D301">
        <w:rPr>
          <w:rFonts w:ascii="Book Antiqua" w:cs="Book Antiqua" w:eastAsia="Book Antiqua" w:hAnsi="Book Antiqua"/>
          <w:color w:val="000000"/>
          <w:sz w:val="24"/>
          <w:szCs w:val="24"/>
          <w:rPrChange w:id="2485" w:author="MUTILE WANYEE" w:date="2024-03-01T12:23:00Z">
            <w:rPr>
              <w:rFonts w:ascii="Book Antiqua" w:cs="Book Antiqua" w:eastAsia="Book Antiqua" w:hAnsi="Book Antiqua"/>
              <w:color w:val="000000"/>
              <w:sz w:val="24"/>
              <w:szCs w:val="24"/>
            </w:rPr>
          </w:rPrChange>
        </w:rPr>
        <w:t xml:space="preserve">The total number of Clinical officers are 28,000 of whom 7,361 are working in the public sector. The clinical officers are usually the first point contact with a clinician by the patient especially in some level 2 and Level 3. They therefore play a very key role in the management of patients in the entry of the patient into the Kenya health system. The entry level is a diploma in clinical and surgery. </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9AE1E31A">
        <w:rPr>
          <w:rFonts w:ascii="Book Antiqua" w:cs="Book Antiqua" w:eastAsia="Book Antiqua" w:hAnsi="Book Antiqua"/>
          <w:color w:val="000000"/>
          <w:sz w:val="24"/>
          <w:szCs w:val="24"/>
          <w:rPrChange w:id="2486" w:author="MUTILE WANYEE" w:date="2024-03-01T12:23:00Z">
            <w:rPr>
              <w:rFonts w:ascii="Book Antiqua" w:cs="Book Antiqua" w:eastAsia="Book Antiqua" w:hAnsi="Book Antiqua"/>
              <w:color w:val="000000"/>
              <w:sz w:val="24"/>
              <w:szCs w:val="24"/>
            </w:rPr>
          </w:rPrChange>
        </w:rPr>
        <w:t xml:space="preserve">A number of them who have done post graduate courses that also contribute immensely in the delivery of quality health services. Most of the hospital theatres are run by registered Clinical Officer Anaesthetists, the TB/L Clinics are run by RCO specialized in TB and Skin, ENT Clinics are managed by RCO ENT specialists as well as the eye clinics. </w:t>
      </w:r>
    </w:p>
    <w:p>
      <w:pPr>
        <w:pStyle w:val="style0"/>
        <w:spacing w:after="0"/>
        <w:jc w:val="both"/>
        <w:rPr>
          <w:rFonts w:ascii="Book Antiqua" w:cs="Book Antiqua" w:eastAsia="Book Antiqua" w:hAnsi="Book Antiqua"/>
          <w:color w:val="000000"/>
          <w:sz w:val="24"/>
          <w:szCs w:val="24"/>
        </w:rPr>
      </w:pPr>
    </w:p>
    <w:p>
      <w:pPr>
        <w:pStyle w:val="style0"/>
        <w:spacing w:after="0"/>
        <w:jc w:val="both"/>
        <w:rPr>
          <w:rFonts w:ascii="Book Antiqua" w:cs="Book Antiqua" w:eastAsia="Book Antiqua" w:hAnsi="Book Antiqua"/>
          <w:b/>
          <w:i/>
          <w:color w:val="000000"/>
          <w:sz w:val="24"/>
          <w:szCs w:val="24"/>
        </w:rPr>
      </w:pPr>
      <w:r w:rsidRPr="B16B9847">
        <w:rPr>
          <w:rFonts w:ascii="Book Antiqua" w:cs="Book Antiqua" w:eastAsia="Book Antiqua" w:hAnsi="Book Antiqua"/>
          <w:b/>
          <w:i/>
          <w:color w:val="000000"/>
          <w:sz w:val="24"/>
          <w:szCs w:val="24"/>
          <w:rPrChange w:id="2487" w:author="MUTILE WANYEE" w:date="2024-03-01T12:23:00Z">
            <w:rPr>
              <w:rFonts w:ascii="Book Antiqua" w:cs="Book Antiqua" w:eastAsia="Book Antiqua" w:hAnsi="Book Antiqua"/>
              <w:b/>
              <w:i/>
              <w:color w:val="000000"/>
              <w:sz w:val="24"/>
              <w:szCs w:val="24"/>
            </w:rPr>
          </w:rPrChange>
        </w:rPr>
        <w:t>Pharmacists</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8C88D3EE">
        <w:rPr>
          <w:rFonts w:ascii="Book Antiqua" w:cs="Book Antiqua" w:eastAsia="Book Antiqua" w:hAnsi="Book Antiqua"/>
          <w:color w:val="000000"/>
          <w:sz w:val="24"/>
          <w:szCs w:val="24"/>
          <w:rPrChange w:id="2488" w:author="MUTILE WANYEE" w:date="2024-03-01T12:23:00Z">
            <w:rPr>
              <w:rFonts w:ascii="Book Antiqua" w:cs="Book Antiqua" w:eastAsia="Book Antiqua" w:hAnsi="Book Antiqua"/>
              <w:color w:val="000000"/>
              <w:sz w:val="24"/>
              <w:szCs w:val="24"/>
            </w:rPr>
          </w:rPrChange>
        </w:rPr>
        <w:t xml:space="preserve">The registered Pharmacists are </w:t>
      </w:r>
      <w:r w:rsidRPr="CB374E29">
        <w:rPr>
          <w:rFonts w:ascii="Book Antiqua" w:cs="Book Antiqua" w:eastAsia="Book Antiqua" w:hAnsi="Book Antiqua"/>
          <w:b/>
          <w:color w:val="000000"/>
          <w:sz w:val="24"/>
          <w:szCs w:val="24"/>
          <w:rPrChange w:id="2489" w:author="MUTILE WANYEE" w:date="2024-03-01T12:23:00Z">
            <w:rPr>
              <w:rFonts w:ascii="Book Antiqua" w:cs="Book Antiqua" w:eastAsia="Book Antiqua" w:hAnsi="Book Antiqua"/>
              <w:b/>
              <w:color w:val="000000"/>
              <w:sz w:val="24"/>
              <w:szCs w:val="24"/>
            </w:rPr>
          </w:rPrChange>
        </w:rPr>
        <w:t>4500</w:t>
      </w:r>
      <w:r w:rsidRPr="AA28870E">
        <w:rPr>
          <w:rFonts w:ascii="Book Antiqua" w:cs="Book Antiqua" w:eastAsia="Book Antiqua" w:hAnsi="Book Antiqua"/>
          <w:color w:val="000000"/>
          <w:sz w:val="24"/>
          <w:szCs w:val="24"/>
          <w:rPrChange w:id="2490" w:author="MUTILE WANYEE" w:date="2024-03-01T12:23:00Z">
            <w:rPr>
              <w:rFonts w:ascii="Book Antiqua" w:cs="Book Antiqua" w:eastAsia="Book Antiqua" w:hAnsi="Book Antiqua"/>
              <w:color w:val="000000"/>
              <w:sz w:val="24"/>
              <w:szCs w:val="24"/>
            </w:rPr>
          </w:rPrChange>
        </w:rPr>
        <w:t xml:space="preserve"> out of which </w:t>
      </w:r>
      <w:r w:rsidRPr="7A5D17DD">
        <w:rPr>
          <w:rFonts w:ascii="Book Antiqua" w:cs="Book Antiqua" w:eastAsia="Book Antiqua" w:hAnsi="Book Antiqua"/>
          <w:b/>
          <w:color w:val="000000"/>
          <w:sz w:val="24"/>
          <w:szCs w:val="24"/>
          <w:rPrChange w:id="2491" w:author="MUTILE WANYEE" w:date="2024-03-01T12:23:00Z">
            <w:rPr>
              <w:rFonts w:ascii="Book Antiqua" w:cs="Book Antiqua" w:eastAsia="Book Antiqua" w:hAnsi="Book Antiqua"/>
              <w:b/>
              <w:color w:val="000000"/>
              <w:sz w:val="24"/>
              <w:szCs w:val="24"/>
            </w:rPr>
          </w:rPrChange>
        </w:rPr>
        <w:t>1469</w:t>
      </w:r>
      <w:r w:rsidRPr="802A1BBC">
        <w:rPr>
          <w:rFonts w:ascii="Book Antiqua" w:cs="Book Antiqua" w:eastAsia="Book Antiqua" w:hAnsi="Book Antiqua"/>
          <w:color w:val="000000"/>
          <w:sz w:val="24"/>
          <w:szCs w:val="24"/>
          <w:rPrChange w:id="2492" w:author="MUTILE WANYEE" w:date="2024-03-01T12:23:00Z">
            <w:rPr>
              <w:rFonts w:ascii="Book Antiqua" w:cs="Book Antiqua" w:eastAsia="Book Antiqua" w:hAnsi="Book Antiqua"/>
              <w:color w:val="000000"/>
              <w:sz w:val="24"/>
              <w:szCs w:val="24"/>
            </w:rPr>
          </w:rPrChange>
        </w:rPr>
        <w:t xml:space="preserve"> are working in the public sector and there are </w:t>
      </w:r>
      <w:r w:rsidRPr="98DD37EC">
        <w:rPr>
          <w:rFonts w:ascii="Book Antiqua" w:cs="Book Antiqua" w:eastAsia="Book Antiqua" w:hAnsi="Book Antiqua"/>
          <w:b/>
          <w:color w:val="000000"/>
          <w:sz w:val="24"/>
          <w:szCs w:val="24"/>
          <w:rPrChange w:id="2493" w:author="MUTILE WANYEE" w:date="2024-03-01T12:23:00Z">
            <w:rPr>
              <w:rFonts w:ascii="Book Antiqua" w:cs="Book Antiqua" w:eastAsia="Book Antiqua" w:hAnsi="Book Antiqua"/>
              <w:b/>
              <w:color w:val="000000"/>
              <w:sz w:val="24"/>
              <w:szCs w:val="24"/>
            </w:rPr>
          </w:rPrChange>
        </w:rPr>
        <w:t>12,063</w:t>
      </w:r>
      <w:r w:rsidRPr="484DE1F6">
        <w:rPr>
          <w:rFonts w:ascii="Book Antiqua" w:cs="Book Antiqua" w:eastAsia="Book Antiqua" w:hAnsi="Book Antiqua"/>
          <w:color w:val="000000"/>
          <w:sz w:val="24"/>
          <w:szCs w:val="24"/>
          <w:rPrChange w:id="2494" w:author="MUTILE WANYEE" w:date="2024-03-01T12:23:00Z">
            <w:rPr>
              <w:rFonts w:ascii="Book Antiqua" w:cs="Book Antiqua" w:eastAsia="Book Antiqua" w:hAnsi="Book Antiqua"/>
              <w:color w:val="000000"/>
              <w:sz w:val="24"/>
              <w:szCs w:val="24"/>
            </w:rPr>
          </w:rPrChange>
        </w:rPr>
        <w:t xml:space="preserve"> registered pharmaceutical technologists of whom </w:t>
      </w:r>
      <w:r w:rsidRPr="A9278622">
        <w:rPr>
          <w:rFonts w:ascii="Book Antiqua" w:cs="Book Antiqua" w:eastAsia="Book Antiqua" w:hAnsi="Book Antiqua"/>
          <w:b/>
          <w:color w:val="000000"/>
          <w:sz w:val="24"/>
          <w:szCs w:val="24"/>
          <w:rPrChange w:id="2495" w:author="MUTILE WANYEE" w:date="2024-03-01T12:23:00Z">
            <w:rPr>
              <w:rFonts w:ascii="Book Antiqua" w:cs="Book Antiqua" w:eastAsia="Book Antiqua" w:hAnsi="Book Antiqua"/>
              <w:b/>
              <w:color w:val="000000"/>
              <w:sz w:val="24"/>
              <w:szCs w:val="24"/>
            </w:rPr>
          </w:rPrChange>
        </w:rPr>
        <w:t>1772</w:t>
      </w:r>
      <w:r w:rsidRPr="E3680198">
        <w:rPr>
          <w:rFonts w:ascii="Book Antiqua" w:cs="Book Antiqua" w:eastAsia="Book Antiqua" w:hAnsi="Book Antiqua"/>
          <w:color w:val="000000"/>
          <w:sz w:val="24"/>
          <w:szCs w:val="24"/>
          <w:rPrChange w:id="2496" w:author="MUTILE WANYEE" w:date="2024-03-01T12:23:00Z">
            <w:rPr>
              <w:rFonts w:ascii="Book Antiqua" w:cs="Book Antiqua" w:eastAsia="Book Antiqua" w:hAnsi="Book Antiqua"/>
              <w:color w:val="000000"/>
              <w:sz w:val="24"/>
              <w:szCs w:val="24"/>
            </w:rPr>
          </w:rPrChange>
        </w:rPr>
        <w:t xml:space="preserve"> are in in the public sector. The normal area of operation is usually from level 3 up to the national referral hospitals. It is important to note that there are a few counties especially the urban ones with facility pharmacies that are run by pharmaceutical technologists.</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b/>
          <w:i/>
          <w:color w:val="000000"/>
          <w:sz w:val="24"/>
          <w:szCs w:val="24"/>
        </w:rPr>
      </w:pPr>
      <w:r w:rsidRPr="C3301B74">
        <w:rPr>
          <w:rFonts w:ascii="Book Antiqua" w:cs="Book Antiqua" w:eastAsia="Book Antiqua" w:hAnsi="Book Antiqua"/>
          <w:b/>
          <w:i/>
          <w:color w:val="000000"/>
          <w:sz w:val="24"/>
          <w:szCs w:val="24"/>
          <w:rPrChange w:id="2497" w:author="MUTILE WANYEE" w:date="2024-03-01T12:23:00Z">
            <w:rPr>
              <w:rFonts w:ascii="Book Antiqua" w:cs="Book Antiqua" w:eastAsia="Book Antiqua" w:hAnsi="Book Antiqua"/>
              <w:b/>
              <w:i/>
              <w:color w:val="000000"/>
              <w:sz w:val="24"/>
              <w:szCs w:val="24"/>
            </w:rPr>
          </w:rPrChange>
        </w:rPr>
        <w:t>Rehabilitative services</w:t>
      </w:r>
    </w:p>
    <w:p>
      <w:pPr>
        <w:pStyle w:val="style0"/>
        <w:spacing w:after="0"/>
        <w:jc w:val="both"/>
        <w:rPr>
          <w:rFonts w:ascii="Book Antiqua" w:cs="Book Antiqua" w:eastAsia="Book Antiqua" w:hAnsi="Book Antiqua"/>
          <w:color w:val="000000"/>
          <w:sz w:val="24"/>
          <w:szCs w:val="24"/>
        </w:rPr>
      </w:pPr>
      <w:r w:rsidRPr="60246C3E">
        <w:rPr>
          <w:rFonts w:ascii="Book Antiqua" w:cs="Book Antiqua" w:eastAsia="Book Antiqua" w:hAnsi="Book Antiqua"/>
          <w:color w:val="000000"/>
          <w:sz w:val="24"/>
          <w:szCs w:val="24"/>
          <w:rPrChange w:id="2498" w:author="MUTILE WANYEE" w:date="2024-03-01T12:23:00Z">
            <w:rPr>
              <w:rFonts w:ascii="Book Antiqua" w:cs="Book Antiqua" w:eastAsia="Book Antiqua" w:hAnsi="Book Antiqua"/>
              <w:color w:val="000000"/>
              <w:sz w:val="24"/>
              <w:szCs w:val="24"/>
            </w:rPr>
          </w:rPrChange>
        </w:rPr>
        <w:t>Rehabilitation involves building up the body's strength, re-learning necessary skills, and adjusting to changes in function as a result of illness or injury. The three main types of rehabilitation therapy are</w:t>
      </w:r>
      <w:del w:id="2499" w:author="MUTILE WANYEE" w:date="2024-03-01T10:13:00Z">
        <w:r w:rsidDel="6B4D04B5" w:rsidRPr="BC13AEFA">
          <w:rPr>
            <w:rFonts w:ascii="Book Antiqua" w:cs="Book Antiqua" w:eastAsia="Book Antiqua" w:hAnsi="Book Antiqua"/>
            <w:color w:val="000000"/>
            <w:sz w:val="24"/>
            <w:szCs w:val="24"/>
            <w:rPrChange w:id="2500" w:author="MUTILE WANYEE" w:date="2024-03-01T12:23:00Z">
              <w:rPr>
                <w:rFonts w:ascii="Book Antiqua" w:cs="Book Antiqua" w:eastAsia="Book Antiqua" w:hAnsi="Book Antiqua"/>
                <w:color w:val="000000"/>
                <w:sz w:val="24"/>
                <w:szCs w:val="24"/>
              </w:rPr>
            </w:rPrChange>
          </w:rPr>
          <w:delText xml:space="preserve"> </w:delText>
        </w:r>
      </w:del>
      <w:del w:id="2501" w:author="MUTILE WANYEE" w:date="2024-03-01T10:13:00Z">
        <w:r w:rsidDel="6B4D04B5" w:rsidRPr="34AB6E11">
          <w:rPr>
            <w:rFonts w:ascii="Book Antiqua" w:cs="Book Antiqua" w:eastAsia="Book Antiqua" w:hAnsi="Book Antiqua"/>
            <w:b/>
            <w:color w:val="000000"/>
            <w:sz w:val="24"/>
            <w:szCs w:val="24"/>
            <w:rPrChange w:id="2502" w:author="MUTILE WANYEE" w:date="2024-03-01T12:23:00Z">
              <w:rPr>
                <w:rFonts w:ascii="Book Antiqua" w:cs="Book Antiqua" w:eastAsia="Book Antiqua" w:hAnsi="Book Antiqua"/>
                <w:b/>
                <w:color w:val="000000"/>
                <w:sz w:val="24"/>
                <w:szCs w:val="24"/>
              </w:rPr>
            </w:rPrChange>
          </w:rPr>
          <w:delText>occupational</w:delText>
        </w:r>
      </w:del>
      <w:del w:id="2503" w:author="MUTILE WANYEE" w:date="2024-03-01T10:13:00Z">
        <w:r w:rsidDel="6B4D04B5" w:rsidRPr="8DBA6163">
          <w:rPr>
            <w:rFonts w:ascii="Book Antiqua" w:cs="Book Antiqua" w:eastAsia="Book Antiqua" w:hAnsi="Book Antiqua"/>
            <w:color w:val="000000"/>
            <w:sz w:val="24"/>
            <w:szCs w:val="24"/>
            <w:rPrChange w:id="2504" w:author="MUTILE WANYEE" w:date="2024-03-01T12:23:00Z">
              <w:rPr>
                <w:rFonts w:ascii="Book Antiqua" w:cs="Book Antiqua" w:eastAsia="Book Antiqua" w:hAnsi="Book Antiqua"/>
                <w:color w:val="000000"/>
                <w:sz w:val="24"/>
                <w:szCs w:val="24"/>
              </w:rPr>
            </w:rPrChange>
          </w:rPr>
          <w:delText>,</w:delText>
        </w:r>
      </w:del>
      <w:r w:rsidRPr="407D5C9F">
        <w:rPr>
          <w:rFonts w:ascii="Book Antiqua" w:cs="Book Antiqua" w:eastAsia="Book Antiqua" w:hAnsi="Book Antiqua"/>
          <w:color w:val="000000"/>
          <w:sz w:val="24"/>
          <w:szCs w:val="24"/>
          <w:rPrChange w:id="2505" w:author="MUTILE WANYEE" w:date="2024-03-01T12:23:00Z">
            <w:rPr>
              <w:rFonts w:ascii="Book Antiqua" w:cs="Book Antiqua" w:eastAsia="Book Antiqua" w:hAnsi="Book Antiqua"/>
              <w:color w:val="000000"/>
              <w:sz w:val="24"/>
              <w:szCs w:val="24"/>
            </w:rPr>
          </w:rPrChange>
        </w:rPr>
        <w:t xml:space="preserve"> </w:t>
      </w:r>
      <w:r w:rsidRPr="AA37F185">
        <w:rPr>
          <w:rFonts w:ascii="Book Antiqua" w:cs="Book Antiqua" w:eastAsia="Book Antiqua" w:hAnsi="Book Antiqua"/>
          <w:b/>
          <w:color w:val="000000"/>
          <w:sz w:val="24"/>
          <w:szCs w:val="24"/>
          <w:rPrChange w:id="2506" w:author="MUTILE WANYEE" w:date="2024-03-01T12:23:00Z">
            <w:rPr>
              <w:rFonts w:ascii="Book Antiqua" w:cs="Book Antiqua" w:eastAsia="Book Antiqua" w:hAnsi="Book Antiqua"/>
              <w:b/>
              <w:color w:val="000000"/>
              <w:sz w:val="24"/>
              <w:szCs w:val="24"/>
            </w:rPr>
          </w:rPrChange>
        </w:rPr>
        <w:t>physical</w:t>
      </w:r>
      <w:ins w:id="2507" w:author="MUTILE WANYEE" w:date="2024-03-01T10:13:00Z">
        <w:r w:rsidR="86468091" w:rsidRPr="3403F8B7">
          <w:rPr>
            <w:rFonts w:ascii="Book Antiqua" w:cs="Book Antiqua" w:eastAsia="Book Antiqua" w:hAnsi="Book Antiqua"/>
            <w:b/>
            <w:color w:val="000000"/>
            <w:sz w:val="24"/>
            <w:szCs w:val="24"/>
            <w:rPrChange w:id="2508" w:author="MUTILE WANYEE" w:date="2024-03-01T12:23:00Z">
              <w:rPr>
                <w:rFonts w:ascii="Book Antiqua" w:cs="Book Antiqua" w:eastAsia="Book Antiqua" w:hAnsi="Book Antiqua"/>
                <w:b/>
                <w:color w:val="000000"/>
                <w:sz w:val="24"/>
                <w:szCs w:val="24"/>
              </w:rPr>
            </w:rPrChange>
          </w:rPr>
          <w:t xml:space="preserve">, occupational </w:t>
        </w:r>
      </w:ins>
      <w:del w:id="2509" w:author="MUTILE WANYEE" w:date="2024-03-01T10:13:00Z">
        <w:r w:rsidDel="6FC041C7" w:rsidRPr="8AA22B6B">
          <w:rPr>
            <w:rFonts w:ascii="Book Antiqua" w:cs="Book Antiqua" w:eastAsia="Book Antiqua" w:hAnsi="Book Antiqua"/>
            <w:b/>
            <w:color w:val="000000"/>
            <w:sz w:val="24"/>
            <w:szCs w:val="24"/>
            <w:rPrChange w:id="2510" w:author="MUTILE WANYEE" w:date="2024-03-01T12:23:00Z">
              <w:rPr>
                <w:rFonts w:ascii="Book Antiqua" w:cs="Book Antiqua" w:eastAsia="Book Antiqua" w:hAnsi="Book Antiqua"/>
                <w:b/>
                <w:color w:val="000000"/>
                <w:sz w:val="24"/>
                <w:szCs w:val="24"/>
              </w:rPr>
            </w:rPrChange>
          </w:rPr>
          <w:delText xml:space="preserve"> </w:delText>
        </w:r>
      </w:del>
      <w:r w:rsidRPr="8FECB1D3">
        <w:rPr>
          <w:rFonts w:ascii="Book Antiqua" w:cs="Book Antiqua" w:eastAsia="Book Antiqua" w:hAnsi="Book Antiqua"/>
          <w:color w:val="000000"/>
          <w:sz w:val="24"/>
          <w:szCs w:val="24"/>
          <w:rPrChange w:id="2511" w:author="MUTILE WANYEE" w:date="2024-03-01T12:23:00Z">
            <w:rPr>
              <w:rFonts w:ascii="Book Antiqua" w:cs="Book Antiqua" w:eastAsia="Book Antiqua" w:hAnsi="Book Antiqua"/>
              <w:color w:val="000000"/>
              <w:sz w:val="24"/>
              <w:szCs w:val="24"/>
            </w:rPr>
          </w:rPrChange>
        </w:rPr>
        <w:t xml:space="preserve">and </w:t>
      </w:r>
      <w:r w:rsidRPr="F5E9E666">
        <w:rPr>
          <w:rFonts w:ascii="Book Antiqua" w:cs="Book Antiqua" w:eastAsia="Book Antiqua" w:hAnsi="Book Antiqua"/>
          <w:b/>
          <w:color w:val="000000"/>
          <w:sz w:val="24"/>
          <w:szCs w:val="24"/>
          <w:rPrChange w:id="2512" w:author="MUTILE WANYEE" w:date="2024-03-01T12:23:00Z">
            <w:rPr>
              <w:rFonts w:ascii="Book Antiqua" w:cs="Book Antiqua" w:eastAsia="Book Antiqua" w:hAnsi="Book Antiqua"/>
              <w:b/>
              <w:color w:val="000000"/>
              <w:sz w:val="24"/>
              <w:szCs w:val="24"/>
            </w:rPr>
          </w:rPrChange>
        </w:rPr>
        <w:t>speech</w:t>
      </w:r>
      <w:r w:rsidRPr="023BD9AB">
        <w:rPr>
          <w:rFonts w:ascii="Book Antiqua" w:cs="Book Antiqua" w:eastAsia="Book Antiqua" w:hAnsi="Book Antiqua"/>
          <w:color w:val="000000"/>
          <w:sz w:val="24"/>
          <w:szCs w:val="24"/>
          <w:rPrChange w:id="2513" w:author="MUTILE WANYEE" w:date="2024-03-01T12:23:00Z">
            <w:rPr>
              <w:rFonts w:ascii="Book Antiqua" w:cs="Book Antiqua" w:eastAsia="Book Antiqua" w:hAnsi="Book Antiqua"/>
              <w:color w:val="000000"/>
              <w:sz w:val="24"/>
              <w:szCs w:val="24"/>
            </w:rPr>
          </w:rPrChange>
        </w:rPr>
        <w:t xml:space="preserve">. Each form of rehabilitation serves has a unique purpose in achieving the intended status of well-being in the continuum of care towards full recovery, they all share in reaching the ultimate goal of helping the patient return to a healthy and active lifestyle and therefore they are complimentary for the total healing of the patient. In as much as they play a very crucial role in the wellness of the population whether healthy or unhealthy, the popularity of these cadres is very low compared to the diseases burden. Advocacy of the role they play in the health system needs to be highlighted especially among the students as well as the training institutions. </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E05F660F">
        <w:rPr>
          <w:rFonts w:ascii="Book Antiqua" w:cs="Book Antiqua" w:eastAsia="Book Antiqua" w:hAnsi="Book Antiqua"/>
          <w:color w:val="000000"/>
          <w:sz w:val="24"/>
          <w:szCs w:val="24"/>
          <w:rPrChange w:id="2514" w:author="MUTILE WANYEE" w:date="2024-03-01T12:23:00Z">
            <w:rPr>
              <w:rFonts w:ascii="Book Antiqua" w:cs="Book Antiqua" w:eastAsia="Book Antiqua" w:hAnsi="Book Antiqua"/>
              <w:color w:val="000000"/>
              <w:sz w:val="24"/>
              <w:szCs w:val="24"/>
            </w:rPr>
          </w:rPrChange>
        </w:rPr>
        <w:t xml:space="preserve">There are </w:t>
      </w:r>
      <w:r w:rsidRPr="18ADB69E">
        <w:rPr>
          <w:rFonts w:ascii="Book Antiqua" w:cs="Book Antiqua" w:eastAsia="Book Antiqua" w:hAnsi="Book Antiqua"/>
          <w:b/>
          <w:color w:val="000000"/>
          <w:sz w:val="24"/>
          <w:szCs w:val="24"/>
          <w:rPrChange w:id="2515" w:author="MUTILE WANYEE" w:date="2024-03-01T12:23:00Z">
            <w:rPr>
              <w:rFonts w:ascii="Book Antiqua" w:cs="Book Antiqua" w:eastAsia="Book Antiqua" w:hAnsi="Book Antiqua"/>
              <w:b/>
              <w:color w:val="000000"/>
              <w:sz w:val="24"/>
              <w:szCs w:val="24"/>
            </w:rPr>
          </w:rPrChange>
        </w:rPr>
        <w:t>671</w:t>
      </w:r>
      <w:r w:rsidRPr="2AD068B3">
        <w:rPr>
          <w:rFonts w:ascii="Book Antiqua" w:cs="Book Antiqua" w:eastAsia="Book Antiqua" w:hAnsi="Book Antiqua"/>
          <w:color w:val="000000"/>
          <w:sz w:val="24"/>
          <w:szCs w:val="24"/>
          <w:rPrChange w:id="2516" w:author="MUTILE WANYEE" w:date="2024-03-01T12:23:00Z">
            <w:rPr>
              <w:rFonts w:ascii="Book Antiqua" w:cs="Book Antiqua" w:eastAsia="Book Antiqua" w:hAnsi="Book Antiqua"/>
              <w:color w:val="000000"/>
              <w:sz w:val="24"/>
              <w:szCs w:val="24"/>
            </w:rPr>
          </w:rPrChange>
        </w:rPr>
        <w:t xml:space="preserve"> Physiotherapists, </w:t>
      </w:r>
      <w:r w:rsidRPr="E950794D">
        <w:rPr>
          <w:rFonts w:ascii="Book Antiqua" w:cs="Book Antiqua" w:eastAsia="Book Antiqua" w:hAnsi="Book Antiqua"/>
          <w:b/>
          <w:color w:val="000000"/>
          <w:sz w:val="24"/>
          <w:szCs w:val="24"/>
          <w:rPrChange w:id="2517" w:author="MUTILE WANYEE" w:date="2024-03-01T12:23:00Z">
            <w:rPr>
              <w:rFonts w:ascii="Book Antiqua" w:cs="Book Antiqua" w:eastAsia="Book Antiqua" w:hAnsi="Book Antiqua"/>
              <w:b/>
              <w:color w:val="000000"/>
              <w:sz w:val="24"/>
              <w:szCs w:val="24"/>
            </w:rPr>
          </w:rPrChange>
        </w:rPr>
        <w:t>457</w:t>
      </w:r>
      <w:r w:rsidRPr="B0256AEB">
        <w:rPr>
          <w:rFonts w:ascii="Book Antiqua" w:cs="Book Antiqua" w:eastAsia="Book Antiqua" w:hAnsi="Book Antiqua"/>
          <w:color w:val="000000"/>
          <w:sz w:val="24"/>
          <w:szCs w:val="24"/>
          <w:rPrChange w:id="2518" w:author="MUTILE WANYEE" w:date="2024-03-01T12:23:00Z">
            <w:rPr>
              <w:rFonts w:ascii="Book Antiqua" w:cs="Book Antiqua" w:eastAsia="Book Antiqua" w:hAnsi="Book Antiqua"/>
              <w:color w:val="000000"/>
              <w:sz w:val="24"/>
              <w:szCs w:val="24"/>
            </w:rPr>
          </w:rPrChange>
        </w:rPr>
        <w:t xml:space="preserve"> Occupational therapists and </w:t>
      </w:r>
      <w:r w:rsidRPr="590A0AAE">
        <w:rPr>
          <w:rFonts w:ascii="Book Antiqua" w:cs="Book Antiqua" w:eastAsia="Book Antiqua" w:hAnsi="Book Antiqua"/>
          <w:b/>
          <w:color w:val="000000"/>
          <w:sz w:val="24"/>
          <w:szCs w:val="24"/>
          <w:rPrChange w:id="2519" w:author="MUTILE WANYEE" w:date="2024-03-01T12:23:00Z">
            <w:rPr>
              <w:rFonts w:ascii="Book Antiqua" w:cs="Book Antiqua" w:eastAsia="Book Antiqua" w:hAnsi="Book Antiqua"/>
              <w:b/>
              <w:color w:val="000000"/>
              <w:sz w:val="24"/>
              <w:szCs w:val="24"/>
            </w:rPr>
          </w:rPrChange>
        </w:rPr>
        <w:t>392</w:t>
      </w:r>
      <w:r w:rsidRPr="9D2B6587">
        <w:rPr>
          <w:rFonts w:ascii="Book Antiqua" w:cs="Book Antiqua" w:eastAsia="Book Antiqua" w:hAnsi="Book Antiqua"/>
          <w:color w:val="000000"/>
          <w:sz w:val="24"/>
          <w:szCs w:val="24"/>
          <w:rPrChange w:id="2520" w:author="MUTILE WANYEE" w:date="2024-03-01T12:23:00Z">
            <w:rPr>
              <w:rFonts w:ascii="Book Antiqua" w:cs="Book Antiqua" w:eastAsia="Book Antiqua" w:hAnsi="Book Antiqua"/>
              <w:color w:val="000000"/>
              <w:sz w:val="24"/>
              <w:szCs w:val="24"/>
            </w:rPr>
          </w:rPrChange>
        </w:rPr>
        <w:t xml:space="preserve"> Orthopaedic trauma technologists in the public sector. Speech therapists were not reported on and it appeared that there are inadequate in numbers even in the training institutions.</w:t>
      </w:r>
    </w:p>
    <w:p>
      <w:pPr>
        <w:pStyle w:val="style0"/>
        <w:spacing w:after="0"/>
        <w:jc w:val="both"/>
        <w:rPr>
          <w:rFonts w:ascii="Book Antiqua" w:cs="Book Antiqua" w:eastAsia="Book Antiqua" w:hAnsi="Book Antiqua"/>
          <w:b/>
          <w:i/>
          <w:color w:val="000000"/>
          <w:sz w:val="16"/>
          <w:szCs w:val="16"/>
        </w:rPr>
      </w:pPr>
    </w:p>
    <w:p>
      <w:pPr>
        <w:pStyle w:val="style0"/>
        <w:spacing w:after="0"/>
        <w:jc w:val="both"/>
        <w:rPr>
          <w:rFonts w:ascii="Times New Roman" w:cs="Times New Roman" w:eastAsia="Times New Roman" w:hAnsi="Times New Roman"/>
          <w:color w:val="000000"/>
          <w:sz w:val="24"/>
          <w:szCs w:val="24"/>
        </w:rPr>
      </w:pPr>
      <w:r w:rsidRPr="E3DDCE6A">
        <w:rPr>
          <w:rFonts w:ascii="Book Antiqua" w:cs="Book Antiqua" w:eastAsia="Book Antiqua" w:hAnsi="Book Antiqua"/>
          <w:b/>
          <w:i/>
          <w:color w:val="000000"/>
          <w:sz w:val="24"/>
          <w:szCs w:val="24"/>
          <w:rPrChange w:id="2521" w:author="MUTILE WANYEE" w:date="2024-03-01T12:23:00Z">
            <w:rPr>
              <w:rFonts w:ascii="Book Antiqua" w:cs="Book Antiqua" w:eastAsia="Book Antiqua" w:hAnsi="Book Antiqua"/>
              <w:b/>
              <w:i/>
              <w:color w:val="000000"/>
              <w:sz w:val="24"/>
              <w:szCs w:val="24"/>
            </w:rPr>
          </w:rPrChange>
        </w:rPr>
        <w:t xml:space="preserve">4.1.2 Geographical distribution of public health </w:t>
      </w:r>
      <w:r w:rsidRPr="55BA06B3">
        <w:rPr>
          <w:rFonts w:ascii="Times New Roman" w:cs="Times New Roman" w:eastAsia="Times New Roman" w:hAnsi="Times New Roman"/>
          <w:b/>
          <w:i/>
          <w:color w:val="000000"/>
          <w:sz w:val="24"/>
          <w:szCs w:val="24"/>
          <w:rPrChange w:id="2522" w:author="MUTILE WANYEE" w:date="2024-03-01T12:23:00Z">
            <w:rPr>
              <w:rFonts w:ascii="Times New Roman" w:cs="Times New Roman" w:eastAsia="Times New Roman" w:hAnsi="Times New Roman"/>
              <w:b/>
              <w:i/>
              <w:color w:val="000000"/>
              <w:sz w:val="24"/>
              <w:szCs w:val="24"/>
            </w:rPr>
          </w:rPrChange>
        </w:rPr>
        <w:t>workforce</w:t>
      </w:r>
      <w:r w:rsidRPr="BB6CDF10">
        <w:rPr>
          <w:rFonts w:ascii="Times New Roman" w:cs="Times New Roman" w:eastAsia="Times New Roman" w:hAnsi="Times New Roman"/>
          <w:color w:val="000000"/>
          <w:sz w:val="24"/>
          <w:szCs w:val="24"/>
          <w:rPrChange w:id="2523" w:author="MUTILE WANYEE" w:date="2024-03-01T12:23:00Z">
            <w:rPr>
              <w:rFonts w:ascii="Times New Roman" w:cs="Times New Roman" w:eastAsia="Times New Roman" w:hAnsi="Times New Roman"/>
              <w:color w:val="000000"/>
              <w:sz w:val="24"/>
              <w:szCs w:val="24"/>
            </w:rPr>
          </w:rPrChange>
        </w:rPr>
        <w:t xml:space="preserve">: </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97F85C2C">
        <w:rPr>
          <w:rFonts w:ascii="Book Antiqua" w:cs="Book Antiqua" w:eastAsia="Book Antiqua" w:hAnsi="Book Antiqua"/>
          <w:color w:val="000000"/>
          <w:sz w:val="24"/>
          <w:szCs w:val="24"/>
          <w:rPrChange w:id="2524" w:author="MUTILE WANYEE" w:date="2024-03-01T12:23:00Z">
            <w:rPr>
              <w:rFonts w:ascii="Book Antiqua" w:cs="Book Antiqua" w:eastAsia="Book Antiqua" w:hAnsi="Book Antiqua"/>
              <w:color w:val="000000"/>
              <w:sz w:val="24"/>
              <w:szCs w:val="24"/>
            </w:rPr>
          </w:rPrChange>
        </w:rPr>
        <w:t>The Kenya Health Policy (KHP) 2014–2030 focuses on ensuring equity, people centeredness, participat</w:t>
      </w:r>
      <w:ins w:id="2525" w:author="MUTILE WANYEE" w:date="2024-03-01T10:20:00Z">
        <w:r w:rsidR="A314E7F1" w:rsidRPr="47E8DABA">
          <w:rPr>
            <w:rFonts w:ascii="Book Antiqua" w:cs="Book Antiqua" w:eastAsia="Book Antiqua" w:hAnsi="Book Antiqua"/>
            <w:color w:val="000000"/>
            <w:sz w:val="24"/>
            <w:szCs w:val="24"/>
            <w:rPrChange w:id="2526" w:author="MUTILE WANYEE" w:date="2024-03-01T12:23:00Z">
              <w:rPr>
                <w:rFonts w:ascii="Book Antiqua" w:cs="Book Antiqua" w:eastAsia="Book Antiqua" w:hAnsi="Book Antiqua"/>
                <w:color w:val="000000"/>
                <w:sz w:val="24"/>
                <w:szCs w:val="24"/>
              </w:rPr>
            </w:rPrChange>
          </w:rPr>
          <w:t>ory,</w:t>
        </w:r>
      </w:ins>
      <w:del w:id="2527" w:author="MUTILE WANYEE" w:date="2024-03-01T10:20:00Z">
        <w:r w:rsidDel="E62619AF" w:rsidRPr="B63F2F55">
          <w:rPr>
            <w:rFonts w:ascii="Book Antiqua" w:cs="Book Antiqua" w:eastAsia="Book Antiqua" w:hAnsi="Book Antiqua"/>
            <w:color w:val="000000"/>
            <w:sz w:val="24"/>
            <w:szCs w:val="24"/>
            <w:rPrChange w:id="2528" w:author="MUTILE WANYEE" w:date="2024-03-01T12:23:00Z">
              <w:rPr>
                <w:rFonts w:ascii="Book Antiqua" w:cs="Book Antiqua" w:eastAsia="Book Antiqua" w:hAnsi="Book Antiqua"/>
                <w:color w:val="000000"/>
                <w:sz w:val="24"/>
                <w:szCs w:val="24"/>
              </w:rPr>
            </w:rPrChange>
          </w:rPr>
          <w:delText>ion,</w:delText>
        </w:r>
      </w:del>
      <w:r w:rsidRPr="8D7DD1B2">
        <w:rPr>
          <w:rFonts w:ascii="Book Antiqua" w:cs="Book Antiqua" w:eastAsia="Book Antiqua" w:hAnsi="Book Antiqua"/>
          <w:color w:val="000000"/>
          <w:sz w:val="24"/>
          <w:szCs w:val="24"/>
          <w:rPrChange w:id="2529" w:author="MUTILE WANYEE" w:date="2024-03-01T12:23:00Z">
            <w:rPr>
              <w:rFonts w:ascii="Book Antiqua" w:cs="Book Antiqua" w:eastAsia="Book Antiqua" w:hAnsi="Book Antiqua"/>
              <w:color w:val="000000"/>
              <w:sz w:val="24"/>
              <w:szCs w:val="24"/>
            </w:rPr>
          </w:rPrChange>
        </w:rPr>
        <w:t xml:space="preserve"> efficien</w:t>
      </w:r>
      <w:ins w:id="2530" w:author="MUTILE WANYEE" w:date="2024-03-01T10:21:00Z">
        <w:r w:rsidR="CDBA6095" w:rsidRPr="E44C3A2D">
          <w:rPr>
            <w:rFonts w:ascii="Book Antiqua" w:cs="Book Antiqua" w:eastAsia="Book Antiqua" w:hAnsi="Book Antiqua"/>
            <w:color w:val="000000"/>
            <w:sz w:val="24"/>
            <w:szCs w:val="24"/>
            <w:rPrChange w:id="2531" w:author="MUTILE WANYEE" w:date="2024-03-01T12:23:00Z">
              <w:rPr>
                <w:rFonts w:ascii="Book Antiqua" w:cs="Book Antiqua" w:eastAsia="Book Antiqua" w:hAnsi="Book Antiqua"/>
                <w:color w:val="000000"/>
                <w:sz w:val="24"/>
                <w:szCs w:val="24"/>
              </w:rPr>
            </w:rPrChange>
          </w:rPr>
          <w:t>t</w:t>
        </w:r>
      </w:ins>
      <w:del w:id="2532" w:author="MUTILE WANYEE" w:date="2024-03-01T10:21:00Z">
        <w:r w:rsidDel="0A470B61" w:rsidRPr="360EB756">
          <w:rPr>
            <w:rFonts w:ascii="Book Antiqua" w:cs="Book Antiqua" w:eastAsia="Book Antiqua" w:hAnsi="Book Antiqua"/>
            <w:color w:val="000000"/>
            <w:sz w:val="24"/>
            <w:szCs w:val="24"/>
            <w:rPrChange w:id="2533" w:author="MUTILE WANYEE" w:date="2024-03-01T12:23:00Z">
              <w:rPr>
                <w:rFonts w:ascii="Book Antiqua" w:cs="Book Antiqua" w:eastAsia="Book Antiqua" w:hAnsi="Book Antiqua"/>
                <w:color w:val="000000"/>
                <w:sz w:val="24"/>
                <w:szCs w:val="24"/>
              </w:rPr>
            </w:rPrChange>
          </w:rPr>
          <w:delText>cy, social accountability</w:delText>
        </w:r>
      </w:del>
      <w:ins w:id="2534" w:author="MUTILE WANYEE" w:date="2024-03-01T10:21:00Z">
        <w:r w:rsidR="4DA503FD" w:rsidRPr="911737F7">
          <w:rPr>
            <w:rFonts w:ascii="Book Antiqua" w:cs="Book Antiqua" w:eastAsia="Book Antiqua" w:hAnsi="Book Antiqua"/>
            <w:color w:val="000000"/>
            <w:sz w:val="24"/>
            <w:szCs w:val="24"/>
            <w:rPrChange w:id="2535" w:author="MUTILE WANYEE" w:date="2024-03-01T12:23:00Z">
              <w:rPr>
                <w:rFonts w:ascii="Book Antiqua" w:cs="Book Antiqua" w:eastAsia="Book Antiqua" w:hAnsi="Book Antiqua"/>
                <w:color w:val="000000"/>
                <w:sz w:val="24"/>
                <w:szCs w:val="24"/>
              </w:rPr>
            </w:rPrChange>
          </w:rPr>
          <w:t>,</w:t>
        </w:r>
      </w:ins>
      <w:r w:rsidRPr="893CECE0">
        <w:rPr>
          <w:rFonts w:ascii="Book Antiqua" w:cs="Book Antiqua" w:eastAsia="Book Antiqua" w:hAnsi="Book Antiqua"/>
          <w:color w:val="000000"/>
          <w:sz w:val="24"/>
          <w:szCs w:val="24"/>
          <w:rPrChange w:id="2536" w:author="MUTILE WANYEE" w:date="2024-03-01T12:23:00Z">
            <w:rPr>
              <w:rFonts w:ascii="Book Antiqua" w:cs="Book Antiqua" w:eastAsia="Book Antiqua" w:hAnsi="Book Antiqua"/>
              <w:color w:val="000000"/>
              <w:sz w:val="24"/>
              <w:szCs w:val="24"/>
            </w:rPr>
          </w:rPrChange>
        </w:rPr>
        <w:t xml:space="preserve"> </w:t>
      </w:r>
      <w:del w:id="2537" w:author="MUTILE WANYEE" w:date="2024-03-01T10:21:00Z">
        <w:r w:rsidDel="489DC28F" w:rsidRPr="379B76F9">
          <w:rPr>
            <w:rFonts w:ascii="Book Antiqua" w:cs="Book Antiqua" w:eastAsia="Book Antiqua" w:hAnsi="Book Antiqua"/>
            <w:color w:val="000000"/>
            <w:sz w:val="24"/>
            <w:szCs w:val="24"/>
            <w:rPrChange w:id="2538" w:author="MUTILE WANYEE" w:date="2024-03-01T12:23:00Z">
              <w:rPr>
                <w:rFonts w:ascii="Book Antiqua" w:cs="Book Antiqua" w:eastAsia="Book Antiqua" w:hAnsi="Book Antiqua"/>
                <w:color w:val="000000"/>
                <w:sz w:val="24"/>
                <w:szCs w:val="24"/>
              </w:rPr>
            </w:rPrChange>
          </w:rPr>
          <w:delText xml:space="preserve">and a </w:delText>
        </w:r>
      </w:del>
      <w:r w:rsidRPr="E8C2AD93">
        <w:rPr>
          <w:rFonts w:ascii="Book Antiqua" w:cs="Book Antiqua" w:eastAsia="Book Antiqua" w:hAnsi="Book Antiqua"/>
          <w:color w:val="000000"/>
          <w:sz w:val="24"/>
          <w:szCs w:val="24"/>
          <w:rPrChange w:id="2539" w:author="MUTILE WANYEE" w:date="2024-03-01T12:23:00Z">
            <w:rPr>
              <w:rFonts w:ascii="Book Antiqua" w:cs="Book Antiqua" w:eastAsia="Book Antiqua" w:hAnsi="Book Antiqua"/>
              <w:color w:val="000000"/>
              <w:sz w:val="24"/>
              <w:szCs w:val="24"/>
            </w:rPr>
          </w:rPrChange>
        </w:rPr>
        <w:t>multi-sectoral approach</w:t>
      </w:r>
      <w:ins w:id="2540" w:author="MUTILE WANYEE" w:date="2024-03-01T10:22:00Z">
        <w:r w:rsidR="77DD8B55" w:rsidRPr="DBD6288F">
          <w:rPr>
            <w:rFonts w:ascii="Book Antiqua" w:cs="Book Antiqua" w:eastAsia="Book Antiqua" w:hAnsi="Book Antiqua"/>
            <w:color w:val="000000"/>
            <w:sz w:val="24"/>
            <w:szCs w:val="24"/>
            <w:rPrChange w:id="2541" w:author="MUTILE WANYEE" w:date="2024-03-01T12:23:00Z">
              <w:rPr>
                <w:rFonts w:ascii="Book Antiqua" w:cs="Book Antiqua" w:eastAsia="Book Antiqua" w:hAnsi="Book Antiqua"/>
                <w:color w:val="000000"/>
                <w:sz w:val="24"/>
                <w:szCs w:val="24"/>
              </w:rPr>
            </w:rPrChange>
          </w:rPr>
          <w:t xml:space="preserve"> with social accountability</w:t>
        </w:r>
      </w:ins>
      <w:r w:rsidRPr="1369A43C">
        <w:rPr>
          <w:rFonts w:ascii="Book Antiqua" w:cs="Book Antiqua" w:eastAsia="Book Antiqua" w:hAnsi="Book Antiqua"/>
          <w:color w:val="000000"/>
          <w:sz w:val="24"/>
          <w:szCs w:val="24"/>
          <w:rPrChange w:id="2542" w:author="MUTILE WANYEE" w:date="2024-03-01T12:23:00Z">
            <w:rPr>
              <w:rFonts w:ascii="Book Antiqua" w:cs="Book Antiqua" w:eastAsia="Book Antiqua" w:hAnsi="Book Antiqua"/>
              <w:color w:val="000000"/>
              <w:sz w:val="24"/>
              <w:szCs w:val="24"/>
            </w:rPr>
          </w:rPrChange>
        </w:rPr>
        <w:t xml:space="preserve"> in the delivery of health services. Adequate and equitable allocation of health resources by the government and employment of well-trained health professionals should translate to every citizen irrespective of their place of residence enjoying similar level and quality of healthcare. The assumption is based on the fact that most health professionals have undergone similar training in the same institutions and hence their knowledge and technical know-how is the same. </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D416E53B">
        <w:rPr>
          <w:rFonts w:ascii="Book Antiqua" w:cs="Book Antiqua" w:eastAsia="Book Antiqua" w:hAnsi="Book Antiqua"/>
          <w:color w:val="000000"/>
          <w:sz w:val="24"/>
          <w:szCs w:val="24"/>
          <w:rPrChange w:id="2543" w:author="MUTILE WANYEE" w:date="2024-03-01T12:23:00Z">
            <w:rPr>
              <w:rFonts w:ascii="Book Antiqua" w:cs="Book Antiqua" w:eastAsia="Book Antiqua" w:hAnsi="Book Antiqua"/>
              <w:color w:val="000000"/>
              <w:sz w:val="24"/>
              <w:szCs w:val="24"/>
            </w:rPr>
          </w:rPrChange>
        </w:rPr>
        <w:t xml:space="preserve">However, the health workforce is unevenly distributed around the country, with greater numbers in </w:t>
      </w:r>
      <w:ins w:id="2544" w:author="MUTILE WANYEE" w:date="2024-03-01T10:31:00Z">
        <w:r w:rsidR="258CAC3D" w:rsidRPr="0E6C1ABD">
          <w:rPr>
            <w:rFonts w:ascii="Book Antiqua" w:cs="Book Antiqua" w:eastAsia="Book Antiqua" w:hAnsi="Book Antiqua"/>
            <w:color w:val="000000"/>
            <w:sz w:val="24"/>
            <w:szCs w:val="24"/>
            <w:rPrChange w:id="2545" w:author="MUTILE WANYEE" w:date="2024-03-01T12:23:00Z">
              <w:rPr>
                <w:rFonts w:ascii="Book Antiqua" w:cs="Book Antiqua" w:eastAsia="Book Antiqua" w:hAnsi="Book Antiqua"/>
                <w:color w:val="000000"/>
                <w:sz w:val="24"/>
                <w:szCs w:val="24"/>
              </w:rPr>
            </w:rPrChange>
          </w:rPr>
          <w:t xml:space="preserve">Level 4 and 5 </w:t>
        </w:r>
      </w:ins>
      <w:r w:rsidRPr="1803E3CB">
        <w:rPr>
          <w:rFonts w:ascii="Book Antiqua" w:cs="Book Antiqua" w:eastAsia="Book Antiqua" w:hAnsi="Book Antiqua"/>
          <w:color w:val="000000"/>
          <w:sz w:val="24"/>
          <w:szCs w:val="24"/>
          <w:rPrChange w:id="2546" w:author="MUTILE WANYEE" w:date="2024-03-01T12:23:00Z">
            <w:rPr>
              <w:rFonts w:ascii="Book Antiqua" w:cs="Book Antiqua" w:eastAsia="Book Antiqua" w:hAnsi="Book Antiqua"/>
              <w:color w:val="000000"/>
              <w:sz w:val="24"/>
              <w:szCs w:val="24"/>
            </w:rPr>
          </w:rPrChange>
        </w:rPr>
        <w:t xml:space="preserve">hospitals </w:t>
      </w:r>
      <w:del w:id="2547" w:author="MUTILE WANYEE" w:date="2024-03-01T10:31:00Z">
        <w:r w:rsidDel="7D9D9AAF" w:rsidRPr="21602250">
          <w:rPr>
            <w:rFonts w:ascii="Book Antiqua" w:cs="Book Antiqua" w:eastAsia="Book Antiqua" w:hAnsi="Book Antiqua"/>
            <w:color w:val="000000"/>
            <w:sz w:val="24"/>
            <w:szCs w:val="24"/>
            <w:rPrChange w:id="2548" w:author="MUTILE WANYEE" w:date="2024-03-01T12:23:00Z">
              <w:rPr>
                <w:rFonts w:ascii="Book Antiqua" w:cs="Book Antiqua" w:eastAsia="Book Antiqua" w:hAnsi="Book Antiqua"/>
                <w:color w:val="000000"/>
                <w:sz w:val="24"/>
                <w:szCs w:val="24"/>
              </w:rPr>
            </w:rPrChange>
          </w:rPr>
          <w:delText xml:space="preserve">and </w:delText>
        </w:r>
      </w:del>
      <w:ins w:id="2549" w:author="MUTILE WANYEE" w:date="2024-03-01T10:31:00Z">
        <w:r w:rsidR="C8D28EA6" w:rsidRPr="E48255E2">
          <w:rPr>
            <w:rFonts w:ascii="Book Antiqua" w:cs="Book Antiqua" w:eastAsia="Book Antiqua" w:hAnsi="Book Antiqua"/>
            <w:color w:val="000000"/>
            <w:sz w:val="24"/>
            <w:szCs w:val="24"/>
            <w:rPrChange w:id="2550" w:author="MUTILE WANYEE" w:date="2024-03-01T12:23:00Z">
              <w:rPr>
                <w:rFonts w:ascii="Book Antiqua" w:cs="Book Antiqua" w:eastAsia="Book Antiqua" w:hAnsi="Book Antiqua"/>
                <w:color w:val="000000"/>
                <w:sz w:val="24"/>
                <w:szCs w:val="24"/>
              </w:rPr>
            </w:rPrChange>
          </w:rPr>
          <w:t xml:space="preserve">in the </w:t>
        </w:r>
      </w:ins>
      <w:r w:rsidRPr="6A808647">
        <w:rPr>
          <w:rFonts w:ascii="Book Antiqua" w:cs="Book Antiqua" w:eastAsia="Book Antiqua" w:hAnsi="Book Antiqua"/>
          <w:color w:val="000000"/>
          <w:sz w:val="24"/>
          <w:szCs w:val="24"/>
          <w:rPrChange w:id="2551" w:author="MUTILE WANYEE" w:date="2024-03-01T12:23:00Z">
            <w:rPr>
              <w:rFonts w:ascii="Book Antiqua" w:cs="Book Antiqua" w:eastAsia="Book Antiqua" w:hAnsi="Book Antiqua"/>
              <w:color w:val="000000"/>
              <w:sz w:val="24"/>
              <w:szCs w:val="24"/>
            </w:rPr>
          </w:rPrChange>
        </w:rPr>
        <w:t>urban and non-arid areas</w:t>
      </w:r>
      <w:ins w:id="2552" w:author="MUTILE WANYEE" w:date="2024-03-01T10:32:00Z">
        <w:r w:rsidR="5044FD06" w:rsidRPr="D9711131">
          <w:rPr>
            <w:rFonts w:ascii="Book Antiqua" w:cs="Book Antiqua" w:eastAsia="Book Antiqua" w:hAnsi="Book Antiqua"/>
            <w:color w:val="000000"/>
            <w:sz w:val="24"/>
            <w:szCs w:val="24"/>
            <w:rPrChange w:id="2553" w:author="MUTILE WANYEE" w:date="2024-03-01T12:23:00Z">
              <w:rPr>
                <w:rFonts w:ascii="Book Antiqua" w:cs="Book Antiqua" w:eastAsia="Book Antiqua" w:hAnsi="Book Antiqua"/>
                <w:color w:val="000000"/>
                <w:sz w:val="24"/>
                <w:szCs w:val="24"/>
              </w:rPr>
            </w:rPrChange>
          </w:rPr>
          <w:t xml:space="preserve"> with some </w:t>
        </w:r>
      </w:ins>
      <w:del w:id="2554" w:author="MUTILE WANYEE" w:date="2024-03-01T10:32:00Z">
        <w:r w:rsidDel="AABC8818" w:rsidRPr="EA5D0547">
          <w:rPr>
            <w:rFonts w:ascii="Book Antiqua" w:cs="Book Antiqua" w:eastAsia="Book Antiqua" w:hAnsi="Book Antiqua"/>
            <w:color w:val="000000"/>
            <w:sz w:val="24"/>
            <w:szCs w:val="24"/>
            <w:rPrChange w:id="2555" w:author="MUTILE WANYEE" w:date="2024-03-01T12:23:00Z">
              <w:rPr>
                <w:rFonts w:ascii="Book Antiqua" w:cs="Book Antiqua" w:eastAsia="Book Antiqua" w:hAnsi="Book Antiqua"/>
                <w:color w:val="000000"/>
                <w:sz w:val="24"/>
                <w:szCs w:val="24"/>
              </w:rPr>
            </w:rPrChange>
          </w:rPr>
          <w:delText xml:space="preserve">. There are </w:delText>
        </w:r>
      </w:del>
      <w:r w:rsidRPr="B8C9AC5C">
        <w:rPr>
          <w:rFonts w:ascii="Book Antiqua" w:cs="Book Antiqua" w:eastAsia="Book Antiqua" w:hAnsi="Book Antiqua"/>
          <w:color w:val="000000"/>
          <w:sz w:val="24"/>
          <w:szCs w:val="24"/>
          <w:rPrChange w:id="2556" w:author="MUTILE WANYEE" w:date="2024-03-01T12:23:00Z">
            <w:rPr>
              <w:rFonts w:ascii="Book Antiqua" w:cs="Book Antiqua" w:eastAsia="Book Antiqua" w:hAnsi="Book Antiqua"/>
              <w:color w:val="000000"/>
              <w:sz w:val="24"/>
              <w:szCs w:val="24"/>
            </w:rPr>
          </w:rPrChange>
        </w:rPr>
        <w:t xml:space="preserve">regions </w:t>
      </w:r>
      <w:del w:id="2557" w:author="MUTILE WANYEE" w:date="2024-03-01T10:32:00Z">
        <w:r w:rsidDel="46871917" w:rsidRPr="E417C8C1">
          <w:rPr>
            <w:rFonts w:ascii="Book Antiqua" w:cs="Book Antiqua" w:eastAsia="Book Antiqua" w:hAnsi="Book Antiqua"/>
            <w:color w:val="000000"/>
            <w:sz w:val="24"/>
            <w:szCs w:val="24"/>
            <w:rPrChange w:id="2558" w:author="MUTILE WANYEE" w:date="2024-03-01T12:23:00Z">
              <w:rPr>
                <w:rFonts w:ascii="Book Antiqua" w:cs="Book Antiqua" w:eastAsia="Book Antiqua" w:hAnsi="Book Antiqua"/>
                <w:color w:val="000000"/>
                <w:sz w:val="24"/>
                <w:szCs w:val="24"/>
              </w:rPr>
            </w:rPrChange>
          </w:rPr>
          <w:delText xml:space="preserve">that are </w:delText>
        </w:r>
      </w:del>
      <w:r w:rsidRPr="0A397376">
        <w:rPr>
          <w:rFonts w:ascii="Book Antiqua" w:cs="Book Antiqua" w:eastAsia="Book Antiqua" w:hAnsi="Book Antiqua"/>
          <w:color w:val="000000"/>
          <w:sz w:val="24"/>
          <w:szCs w:val="24"/>
          <w:rPrChange w:id="2559" w:author="MUTILE WANYEE" w:date="2024-03-01T12:23:00Z">
            <w:rPr>
              <w:rFonts w:ascii="Book Antiqua" w:cs="Book Antiqua" w:eastAsia="Book Antiqua" w:hAnsi="Book Antiqua"/>
              <w:color w:val="000000"/>
              <w:sz w:val="24"/>
              <w:szCs w:val="24"/>
            </w:rPr>
          </w:rPrChange>
        </w:rPr>
        <w:t xml:space="preserve">persistently underserved even </w:t>
      </w:r>
      <w:ins w:id="2560" w:author="MUTILE WANYEE" w:date="2024-03-01T10:32:00Z">
        <w:r w:rsidR="50801CD7" w:rsidRPr="31CD8C91">
          <w:rPr>
            <w:rFonts w:ascii="Book Antiqua" w:cs="Book Antiqua" w:eastAsia="Book Antiqua" w:hAnsi="Book Antiqua"/>
            <w:color w:val="000000"/>
            <w:sz w:val="24"/>
            <w:szCs w:val="24"/>
            <w:rPrChange w:id="2561" w:author="MUTILE WANYEE" w:date="2024-03-01T12:23:00Z">
              <w:rPr>
                <w:rFonts w:ascii="Book Antiqua" w:cs="Book Antiqua" w:eastAsia="Book Antiqua" w:hAnsi="Book Antiqua"/>
                <w:color w:val="000000"/>
                <w:sz w:val="24"/>
                <w:szCs w:val="24"/>
              </w:rPr>
            </w:rPrChange>
          </w:rPr>
          <w:t>after</w:t>
        </w:r>
      </w:ins>
      <w:del w:id="2562" w:author="MUTILE WANYEE" w:date="2024-03-01T10:32:00Z">
        <w:r w:rsidDel="B55CCC93" w:rsidRPr="F47E09F1">
          <w:rPr>
            <w:rFonts w:ascii="Book Antiqua" w:cs="Book Antiqua" w:eastAsia="Book Antiqua" w:hAnsi="Book Antiqua"/>
            <w:color w:val="000000"/>
            <w:sz w:val="24"/>
            <w:szCs w:val="24"/>
            <w:rPrChange w:id="2563" w:author="MUTILE WANYEE" w:date="2024-03-01T12:23:00Z">
              <w:rPr>
                <w:rFonts w:ascii="Book Antiqua" w:cs="Book Antiqua" w:eastAsia="Book Antiqua" w:hAnsi="Book Antiqua"/>
                <w:color w:val="000000"/>
                <w:sz w:val="24"/>
                <w:szCs w:val="24"/>
              </w:rPr>
            </w:rPrChange>
          </w:rPr>
          <w:delText>with</w:delText>
        </w:r>
      </w:del>
      <w:r w:rsidRPr="B4970FC9">
        <w:rPr>
          <w:rFonts w:ascii="Book Antiqua" w:cs="Book Antiqua" w:eastAsia="Book Antiqua" w:hAnsi="Book Antiqua"/>
          <w:color w:val="000000"/>
          <w:sz w:val="24"/>
          <w:szCs w:val="24"/>
          <w:rPrChange w:id="2564" w:author="MUTILE WANYEE" w:date="2024-03-01T12:23:00Z">
            <w:rPr>
              <w:rFonts w:ascii="Book Antiqua" w:cs="Book Antiqua" w:eastAsia="Book Antiqua" w:hAnsi="Book Antiqua"/>
              <w:color w:val="000000"/>
              <w:sz w:val="24"/>
              <w:szCs w:val="24"/>
            </w:rPr>
          </w:rPrChange>
        </w:rPr>
        <w:t xml:space="preserve"> recruitment of more health workers</w:t>
      </w:r>
      <w:ins w:id="2565" w:author="MUTILE WANYEE" w:date="2024-03-01T10:32:00Z">
        <w:r w:rsidR="8DBE6E52" w:rsidRPr="8C8F8A8B">
          <w:rPr>
            <w:rFonts w:ascii="Book Antiqua" w:cs="Book Antiqua" w:eastAsia="Book Antiqua" w:hAnsi="Book Antiqua"/>
            <w:color w:val="000000"/>
            <w:sz w:val="24"/>
            <w:szCs w:val="24"/>
            <w:rPrChange w:id="2566" w:author="MUTILE WANYEE" w:date="2024-03-01T12:23:00Z">
              <w:rPr>
                <w:rFonts w:ascii="Book Antiqua" w:cs="Book Antiqua" w:eastAsia="Book Antiqua" w:hAnsi="Book Antiqua"/>
                <w:color w:val="000000"/>
                <w:sz w:val="24"/>
                <w:szCs w:val="24"/>
              </w:rPr>
            </w:rPrChange>
          </w:rPr>
          <w:t>.</w:t>
        </w:r>
      </w:ins>
      <w:r w:rsidRPr="839C573C">
        <w:rPr>
          <w:rFonts w:ascii="Book Antiqua" w:cs="Book Antiqua" w:eastAsia="Book Antiqua" w:hAnsi="Book Antiqua"/>
          <w:color w:val="000000"/>
          <w:sz w:val="24"/>
          <w:szCs w:val="24"/>
          <w:rPrChange w:id="2567" w:author="MUTILE WANYEE" w:date="2024-03-01T12:23:00Z">
            <w:rPr>
              <w:rFonts w:ascii="Book Antiqua" w:cs="Book Antiqua" w:eastAsia="Book Antiqua" w:hAnsi="Book Antiqua"/>
              <w:color w:val="000000"/>
              <w:sz w:val="24"/>
              <w:szCs w:val="24"/>
            </w:rPr>
          </w:rPrChange>
        </w:rPr>
        <w:t xml:space="preserve"> </w:t>
      </w:r>
      <w:del w:id="2568" w:author="MUTILE WANYEE" w:date="2024-03-01T10:33:00Z">
        <w:r w:rsidDel="1B7A33D2" w:rsidRPr="E675E5B7">
          <w:rPr>
            <w:rFonts w:ascii="Book Antiqua" w:cs="Book Antiqua" w:eastAsia="Book Antiqua" w:hAnsi="Book Antiqua"/>
            <w:color w:val="000000"/>
            <w:sz w:val="24"/>
            <w:szCs w:val="24"/>
            <w:rPrChange w:id="2569" w:author="MUTILE WANYEE" w:date="2024-03-01T12:23:00Z">
              <w:rPr>
                <w:rFonts w:ascii="Book Antiqua" w:cs="Book Antiqua" w:eastAsia="Book Antiqua" w:hAnsi="Book Antiqua"/>
                <w:color w:val="000000"/>
                <w:sz w:val="24"/>
                <w:szCs w:val="24"/>
              </w:rPr>
            </w:rPrChange>
          </w:rPr>
          <w:delText>and hence it is obvious that delivery of services is not the same as in well-served areas.</w:delText>
        </w:r>
      </w:del>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i/>
          <w:color w:val="000000"/>
          <w:sz w:val="24"/>
          <w:szCs w:val="24"/>
        </w:rPr>
      </w:pPr>
      <w:r w:rsidRPr="7E0E7211">
        <w:rPr>
          <w:rFonts w:ascii="Book Antiqua" w:cs="Book Antiqua" w:eastAsia="Book Antiqua" w:hAnsi="Book Antiqua"/>
          <w:color w:val="000000"/>
          <w:sz w:val="24"/>
          <w:szCs w:val="24"/>
          <w:rPrChange w:id="2570" w:author="MUTILE WANYEE" w:date="2024-03-01T12:23:00Z">
            <w:rPr>
              <w:rFonts w:ascii="Book Antiqua" w:cs="Book Antiqua" w:eastAsia="Book Antiqua" w:hAnsi="Book Antiqua"/>
              <w:color w:val="000000"/>
              <w:sz w:val="24"/>
              <w:szCs w:val="24"/>
            </w:rPr>
          </w:rPrChange>
        </w:rPr>
        <w:t xml:space="preserve">Geographically remote counties (Turkana, Marsabit, Wajir) have the lowest density of health workers relative to population size beside a county such as the less densely populated Isiolo county which has the highest health worker to population ratio (this could also be contributed to the increased recruitment that may have occurred at the onset of the pilot of UHC). </w:t>
      </w:r>
      <w:r w:rsidRPr="142DA499">
        <w:rPr>
          <w:rFonts w:ascii="Book Antiqua" w:cs="Book Antiqua" w:eastAsia="Book Antiqua" w:hAnsi="Book Antiqua"/>
          <w:i/>
          <w:color w:val="000000"/>
          <w:sz w:val="24"/>
          <w:szCs w:val="24"/>
          <w:rPrChange w:id="2571" w:author="MUTILE WANYEE" w:date="2024-03-01T12:23:00Z">
            <w:rPr>
              <w:rFonts w:ascii="Book Antiqua" w:cs="Book Antiqua" w:eastAsia="Book Antiqua" w:hAnsi="Book Antiqua"/>
              <w:i/>
              <w:color w:val="000000"/>
              <w:sz w:val="24"/>
              <w:szCs w:val="24"/>
            </w:rPr>
          </w:rPrChange>
        </w:rPr>
        <w:t>It would be important to note that there are counties that are sparsely populated and the likelihood of an apparent higher density of health workers is high when that is not the case because the majority of these counties the population are pastoralists with health facilities far apart.</w:t>
      </w:r>
    </w:p>
    <w:p>
      <w:pPr>
        <w:pStyle w:val="style0"/>
        <w:spacing w:after="0"/>
        <w:jc w:val="both"/>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b/>
          <w:i/>
          <w:color w:val="000000"/>
          <w:sz w:val="24"/>
          <w:szCs w:val="24"/>
        </w:rPr>
      </w:pPr>
      <w:r w:rsidRPr="5C3CC1A9">
        <w:rPr>
          <w:rFonts w:ascii="Book Antiqua" w:cs="Book Antiqua" w:eastAsia="Book Antiqua" w:hAnsi="Book Antiqua"/>
          <w:b/>
          <w:i/>
          <w:color w:val="000000"/>
          <w:sz w:val="24"/>
          <w:szCs w:val="24"/>
          <w:rPrChange w:id="2572" w:author="MUTILE WANYEE" w:date="2024-03-01T12:23:00Z">
            <w:rPr>
              <w:rFonts w:ascii="Book Antiqua" w:cs="Book Antiqua" w:eastAsia="Book Antiqua" w:hAnsi="Book Antiqua"/>
              <w:b/>
              <w:i/>
              <w:color w:val="000000"/>
              <w:sz w:val="24"/>
              <w:szCs w:val="24"/>
            </w:rPr>
          </w:rPrChange>
        </w:rPr>
        <w:t>Figure 3: Geographic distribution of the some of the health professionals by County</w:t>
      </w:r>
    </w:p>
    <w:p>
      <w:pPr>
        <w:pStyle w:val="style0"/>
        <w:spacing w:after="0"/>
        <w:jc w:val="both"/>
        <w:rPr>
          <w:rFonts w:ascii="Book Antiqua" w:cs="Book Antiqua" w:eastAsia="Book Antiqua" w:hAnsi="Book Antiqua"/>
          <w:b/>
          <w:i/>
          <w:color w:val="000000"/>
          <w:sz w:val="24"/>
          <w:szCs w:val="24"/>
        </w:rPr>
      </w:pPr>
      <w:r>
        <w:rPr>
          <w:rFonts w:ascii="Times New Roman" w:cs="Times New Roman" w:eastAsia="Times New Roman" w:hAnsi="Times New Roman"/>
          <w:color w:val="000000"/>
          <w:sz w:val="24"/>
          <w:szCs w:val="24"/>
        </w:rPr>
        <w:object>
          <v:shape id="1076" type="#_x0000_t75" filled="f" stroked="t" style="margin-left:0.0pt;margin-top:0.0pt;width:503.96pt;height:313.51pt;mso-wrap-distance-left:0.0pt;mso-wrap-distance-right:0.0pt;visibility:visible;">
            <w10:anchorlock/>
            <v:imagedata r:id="rId11" embosscolor="white" o:title=""/>
            <v:fill/>
          </v:shape>
          <o:OLEObject Type="EMBED" ProgID="Excel.Chart.8" ShapeID="1076" DrawAspect="Content" ObjectID="0" r:id="rId12"/>
        </w:object>
      </w:r>
    </w:p>
    <w:p>
      <w:pPr>
        <w:pStyle w:val="style0"/>
        <w:spacing w:after="0"/>
        <w:jc w:val="both"/>
        <w:rPr>
          <w:ins w:id="2573" w:author="MUTILE WANYEE" w:date="2024-03-01T10:35:00Z"/>
          <w:rFonts w:ascii="Book Antiqua" w:cs="Book Antiqua" w:eastAsia="Book Antiqua" w:hAnsi="Book Antiqua"/>
          <w:b/>
          <w:color w:val="000000"/>
          <w:sz w:val="24"/>
          <w:szCs w:val="24"/>
          <w:rPrChange w:id="2574" w:author="MUTILE WANYEE" w:date="2024-03-01T12:23:00Z">
            <w:rPr>
              <w:rFonts w:ascii="Book Antiqua" w:cs="Book Antiqua" w:eastAsia="Book Antiqua" w:hAnsi="Book Antiqua"/>
              <w:b/>
              <w:color w:val="000000"/>
              <w:sz w:val="24"/>
              <w:szCs w:val="24"/>
            </w:rPr>
          </w:rPrChange>
        </w:rPr>
      </w:pPr>
    </w:p>
    <w:p>
      <w:pPr>
        <w:pStyle w:val="style0"/>
        <w:spacing w:after="0"/>
        <w:jc w:val="both"/>
        <w:rPr>
          <w:rFonts w:ascii="Book Antiqua" w:cs="Book Antiqua" w:eastAsia="Book Antiqua" w:hAnsi="Book Antiqua"/>
          <w:b/>
          <w:color w:val="000000"/>
          <w:sz w:val="24"/>
          <w:szCs w:val="24"/>
        </w:rPr>
      </w:pPr>
    </w:p>
    <w:p>
      <w:pPr>
        <w:pStyle w:val="style0"/>
        <w:spacing w:after="0"/>
        <w:jc w:val="both"/>
        <w:rPr>
          <w:rFonts w:ascii="Book Antiqua" w:cs="Book Antiqua" w:eastAsia="Book Antiqua" w:hAnsi="Book Antiqua"/>
          <w:b/>
          <w:color w:val="000000"/>
          <w:sz w:val="24"/>
          <w:szCs w:val="24"/>
        </w:rPr>
      </w:pPr>
      <w:r w:rsidRPr="0A8AA11C">
        <w:rPr>
          <w:rFonts w:ascii="Book Antiqua" w:cs="Book Antiqua" w:eastAsia="Book Antiqua" w:hAnsi="Book Antiqua"/>
          <w:b/>
          <w:color w:val="000000"/>
          <w:sz w:val="24"/>
          <w:szCs w:val="24"/>
          <w:rPrChange w:id="2575" w:author="MUTILE WANYEE" w:date="2024-03-01T12:23:00Z">
            <w:rPr>
              <w:rFonts w:ascii="Book Antiqua" w:cs="Book Antiqua" w:eastAsia="Book Antiqua" w:hAnsi="Book Antiqua"/>
              <w:b/>
              <w:color w:val="000000"/>
              <w:sz w:val="24"/>
              <w:szCs w:val="24"/>
            </w:rPr>
          </w:rPrChange>
        </w:rPr>
        <w:t>4.1.4 Distribution by levels of care</w:t>
      </w:r>
    </w:p>
    <w:p>
      <w:pPr>
        <w:pStyle w:val="style2"/>
        <w:spacing w:before="0" w:lineRule="auto" w:line="240"/>
        <w:jc w:val="both"/>
        <w:rPr>
          <w:rFonts w:ascii="Book Antiqua" w:cs="Book Antiqua" w:eastAsia="Book Antiqua" w:hAnsi="Book Antiqua"/>
          <w:b/>
          <w:color w:val="000000"/>
          <w:sz w:val="16"/>
          <w:szCs w:val="16"/>
        </w:rPr>
      </w:pPr>
    </w:p>
    <w:p>
      <w:pPr>
        <w:pStyle w:val="style2"/>
        <w:jc w:val="both"/>
        <w:rPr>
          <w:rFonts w:ascii="Book Antiqua" w:cs="Book Antiqua" w:eastAsia="Book Antiqua" w:hAnsi="Book Antiqua"/>
          <w:b/>
          <w:color w:val="000000"/>
          <w:sz w:val="24"/>
          <w:szCs w:val="24"/>
        </w:rPr>
      </w:pPr>
      <w:r w:rsidRPr="09127A32">
        <w:rPr>
          <w:rFonts w:ascii="Book Antiqua" w:cs="Book Antiqua" w:eastAsia="Book Antiqua" w:hAnsi="Book Antiqua"/>
          <w:b/>
          <w:color w:val="000000"/>
          <w:sz w:val="24"/>
          <w:szCs w:val="24"/>
          <w:rPrChange w:id="2576" w:author="MUTILE WANYEE" w:date="2024-03-01T12:23:00Z">
            <w:rPr>
              <w:rFonts w:ascii="Book Antiqua" w:cs="Book Antiqua" w:eastAsia="Book Antiqua" w:hAnsi="Book Antiqua"/>
              <w:b/>
              <w:color w:val="000000"/>
              <w:sz w:val="24"/>
              <w:szCs w:val="24"/>
            </w:rPr>
          </w:rPrChange>
        </w:rPr>
        <w:t>Universal Health Coverage</w:t>
      </w:r>
    </w:p>
    <w:p>
      <w:pPr>
        <w:pStyle w:val="style0"/>
        <w:spacing w:after="0"/>
        <w:ind w:left="720" w:firstLine="0"/>
        <w:rPr>
          <w:sz w:val="16"/>
          <w:szCs w:val="16"/>
        </w:rPr>
      </w:pPr>
    </w:p>
    <w:p>
      <w:pPr>
        <w:pStyle w:val="style0"/>
        <w:spacing w:after="0"/>
        <w:jc w:val="both"/>
        <w:rPr>
          <w:rFonts w:ascii="Book Antiqua" w:cs="Book Antiqua" w:eastAsia="Book Antiqua" w:hAnsi="Book Antiqua"/>
          <w:sz w:val="24"/>
          <w:szCs w:val="24"/>
        </w:rPr>
      </w:pPr>
      <w:r w:rsidRPr="DBCAF20D">
        <w:rPr>
          <w:rFonts w:ascii="Book Antiqua" w:cs="Book Antiqua" w:eastAsia="Book Antiqua" w:hAnsi="Book Antiqua"/>
          <w:sz w:val="24"/>
          <w:szCs w:val="24"/>
          <w:rPrChange w:id="2577" w:author="MUTILE WANYEE" w:date="2024-03-01T12:23:00Z">
            <w:rPr>
              <w:rFonts w:ascii="Book Antiqua" w:cs="Book Antiqua" w:eastAsia="Book Antiqua" w:hAnsi="Book Antiqua"/>
              <w:sz w:val="24"/>
              <w:szCs w:val="24"/>
            </w:rPr>
          </w:rPrChange>
        </w:rPr>
        <w:t>Kenya adopted Universal Health Coverage (UHC) in pursuant to the human right to health, as urged to member states during to the 58th World Health Assembly of 2005 (WHO, 2005) with the aim of providing universally accessible health care to all members of the population based on the principles of equity and solidarity. The target is that all people have access to the full range of quality health services they need, when and where they need them, without financial hardship covering the full continuum of essential health services, from health promotion to prevention, treatment, rehabilitation, and palliative care across the life course.</w:t>
      </w:r>
    </w:p>
    <w:p>
      <w:pPr>
        <w:pStyle w:val="style0"/>
        <w:spacing w:after="0"/>
        <w:ind w:left="720" w:firstLine="0"/>
        <w:jc w:val="both"/>
        <w:rPr>
          <w:rFonts w:ascii="Book Antiqua" w:cs="Book Antiqua" w:eastAsia="Book Antiqua" w:hAnsi="Book Antiqua"/>
          <w:sz w:val="16"/>
          <w:szCs w:val="16"/>
        </w:rPr>
      </w:pPr>
    </w:p>
    <w:p>
      <w:pPr>
        <w:pStyle w:val="style0"/>
        <w:spacing w:after="0"/>
        <w:jc w:val="both"/>
        <w:rPr>
          <w:rFonts w:ascii="Book Antiqua" w:cs="Book Antiqua" w:eastAsia="Book Antiqua" w:hAnsi="Book Antiqua"/>
          <w:sz w:val="24"/>
          <w:szCs w:val="24"/>
        </w:rPr>
      </w:pPr>
      <w:r w:rsidRPr="791DC6FF">
        <w:rPr>
          <w:rFonts w:ascii="Book Antiqua" w:cs="Book Antiqua" w:eastAsia="Book Antiqua" w:hAnsi="Book Antiqua"/>
          <w:sz w:val="24"/>
          <w:szCs w:val="24"/>
          <w:rPrChange w:id="2578" w:author="MUTILE WANYEE" w:date="2024-03-01T12:23:00Z">
            <w:rPr>
              <w:rFonts w:ascii="Book Antiqua" w:cs="Book Antiqua" w:eastAsia="Book Antiqua" w:hAnsi="Book Antiqua"/>
              <w:sz w:val="24"/>
              <w:szCs w:val="24"/>
            </w:rPr>
          </w:rPrChange>
        </w:rPr>
        <w:t xml:space="preserve">The delivery of these services requires a health workforce with optimal skills mix at all levels of the health system, who are equitably distributed, adequately supported with access to quality assured products, and enjoying decent work. </w:t>
      </w:r>
    </w:p>
    <w:p>
      <w:pPr>
        <w:pStyle w:val="style0"/>
        <w:spacing w:after="0"/>
        <w:jc w:val="both"/>
        <w:rPr>
          <w:rFonts w:ascii="Book Antiqua" w:cs="Book Antiqua" w:eastAsia="Book Antiqua" w:hAnsi="Book Antiqua"/>
          <w:sz w:val="16"/>
          <w:szCs w:val="16"/>
        </w:rPr>
      </w:pPr>
    </w:p>
    <w:p>
      <w:pPr>
        <w:pStyle w:val="style0"/>
        <w:spacing w:after="0" w:lineRule="auto" w:line="240"/>
        <w:jc w:val="both"/>
        <w:rPr>
          <w:rFonts w:ascii="Book Antiqua" w:cs="Book Antiqua" w:eastAsia="Book Antiqua" w:hAnsi="Book Antiqua"/>
          <w:b/>
          <w:color w:val="000000"/>
          <w:sz w:val="24"/>
          <w:szCs w:val="24"/>
        </w:rPr>
      </w:pPr>
      <w:r w:rsidRPr="07185A55">
        <w:rPr>
          <w:rFonts w:ascii="Book Antiqua" w:cs="Book Antiqua" w:eastAsia="Book Antiqua" w:hAnsi="Book Antiqua"/>
          <w:sz w:val="24"/>
          <w:szCs w:val="24"/>
          <w:rPrChange w:id="2579" w:author="MUTILE WANYEE" w:date="2024-03-01T12:23:00Z">
            <w:rPr>
              <w:rFonts w:ascii="Book Antiqua" w:cs="Book Antiqua" w:eastAsia="Book Antiqua" w:hAnsi="Book Antiqua"/>
              <w:sz w:val="24"/>
              <w:szCs w:val="24"/>
            </w:rPr>
          </w:rPrChange>
        </w:rPr>
        <w:t xml:space="preserve">The cornerstone of the implementation and success of the UHC is strengthening the Primary Health Care (PHC) systems that are in levels 1, 2 and 3 of the Kenya Health System. In the public health sector, 36.5% of the health workforce are in the ambulatory (primary health care) facilities) and are backed up by the Level 1 Community Health Volunteers who total up to </w:t>
      </w:r>
      <w:r w:rsidRPr="F3F2B4AE">
        <w:rPr>
          <w:rFonts w:ascii="Book Antiqua" w:cs="Book Antiqua" w:eastAsia="Book Antiqua" w:hAnsi="Book Antiqua"/>
          <w:b/>
          <w:color w:val="000000"/>
          <w:sz w:val="24"/>
          <w:szCs w:val="24"/>
          <w:rPrChange w:id="2580" w:author="MUTILE WANYEE" w:date="2024-03-01T12:23:00Z">
            <w:rPr>
              <w:rFonts w:ascii="Book Antiqua" w:cs="Book Antiqua" w:eastAsia="Book Antiqua" w:hAnsi="Book Antiqua"/>
              <w:b/>
              <w:color w:val="000000"/>
              <w:sz w:val="24"/>
              <w:szCs w:val="24"/>
            </w:rPr>
          </w:rPrChange>
        </w:rPr>
        <w:t xml:space="preserve">        86,490 </w:t>
      </w:r>
    </w:p>
    <w:p>
      <w:pPr>
        <w:pStyle w:val="style0"/>
        <w:jc w:val="both"/>
        <w:rPr>
          <w:rFonts w:ascii="Book Antiqua" w:cs="Book Antiqua" w:eastAsia="Book Antiqua" w:hAnsi="Book Antiqua"/>
          <w:sz w:val="24"/>
          <w:szCs w:val="24"/>
        </w:rPr>
      </w:pPr>
    </w:p>
    <w:p>
      <w:pPr>
        <w:pStyle w:val="style0"/>
        <w:keepNext/>
        <w:keepLines/>
        <w:spacing w:before="40" w:after="0" w:lineRule="auto" w:line="276"/>
        <w:ind w:left="720" w:firstLine="0"/>
        <w:jc w:val="both"/>
        <w:rPr>
          <w:rFonts w:ascii="Book Antiqua" w:cs="Book Antiqua" w:eastAsia="Book Antiqua" w:hAnsi="Book Antiqua"/>
          <w:sz w:val="24"/>
          <w:szCs w:val="24"/>
        </w:rPr>
      </w:pPr>
      <w:r>
        <w:rPr/>
      </w:r>
      <w:r/>
      <w:r>
        <w:rPr/>
      </w:r>
      <w:r>
        <w:rPr/>
        <w:drawing>
          <wp:inline distL="114300" distT="0" distB="0" distR="114300">
            <wp:extent cx="4572000" cy="2019299"/>
            <wp:effectExtent l="0" t="0" r="0" b="0"/>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
    </w:p>
    <w:p>
      <w:pPr>
        <w:pStyle w:val="style0"/>
        <w:keepNext/>
        <w:keepLines/>
        <w:spacing w:before="40" w:after="0" w:lineRule="auto" w:line="276"/>
        <w:jc w:val="both"/>
        <w:rPr>
          <w:rFonts w:ascii="Book Antiqua" w:cs="Book Antiqua" w:eastAsia="Book Antiqua" w:hAnsi="Book Antiqua"/>
          <w:b/>
          <w:i/>
          <w:sz w:val="24"/>
          <w:szCs w:val="24"/>
        </w:rPr>
      </w:pPr>
      <w:r w:rsidRPr="57B12A29">
        <w:rPr>
          <w:rFonts w:ascii="Book Antiqua" w:cs="Book Antiqua" w:eastAsia="Book Antiqua" w:hAnsi="Book Antiqua"/>
          <w:b/>
          <w:i/>
          <w:sz w:val="24"/>
          <w:szCs w:val="24"/>
          <w:rPrChange w:id="2581" w:author="MUTILE WANYEE" w:date="2024-03-01T12:23:00Z">
            <w:rPr>
              <w:rFonts w:ascii="Book Antiqua" w:cs="Book Antiqua" w:eastAsia="Book Antiqua" w:hAnsi="Book Antiqua"/>
              <w:b/>
              <w:i/>
              <w:sz w:val="24"/>
              <w:szCs w:val="24"/>
            </w:rPr>
          </w:rPrChange>
        </w:rPr>
        <w:t>Figure 8: Distribution of the health workforce in the Kenya Health system.</w:t>
      </w:r>
    </w:p>
    <w:p>
      <w:pPr>
        <w:pStyle w:val="style0"/>
        <w:spacing w:after="0" w:lineRule="auto" w:line="276"/>
        <w:jc w:val="both"/>
        <w:rPr>
          <w:rFonts w:ascii="Book Antiqua" w:cs="Book Antiqua" w:eastAsia="Book Antiqua" w:hAnsi="Book Antiqua"/>
          <w:b/>
          <w:i/>
          <w:sz w:val="16"/>
          <w:szCs w:val="16"/>
        </w:rPr>
      </w:pPr>
    </w:p>
    <w:p>
      <w:pPr>
        <w:pStyle w:val="style0"/>
        <w:spacing w:after="0" w:lineRule="auto" w:line="276"/>
        <w:jc w:val="both"/>
        <w:rPr>
          <w:rFonts w:ascii="Book Antiqua" w:cs="Book Antiqua" w:eastAsia="Book Antiqua" w:hAnsi="Book Antiqua"/>
          <w:b/>
          <w:sz w:val="24"/>
          <w:szCs w:val="24"/>
        </w:rPr>
      </w:pPr>
      <w:r w:rsidRPr="D840ADB3">
        <w:rPr>
          <w:rFonts w:ascii="Book Antiqua" w:cs="Book Antiqua" w:eastAsia="Book Antiqua" w:hAnsi="Book Antiqua"/>
          <w:b/>
          <w:i/>
          <w:sz w:val="24"/>
          <w:szCs w:val="24"/>
          <w:rPrChange w:id="2582" w:author="MUTILE WANYEE" w:date="2024-03-01T12:23:00Z">
            <w:rPr>
              <w:rFonts w:ascii="Book Antiqua" w:cs="Book Antiqua" w:eastAsia="Book Antiqua" w:hAnsi="Book Antiqua"/>
              <w:b/>
              <w:i/>
              <w:sz w:val="24"/>
              <w:szCs w:val="24"/>
            </w:rPr>
          </w:rPrChange>
        </w:rPr>
        <w:t xml:space="preserve">4.2.3 </w:t>
      </w:r>
      <w:r w:rsidRPr="B54A575E">
        <w:rPr>
          <w:rFonts w:ascii="Book Antiqua" w:cs="Book Antiqua" w:eastAsia="Book Antiqua" w:hAnsi="Book Antiqua"/>
          <w:b/>
          <w:sz w:val="24"/>
          <w:szCs w:val="24"/>
          <w:rPrChange w:id="2583" w:author="MUTILE WANYEE" w:date="2024-03-01T12:23:00Z">
            <w:rPr>
              <w:rFonts w:ascii="Book Antiqua" w:cs="Book Antiqua" w:eastAsia="Book Antiqua" w:hAnsi="Book Antiqua"/>
              <w:b/>
              <w:sz w:val="24"/>
              <w:szCs w:val="24"/>
            </w:rPr>
          </w:rPrChange>
        </w:rPr>
        <w:t xml:space="preserve">Distribution of Health workforce by level of care </w:t>
      </w:r>
    </w:p>
    <w:p>
      <w:pPr>
        <w:pStyle w:val="style0"/>
        <w:spacing w:after="0" w:lineRule="auto" w:line="276"/>
        <w:jc w:val="both"/>
        <w:rPr>
          <w:rFonts w:ascii="Book Antiqua" w:cs="Book Antiqua" w:eastAsia="Book Antiqua" w:hAnsi="Book Antiqua"/>
          <w:b/>
          <w:i/>
          <w:sz w:val="24"/>
          <w:szCs w:val="24"/>
        </w:rPr>
      </w:pPr>
      <w:r>
        <w:rPr>
          <w:rFonts w:ascii="Book Antiqua" w:cs="Book Antiqua" w:eastAsia="Book Antiqua" w:hAnsi="Book Antiqua"/>
          <w:sz w:val="24"/>
          <w:szCs w:val="24"/>
        </w:rPr>
        <w:object>
          <v:shape id="1079" type="#_x0000_t75" filled="f" stroked="t" style="margin-left:0.0pt;margin-top:0.0pt;width:408.62pt;height:133.9pt;mso-wrap-distance-left:0.0pt;mso-wrap-distance-right:0.0pt;visibility:visible;">
            <w10:anchorlock/>
            <v:imagedata r:id="rId14" embosscolor="white" o:title=""/>
            <v:fill/>
          </v:shape>
          <o:OLEObject Type="EMBED" ProgID="Excel.Chart.8" ShapeID="1079" DrawAspect="Content" ObjectID="0" r:id="rId15"/>
        </w:object>
      </w:r>
    </w:p>
    <w:p>
      <w:pPr>
        <w:pStyle w:val="style0"/>
        <w:keepNext/>
        <w:keepLines/>
        <w:spacing w:before="40" w:after="0" w:lineRule="auto" w:line="276"/>
        <w:jc w:val="both"/>
        <w:rPr>
          <w:del w:id="2584" w:author="MUTILE WANYEE" w:date="2024-03-06T13:28:00Z"/>
          <w:rFonts w:ascii="Book Antiqua" w:cs="Book Antiqua" w:eastAsia="Book Antiqua" w:hAnsi="Book Antiqua"/>
          <w:b/>
          <w:sz w:val="24"/>
          <w:szCs w:val="24"/>
          <w:rPrChange w:id="2585" w:author="MUTILE WANYEE" w:date="2024-03-01T12:23:00Z">
            <w:rPr>
              <w:rFonts w:ascii="Book Antiqua" w:cs="Book Antiqua" w:eastAsia="Book Antiqua" w:hAnsi="Book Antiqua"/>
              <w:b/>
              <w:sz w:val="24"/>
              <w:szCs w:val="24"/>
            </w:rPr>
          </w:rPrChange>
        </w:rPr>
      </w:pPr>
      <w:del w:id="2586" w:author="MUTILE WANYEE" w:date="2024-03-06T13:28:00Z">
        <w:r w:rsidDel="C376BF36" w:rsidRPr="3B5039E6">
          <w:rPr>
            <w:rFonts w:ascii="Book Antiqua" w:cs="Book Antiqua" w:eastAsia="Book Antiqua" w:hAnsi="Book Antiqua"/>
            <w:b/>
            <w:sz w:val="24"/>
            <w:szCs w:val="24"/>
            <w:rPrChange w:id="2587" w:author="MUTILE WANYEE" w:date="2024-03-01T12:23:00Z">
              <w:rPr>
                <w:rFonts w:ascii="Book Antiqua" w:cs="Book Antiqua" w:eastAsia="Book Antiqua" w:hAnsi="Book Antiqua"/>
                <w:b/>
                <w:sz w:val="24"/>
                <w:szCs w:val="24"/>
              </w:rPr>
            </w:rPrChange>
          </w:rPr>
          <w:delText>4.2.3.1 Kenya Essential Package of Health (KEPH)</w:delText>
        </w:r>
      </w:del>
    </w:p>
    <w:bookmarkStart w:id="8" w:name="_aervttmh82du" w:colFirst="0" w:colLast="0"/>
    <w:bookmarkEnd w:id="8"/>
    <w:p>
      <w:pPr>
        <w:pStyle w:val="style0"/>
        <w:keepNext/>
        <w:keepLines/>
        <w:spacing w:before="40" w:after="0" w:lineRule="auto" w:line="276"/>
        <w:jc w:val="both"/>
        <w:rPr>
          <w:del w:id="2588" w:author="MUTILE WANYEE" w:date="2024-03-06T13:28:00Z"/>
          <w:rFonts w:ascii="Book Antiqua" w:cs="Book Antiqua" w:eastAsia="Book Antiqua" w:hAnsi="Book Antiqua"/>
          <w:sz w:val="24"/>
          <w:szCs w:val="24"/>
          <w:rPrChange w:id="2589" w:author="MUTILE WANYEE" w:date="2024-03-01T12:23:00Z">
            <w:rPr>
              <w:rFonts w:ascii="Book Antiqua" w:cs="Book Antiqua" w:eastAsia="Book Antiqua" w:hAnsi="Book Antiqua"/>
              <w:sz w:val="24"/>
              <w:szCs w:val="24"/>
            </w:rPr>
          </w:rPrChange>
        </w:rPr>
      </w:pPr>
      <w:del w:id="2590" w:author="MUTILE WANYEE" w:date="2024-03-06T13:28:00Z">
        <w:r w:rsidDel="69BEC22B" w:rsidRPr="C2794944">
          <w:rPr>
            <w:rFonts w:ascii="Book Antiqua" w:cs="Book Antiqua" w:eastAsia="Book Antiqua" w:hAnsi="Book Antiqua"/>
            <w:sz w:val="24"/>
            <w:szCs w:val="24"/>
            <w:rPrChange w:id="2591" w:author="MUTILE WANYEE" w:date="2024-03-01T12:23:00Z">
              <w:rPr>
                <w:rFonts w:ascii="Book Antiqua" w:cs="Book Antiqua" w:eastAsia="Book Antiqua" w:hAnsi="Book Antiqua"/>
                <w:sz w:val="24"/>
                <w:szCs w:val="24"/>
              </w:rPr>
            </w:rPrChange>
          </w:rPr>
          <w:delText xml:space="preserve">The Kenya Essential Package of Health (KEPH) in the Kenya Health Policy 2014-2030 is the comprehensive essential package that elaborates the services and the interventions needed to be delivered for each life cohort to attain service priorities.  </w:delText>
        </w:r>
      </w:del>
    </w:p>
    <w:p>
      <w:pPr>
        <w:pStyle w:val="style0"/>
        <w:keepNext/>
        <w:keepLines/>
        <w:spacing w:before="40" w:after="0" w:lineRule="auto" w:line="276"/>
        <w:jc w:val="both"/>
        <w:rPr>
          <w:del w:id="2592" w:author="MUTILE WANYEE" w:date="2024-03-06T13:28:00Z"/>
          <w:rFonts w:ascii="Book Antiqua" w:cs="Book Antiqua" w:eastAsia="Book Antiqua" w:hAnsi="Book Antiqua"/>
          <w:sz w:val="24"/>
          <w:szCs w:val="24"/>
          <w:rPrChange w:id="2593" w:author="MUTILE WANYEE" w:date="2024-03-01T12:23:00Z">
            <w:rPr>
              <w:rFonts w:ascii="Book Antiqua" w:cs="Book Antiqua" w:eastAsia="Book Antiqua" w:hAnsi="Book Antiqua"/>
              <w:sz w:val="24"/>
              <w:szCs w:val="24"/>
            </w:rPr>
          </w:rPrChange>
        </w:rPr>
      </w:pPr>
      <w:del w:id="2594" w:author="MUTILE WANYEE" w:date="2024-03-06T13:28:00Z">
        <w:r w:rsidDel="1A1EEE27" w:rsidRPr="D6533CBC">
          <w:rPr>
            <w:rFonts w:ascii="Book Antiqua" w:cs="Book Antiqua" w:eastAsia="Book Antiqua" w:hAnsi="Book Antiqua"/>
            <w:sz w:val="24"/>
            <w:szCs w:val="24"/>
            <w:rPrChange w:id="2595" w:author="MUTILE WANYEE" w:date="2024-03-01T12:23:00Z">
              <w:rPr>
                <w:rFonts w:ascii="Book Antiqua" w:cs="Book Antiqua" w:eastAsia="Book Antiqua" w:hAnsi="Book Antiqua"/>
                <w:sz w:val="24"/>
                <w:szCs w:val="24"/>
              </w:rPr>
            </w:rPrChange>
          </w:rPr>
          <w:delText xml:space="preserve">The preventive and curative services are provided at six levels of care namely: </w:delText>
        </w:r>
      </w:del>
    </w:p>
    <w:p>
      <w:pPr>
        <w:pStyle w:val="style0"/>
        <w:numPr>
          <w:ilvl w:val="0"/>
          <w:numId w:val="17"/>
        </w:numPr>
        <w:spacing w:after="0" w:lineRule="auto" w:line="276"/>
        <w:ind w:left="630" w:hanging="360"/>
        <w:jc w:val="both"/>
        <w:rPr>
          <w:del w:id="2596" w:author="MUTILE WANYEE" w:date="2024-03-06T13:28:00Z"/>
          <w:color w:val="000000"/>
          <w:sz w:val="24"/>
          <w:szCs w:val="24"/>
        </w:rPr>
      </w:pPr>
      <w:del w:id="2597" w:author="MUTILE WANYEE" w:date="2024-03-06T13:28:00Z">
        <w:r w:rsidDel="B0322B2C" w:rsidRPr="31EDFDC8">
          <w:rPr>
            <w:rFonts w:ascii="Book Antiqua" w:cs="Book Antiqua" w:eastAsia="Book Antiqua" w:hAnsi="Book Antiqua"/>
            <w:color w:val="000000"/>
            <w:sz w:val="24"/>
            <w:szCs w:val="24"/>
            <w:rPrChange w:id="2598" w:author="MUTILE WANYEE" w:date="2024-03-01T12:23:00Z">
              <w:rPr>
                <w:rFonts w:ascii="Book Antiqua" w:cs="Book Antiqua" w:eastAsia="Book Antiqua" w:hAnsi="Book Antiqua"/>
                <w:color w:val="000000"/>
                <w:sz w:val="24"/>
                <w:szCs w:val="24"/>
              </w:rPr>
            </w:rPrChange>
          </w:rPr>
          <w:delText>Level 1, the community level is the foundation of the service delivery priorities. The community is engaged in defining its own priorities and on consensus, services are provided that support these priorities which leads to the taking real ownership of their health hence the commitment to adhere to preventive measures and compliance to treatment interventions. Most (90%) of essential UHC interventions can be delivered through PHC and 75% of projected health gains from the SDGs could be achieved through PHC.</w:delText>
        </w:r>
      </w:del>
    </w:p>
    <w:p>
      <w:pPr>
        <w:pStyle w:val="style0"/>
        <w:numPr>
          <w:ilvl w:val="1"/>
          <w:numId w:val="17"/>
        </w:numPr>
        <w:spacing w:after="0" w:lineRule="auto" w:line="276"/>
        <w:ind w:left="1440" w:hanging="360"/>
        <w:jc w:val="both"/>
        <w:rPr>
          <w:del w:id="2599" w:author="MUTILE WANYEE" w:date="2024-03-06T13:28:00Z"/>
          <w:color w:val="000000"/>
          <w:sz w:val="24"/>
          <w:szCs w:val="24"/>
        </w:rPr>
      </w:pPr>
      <w:del w:id="2600" w:author="MUTILE WANYEE" w:date="2024-03-06T13:28:00Z">
        <w:r w:rsidDel="67784E3E" w:rsidRPr="9288CBD4">
          <w:rPr>
            <w:rFonts w:ascii="Book Antiqua" w:cs="Book Antiqua" w:eastAsia="Book Antiqua" w:hAnsi="Book Antiqua"/>
            <w:color w:val="000000"/>
            <w:sz w:val="24"/>
            <w:szCs w:val="24"/>
            <w:rPrChange w:id="2601" w:author="MUTILE WANYEE" w:date="2024-03-01T12:23:00Z">
              <w:rPr>
                <w:rFonts w:ascii="Book Antiqua" w:cs="Book Antiqua" w:eastAsia="Book Antiqua" w:hAnsi="Book Antiqua"/>
                <w:color w:val="000000"/>
                <w:sz w:val="24"/>
                <w:szCs w:val="24"/>
              </w:rPr>
            </w:rPrChange>
          </w:rPr>
          <w:delText>In the Kenya Community Health Strategy, the services are provided by Community Health Volunteers who are supposed to receive a stipend as an incentive. The total number of the CHVs is 86,490 and the distribution of the CHVs is as per the Annex 1</w:delText>
        </w:r>
      </w:del>
    </w:p>
    <w:p>
      <w:pPr>
        <w:pStyle w:val="style0"/>
        <w:numPr>
          <w:ilvl w:val="1"/>
          <w:numId w:val="17"/>
        </w:numPr>
        <w:spacing w:after="0" w:lineRule="auto" w:line="276"/>
        <w:ind w:left="1440" w:hanging="360"/>
        <w:jc w:val="both"/>
        <w:rPr>
          <w:del w:id="2602" w:author="MUTILE WANYEE" w:date="2024-03-06T13:28:00Z"/>
          <w:color w:val="000000"/>
          <w:sz w:val="24"/>
          <w:szCs w:val="24"/>
        </w:rPr>
      </w:pPr>
    </w:p>
    <w:p>
      <w:pPr>
        <w:pStyle w:val="style0"/>
        <w:spacing w:after="0" w:lineRule="auto" w:line="276"/>
        <w:ind w:left="1440" w:firstLine="0"/>
        <w:jc w:val="both"/>
        <w:rPr>
          <w:del w:id="2603" w:author="MUTILE WANYEE" w:date="2024-03-06T13:28:00Z"/>
          <w:rFonts w:ascii="Book Antiqua" w:cs="Book Antiqua" w:eastAsia="Book Antiqua" w:hAnsi="Book Antiqua"/>
          <w:sz w:val="24"/>
          <w:szCs w:val="24"/>
          <w:rPrChange w:id="2604" w:author="MUTILE WANYEE" w:date="2024-03-01T12:23:00Z">
            <w:rPr>
              <w:rFonts w:ascii="Book Antiqua" w:cs="Book Antiqua" w:eastAsia="Book Antiqua" w:hAnsi="Book Antiqua"/>
              <w:sz w:val="24"/>
              <w:szCs w:val="24"/>
            </w:rPr>
          </w:rPrChange>
        </w:rPr>
      </w:pPr>
      <w:del w:id="2605" w:author="MUTILE WANYEE" w:date="2024-03-06T13:28:00Z">
        <w:r w:rsidDel="2F4E1EDF">
          <w:rPr/>
          <w:drawing>
            <wp:inline distL="0" distT="0" distB="0" distR="0">
              <wp:extent cx="5314175" cy="3436268"/>
              <wp:effectExtent l="0" t="0" r="0" b="0"/>
              <wp:docPr id="1080"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3.png"/>
                      <pic:cNvPicPr/>
                    </pic:nvPicPr>
                    <pic:blipFill>
                      <a:blip r:embed="rId16" cstate="print"/>
                      <a:srcRect l="0" t="0" r="0" b="0"/>
                      <a:stretch/>
                    </pic:blipFill>
                    <pic:spPr>
                      <a:xfrm rot="0">
                        <a:off x="0" y="0"/>
                        <a:ext cx="5314175" cy="3436268"/>
                      </a:xfrm>
                      <a:prstGeom prst="rect"/>
                      <a:ln cmpd="sng" cap="flat" w="9525">
                        <a:solidFill>
                          <a:srgbClr val="000000"/>
                        </a:solidFill>
                        <a:prstDash val="solid"/>
                        <a:round/>
                        <a:headEnd/>
                        <a:tailEnd/>
                      </a:ln>
                    </pic:spPr>
                  </pic:pic>
                </a:graphicData>
              </a:graphic>
            </wp:inline>
          </w:drawing>
        </w:r>
      </w:del>
    </w:p>
    <w:p>
      <w:pPr>
        <w:pStyle w:val="style0"/>
        <w:spacing w:after="0" w:lineRule="auto" w:line="276"/>
        <w:jc w:val="both"/>
        <w:rPr>
          <w:del w:id="2606" w:author="MUTILE WANYEE" w:date="2024-03-06T13:28:00Z"/>
          <w:rFonts w:ascii="Book Antiqua" w:cs="Book Antiqua" w:eastAsia="Book Antiqua" w:hAnsi="Book Antiqua"/>
          <w:sz w:val="24"/>
          <w:szCs w:val="24"/>
          <w:rPrChange w:id="2607" w:author="MUTILE WANYEE" w:date="2024-03-01T12:23:00Z">
            <w:rPr>
              <w:rFonts w:ascii="Book Antiqua" w:cs="Book Antiqua" w:eastAsia="Book Antiqua" w:hAnsi="Book Antiqua"/>
              <w:sz w:val="24"/>
              <w:szCs w:val="24"/>
            </w:rPr>
          </w:rPrChange>
        </w:rPr>
      </w:pPr>
    </w:p>
    <w:p>
      <w:pPr>
        <w:pStyle w:val="style0"/>
        <w:spacing w:after="0" w:lineRule="auto" w:line="276"/>
        <w:ind w:left="630" w:firstLine="0"/>
        <w:jc w:val="both"/>
        <w:rPr>
          <w:del w:id="2608" w:author="MUTILE WANYEE" w:date="2024-03-06T13:28:00Z"/>
          <w:rFonts w:ascii="Book Antiqua" w:cs="Book Antiqua" w:eastAsia="Book Antiqua" w:hAnsi="Book Antiqua"/>
          <w:b/>
          <w:i/>
          <w:sz w:val="24"/>
          <w:szCs w:val="24"/>
          <w:rPrChange w:id="2609" w:author="MUTILE WANYEE" w:date="2024-03-01T12:23:00Z">
            <w:rPr>
              <w:rFonts w:ascii="Book Antiqua" w:cs="Book Antiqua" w:eastAsia="Book Antiqua" w:hAnsi="Book Antiqua"/>
              <w:b/>
              <w:i/>
              <w:sz w:val="24"/>
              <w:szCs w:val="24"/>
            </w:rPr>
          </w:rPrChange>
        </w:rPr>
      </w:pPr>
      <w:del w:id="2610" w:author="MUTILE WANYEE" w:date="2024-03-06T13:28:00Z">
        <w:r w:rsidDel="D4FD7B0D" w:rsidRPr="343C0245">
          <w:rPr>
            <w:rFonts w:ascii="Book Antiqua" w:cs="Book Antiqua" w:eastAsia="Book Antiqua" w:hAnsi="Book Antiqua"/>
            <w:b/>
            <w:i/>
            <w:sz w:val="24"/>
            <w:szCs w:val="24"/>
            <w:rPrChange w:id="2611" w:author="MUTILE WANYEE" w:date="2024-03-01T12:23:00Z">
              <w:rPr>
                <w:rFonts w:ascii="Book Antiqua" w:cs="Book Antiqua" w:eastAsia="Book Antiqua" w:hAnsi="Book Antiqua"/>
                <w:b/>
                <w:i/>
                <w:sz w:val="24"/>
                <w:szCs w:val="24"/>
              </w:rPr>
            </w:rPrChange>
          </w:rPr>
          <w:delText>Figure 4: Density of the Community Health Volunteers in Kenya</w:delText>
        </w:r>
      </w:del>
    </w:p>
    <w:p>
      <w:pPr>
        <w:pStyle w:val="style0"/>
        <w:numPr>
          <w:ilvl w:val="0"/>
          <w:numId w:val="17"/>
        </w:numPr>
        <w:spacing w:after="0" w:lineRule="auto" w:line="276"/>
        <w:ind w:left="630" w:hanging="360"/>
        <w:jc w:val="both"/>
        <w:rPr>
          <w:del w:id="2612" w:author="MUTILE WANYEE" w:date="2024-03-06T13:28:00Z"/>
          <w:color w:val="000000"/>
          <w:sz w:val="24"/>
          <w:szCs w:val="24"/>
        </w:rPr>
      </w:pPr>
      <w:del w:id="2613" w:author="MUTILE WANYEE" w:date="2024-03-06T13:28:00Z">
        <w:r w:rsidDel="36E9A656" w:rsidRPr="411FA94B">
          <w:rPr>
            <w:rFonts w:ascii="Book Antiqua" w:cs="Book Antiqua" w:eastAsia="Book Antiqua" w:hAnsi="Book Antiqua"/>
            <w:color w:val="000000"/>
            <w:sz w:val="24"/>
            <w:szCs w:val="24"/>
            <w:rPrChange w:id="2614" w:author="MUTILE WANYEE" w:date="2024-03-01T12:23:00Z">
              <w:rPr>
                <w:rFonts w:ascii="Book Antiqua" w:cs="Book Antiqua" w:eastAsia="Book Antiqua" w:hAnsi="Book Antiqua"/>
                <w:color w:val="000000"/>
                <w:sz w:val="24"/>
                <w:szCs w:val="24"/>
              </w:rPr>
            </w:rPrChange>
          </w:rPr>
          <w:delText>Levels 2–Dispensaries, Medical clinics (private) primarily provide outpatient services that are predominantly preventive especially in the MCH Department. These include immunization, ante-natal clinic, post-natal clinic, family planning, nutrition assessment and interventions, PMTCT and provision of LLITN. Minor curative services are provided. The service providers are mainly the Nurses.</w:delText>
        </w:r>
      </w:del>
    </w:p>
    <w:p>
      <w:pPr>
        <w:pStyle w:val="style0"/>
        <w:numPr>
          <w:ilvl w:val="0"/>
          <w:numId w:val="17"/>
        </w:numPr>
        <w:spacing w:after="0" w:lineRule="auto" w:line="276"/>
        <w:ind w:left="630" w:hanging="360"/>
        <w:jc w:val="both"/>
        <w:rPr>
          <w:del w:id="2615" w:author="MUTILE WANYEE" w:date="2024-03-06T13:28:00Z"/>
          <w:color w:val="000000"/>
          <w:sz w:val="24"/>
          <w:szCs w:val="24"/>
        </w:rPr>
      </w:pPr>
      <w:del w:id="2616" w:author="MUTILE WANYEE" w:date="2024-03-06T13:28:00Z">
        <w:r w:rsidDel="ABD05F46" w:rsidRPr="5FF68B12">
          <w:rPr>
            <w:rFonts w:ascii="Book Antiqua" w:cs="Book Antiqua" w:eastAsia="Book Antiqua" w:hAnsi="Book Antiqua"/>
            <w:color w:val="000000"/>
            <w:sz w:val="24"/>
            <w:szCs w:val="24"/>
            <w:rPrChange w:id="2617" w:author="MUTILE WANYEE" w:date="2024-03-01T12:23:00Z">
              <w:rPr>
                <w:rFonts w:ascii="Book Antiqua" w:cs="Book Antiqua" w:eastAsia="Book Antiqua" w:hAnsi="Book Antiqua"/>
                <w:color w:val="000000"/>
                <w:sz w:val="24"/>
                <w:szCs w:val="24"/>
              </w:rPr>
            </w:rPrChange>
          </w:rPr>
          <w:delText>Level 3 -</w:delText>
        </w:r>
      </w:del>
      <w:del w:id="2618" w:author="MUTILE WANYEE" w:date="2024-03-06T13:28:00Z">
        <w:r w:rsidDel="ABD05F46" w:rsidRPr="225DB534">
          <w:rPr>
            <w:color w:val="000000"/>
            <w:rPrChange w:id="2619" w:author="MUTILE WANYEE" w:date="2024-03-01T12:23:00Z">
              <w:rPr>
                <w:color w:val="000000"/>
              </w:rPr>
            </w:rPrChange>
          </w:rPr>
          <w:delText xml:space="preserve"> </w:delText>
        </w:r>
      </w:del>
      <w:del w:id="2620" w:author="MUTILE WANYEE" w:date="2024-03-06T13:28:00Z">
        <w:r w:rsidDel="ABD05F46" w:rsidRPr="22AA9408">
          <w:rPr>
            <w:rFonts w:ascii="Book Antiqua" w:cs="Book Antiqua" w:eastAsia="Book Antiqua" w:hAnsi="Book Antiqua"/>
            <w:color w:val="000000"/>
            <w:sz w:val="24"/>
            <w:szCs w:val="24"/>
            <w:rPrChange w:id="2621" w:author="MUTILE WANYEE" w:date="2024-03-01T12:23:00Z">
              <w:rPr>
                <w:rFonts w:ascii="Book Antiqua" w:cs="Book Antiqua" w:eastAsia="Book Antiqua" w:hAnsi="Book Antiqua"/>
                <w:color w:val="000000"/>
                <w:sz w:val="24"/>
                <w:szCs w:val="24"/>
              </w:rPr>
            </w:rPrChange>
          </w:rPr>
          <w:delText>The level 3 facilities are small hospitals with minimal facilities, yet they offer services like the big hospitals. Facility based preventive services are provided in the MCH department as in dispensaries. In addition, curative services are provided with inclusion of laboratory and minor radiological investigative services as well as pharmacy services. In some of the high-volume health centres maternity services are of basic emergency obstetric care (BEmOC) in-patient services with a ward are available.</w:delText>
        </w:r>
      </w:del>
      <w:del w:id="2622" w:author="MUTILE WANYEE" w:date="2024-03-06T13:28:00Z">
        <w:r w:rsidDel="ABD05F46" w:rsidRPr="85A616B5">
          <w:rPr>
            <w:color w:val="000000"/>
            <w:rPrChange w:id="2623" w:author="MUTILE WANYEE" w:date="2024-03-01T12:23:00Z">
              <w:rPr>
                <w:color w:val="000000"/>
              </w:rPr>
            </w:rPrChange>
          </w:rPr>
          <w:delText xml:space="preserve"> </w:delText>
        </w:r>
      </w:del>
      <w:del w:id="2624" w:author="MUTILE WANYEE" w:date="2024-03-06T13:28:00Z">
        <w:r w:rsidDel="ABD05F46" w:rsidRPr="67725765">
          <w:rPr>
            <w:rFonts w:ascii="Book Antiqua" w:cs="Book Antiqua" w:eastAsia="Book Antiqua" w:hAnsi="Book Antiqua"/>
            <w:color w:val="000000"/>
            <w:sz w:val="24"/>
            <w:szCs w:val="24"/>
            <w:rPrChange w:id="2625" w:author="MUTILE WANYEE" w:date="2024-03-01T12:23:00Z">
              <w:rPr>
                <w:rFonts w:ascii="Book Antiqua" w:cs="Book Antiqua" w:eastAsia="Book Antiqua" w:hAnsi="Book Antiqua"/>
                <w:color w:val="000000"/>
                <w:sz w:val="24"/>
                <w:szCs w:val="24"/>
              </w:rPr>
            </w:rPrChange>
          </w:rPr>
          <w:delText>They are run by at least one doctor, clinical officers, nurses and nutritionists and some rehabilitative staff.</w:delText>
        </w:r>
      </w:del>
    </w:p>
    <w:p>
      <w:pPr>
        <w:pStyle w:val="style0"/>
        <w:numPr>
          <w:ilvl w:val="0"/>
          <w:numId w:val="17"/>
        </w:numPr>
        <w:spacing w:after="0" w:lineRule="auto" w:line="276"/>
        <w:ind w:left="630" w:hanging="360"/>
        <w:jc w:val="both"/>
        <w:rPr>
          <w:del w:id="2626" w:author="MUTILE WANYEE" w:date="2024-03-06T13:28:00Z"/>
          <w:color w:val="000000"/>
          <w:sz w:val="24"/>
          <w:szCs w:val="24"/>
        </w:rPr>
      </w:pPr>
      <w:del w:id="2627" w:author="MUTILE WANYEE" w:date="2024-03-06T13:28:00Z">
        <w:r w:rsidDel="11A62FB4" w:rsidRPr="BB461E37">
          <w:rPr>
            <w:rFonts w:ascii="Book Antiqua" w:cs="Book Antiqua" w:eastAsia="Book Antiqua" w:hAnsi="Book Antiqua"/>
            <w:color w:val="000000"/>
            <w:sz w:val="24"/>
            <w:szCs w:val="24"/>
            <w:rPrChange w:id="2628" w:author="MUTILE WANYEE" w:date="2024-03-01T12:23:00Z">
              <w:rPr>
                <w:rFonts w:ascii="Book Antiqua" w:cs="Book Antiqua" w:eastAsia="Book Antiqua" w:hAnsi="Book Antiqua"/>
                <w:color w:val="000000"/>
                <w:sz w:val="24"/>
                <w:szCs w:val="24"/>
              </w:rPr>
            </w:rPrChange>
          </w:rPr>
          <w:delText xml:space="preserve">Level 4 Hospitals have the capacity to manage medical, surgical, paediatric and gynaecological in-patients, radiology services, renal dialysis, tuberculosis management and mortuary and autopsy services. This is in addition of the services provided in the lower facilities. It is expected that the skills mix of the appropriately qualified health professions and workforce to deliver quality health services in line with the goal of the Kenya Health Policy are in place. </w:delText>
        </w:r>
      </w:del>
    </w:p>
    <w:p>
      <w:pPr>
        <w:pStyle w:val="style0"/>
        <w:numPr>
          <w:ilvl w:val="0"/>
          <w:numId w:val="17"/>
        </w:numPr>
        <w:spacing w:after="0" w:lineRule="auto" w:line="276"/>
        <w:ind w:left="630" w:hanging="360"/>
        <w:jc w:val="both"/>
        <w:rPr>
          <w:del w:id="2629" w:author="MUTILE WANYEE" w:date="2024-03-06T13:28:00Z"/>
          <w:color w:val="000000"/>
          <w:sz w:val="24"/>
          <w:szCs w:val="24"/>
        </w:rPr>
      </w:pPr>
      <w:del w:id="2630" w:author="MUTILE WANYEE" w:date="2024-03-06T13:28:00Z">
        <w:r w:rsidDel="713B33FA" w:rsidRPr="9F72B267">
          <w:rPr>
            <w:rFonts w:ascii="Book Antiqua" w:cs="Book Antiqua" w:eastAsia="Book Antiqua" w:hAnsi="Book Antiqua"/>
            <w:color w:val="000000"/>
            <w:sz w:val="24"/>
            <w:szCs w:val="24"/>
            <w:rPrChange w:id="2631" w:author="MUTILE WANYEE" w:date="2024-03-01T12:23:00Z">
              <w:rPr>
                <w:rFonts w:ascii="Book Antiqua" w:cs="Book Antiqua" w:eastAsia="Book Antiqua" w:hAnsi="Book Antiqua"/>
                <w:color w:val="000000"/>
                <w:sz w:val="24"/>
                <w:szCs w:val="24"/>
              </w:rPr>
            </w:rPrChange>
          </w:rPr>
          <w:delText xml:space="preserve">Level 5 hospitals are the secondary referral hospital that provide services offered in a Level 4 facility and more comprehensive set of services together with internship services for medical staff, research and serve as training centres for mid-level medical staff. They are the County referral hospitals. The comprehensive services expected to be provided should include the following </w:delText>
        </w:r>
      </w:del>
    </w:p>
    <w:p>
      <w:pPr>
        <w:pStyle w:val="style0"/>
        <w:numPr>
          <w:ilvl w:val="0"/>
          <w:numId w:val="18"/>
        </w:numPr>
        <w:spacing w:after="0" w:lineRule="auto" w:line="276"/>
        <w:ind w:left="1800" w:hanging="360"/>
        <w:jc w:val="both"/>
        <w:rPr>
          <w:del w:id="2632" w:author="MUTILE WANYEE" w:date="2024-03-06T13:28:00Z"/>
          <w:color w:val="000000"/>
          <w:sz w:val="24"/>
          <w:szCs w:val="24"/>
        </w:rPr>
      </w:pPr>
      <w:del w:id="2633" w:author="MUTILE WANYEE" w:date="2024-03-06T13:28:00Z">
        <w:r w:rsidDel="BF6B3736" w:rsidRPr="6206B84E">
          <w:rPr>
            <w:rFonts w:ascii="Book Antiqua" w:cs="Book Antiqua" w:eastAsia="Book Antiqua" w:hAnsi="Book Antiqua"/>
            <w:color w:val="000000"/>
            <w:sz w:val="24"/>
            <w:szCs w:val="24"/>
            <w:rPrChange w:id="2634" w:author="MUTILE WANYEE" w:date="2024-03-01T12:23:00Z">
              <w:rPr>
                <w:rFonts w:ascii="Book Antiqua" w:cs="Book Antiqua" w:eastAsia="Book Antiqua" w:hAnsi="Book Antiqua"/>
                <w:color w:val="000000"/>
                <w:sz w:val="24"/>
                <w:szCs w:val="24"/>
              </w:rPr>
            </w:rPrChange>
          </w:rPr>
          <w:delText>Outpatient department that has specialized medical, surgical, gynaecological and paediatric clinics.;</w:delText>
        </w:r>
      </w:del>
    </w:p>
    <w:p>
      <w:pPr>
        <w:pStyle w:val="style0"/>
        <w:numPr>
          <w:ilvl w:val="0"/>
          <w:numId w:val="18"/>
        </w:numPr>
        <w:spacing w:after="0" w:lineRule="auto" w:line="276"/>
        <w:ind w:left="1800" w:hanging="360"/>
        <w:jc w:val="both"/>
        <w:rPr>
          <w:del w:id="2635" w:author="MUTILE WANYEE" w:date="2024-03-06T13:28:00Z"/>
          <w:color w:val="000000"/>
          <w:sz w:val="24"/>
          <w:szCs w:val="24"/>
        </w:rPr>
      </w:pPr>
      <w:del w:id="2636" w:author="MUTILE WANYEE" w:date="2024-03-06T13:28:00Z">
        <w:r w:rsidDel="3921E653" w:rsidRPr="F29F6E93">
          <w:rPr>
            <w:rFonts w:ascii="Book Antiqua" w:cs="Book Antiqua" w:eastAsia="Book Antiqua" w:hAnsi="Book Antiqua"/>
            <w:color w:val="000000"/>
            <w:sz w:val="24"/>
            <w:szCs w:val="24"/>
            <w:rPrChange w:id="2637" w:author="MUTILE WANYEE" w:date="2024-03-01T12:23:00Z">
              <w:rPr>
                <w:rFonts w:ascii="Book Antiqua" w:cs="Book Antiqua" w:eastAsia="Book Antiqua" w:hAnsi="Book Antiqua"/>
                <w:color w:val="000000"/>
                <w:sz w:val="24"/>
                <w:szCs w:val="24"/>
              </w:rPr>
            </w:rPrChange>
          </w:rPr>
          <w:delText>Management of surgical emergencies including trauma care;</w:delText>
        </w:r>
      </w:del>
    </w:p>
    <w:p>
      <w:pPr>
        <w:pStyle w:val="style0"/>
        <w:numPr>
          <w:ilvl w:val="0"/>
          <w:numId w:val="18"/>
        </w:numPr>
        <w:spacing w:after="0" w:lineRule="auto" w:line="276"/>
        <w:ind w:left="1800" w:hanging="360"/>
        <w:jc w:val="both"/>
        <w:rPr>
          <w:del w:id="2638" w:author="MUTILE WANYEE" w:date="2024-03-06T13:28:00Z"/>
          <w:color w:val="000000"/>
          <w:sz w:val="24"/>
          <w:szCs w:val="24"/>
        </w:rPr>
      </w:pPr>
      <w:del w:id="2639" w:author="MUTILE WANYEE" w:date="2024-03-06T13:28:00Z">
        <w:r w:rsidDel="7764C69B" w:rsidRPr="0331C6EB">
          <w:rPr>
            <w:rFonts w:ascii="Book Antiqua" w:cs="Book Antiqua" w:eastAsia="Book Antiqua" w:hAnsi="Book Antiqua"/>
            <w:color w:val="000000"/>
            <w:sz w:val="24"/>
            <w:szCs w:val="24"/>
            <w:rPrChange w:id="2640" w:author="MUTILE WANYEE" w:date="2024-03-01T12:23:00Z">
              <w:rPr>
                <w:rFonts w:ascii="Book Antiqua" w:cs="Book Antiqua" w:eastAsia="Book Antiqua" w:hAnsi="Book Antiqua"/>
                <w:color w:val="000000"/>
                <w:sz w:val="24"/>
                <w:szCs w:val="24"/>
              </w:rPr>
            </w:rPrChange>
          </w:rPr>
          <w:delText>Management of high-risk pregnancy and Comprehensive Emergency Obstetric emergencies &amp; complications;</w:delText>
        </w:r>
      </w:del>
    </w:p>
    <w:p>
      <w:pPr>
        <w:pStyle w:val="style0"/>
        <w:numPr>
          <w:ilvl w:val="0"/>
          <w:numId w:val="18"/>
        </w:numPr>
        <w:spacing w:after="0" w:lineRule="auto" w:line="276"/>
        <w:ind w:left="1800" w:hanging="360"/>
        <w:jc w:val="both"/>
        <w:rPr>
          <w:del w:id="2641" w:author="MUTILE WANYEE" w:date="2024-03-06T13:28:00Z"/>
          <w:color w:val="000000"/>
          <w:sz w:val="24"/>
          <w:szCs w:val="24"/>
        </w:rPr>
      </w:pPr>
      <w:del w:id="2642" w:author="MUTILE WANYEE" w:date="2024-03-06T13:28:00Z">
        <w:r w:rsidDel="D654DCDF" w:rsidRPr="69366C42">
          <w:rPr>
            <w:rFonts w:ascii="Book Antiqua" w:cs="Book Antiqua" w:eastAsia="Book Antiqua" w:hAnsi="Book Antiqua"/>
            <w:color w:val="000000"/>
            <w:sz w:val="24"/>
            <w:szCs w:val="24"/>
            <w:rPrChange w:id="2643" w:author="MUTILE WANYEE" w:date="2024-03-01T12:23:00Z">
              <w:rPr>
                <w:rFonts w:ascii="Book Antiqua" w:cs="Book Antiqua" w:eastAsia="Book Antiqua" w:hAnsi="Book Antiqua"/>
                <w:color w:val="000000"/>
                <w:sz w:val="24"/>
                <w:szCs w:val="24"/>
              </w:rPr>
            </w:rPrChange>
          </w:rPr>
          <w:delText>More integrated and comprehensive radiology services (CT scan, EEG, MRI, Mammography)</w:delText>
        </w:r>
      </w:del>
    </w:p>
    <w:p>
      <w:pPr>
        <w:pStyle w:val="style0"/>
        <w:numPr>
          <w:ilvl w:val="0"/>
          <w:numId w:val="18"/>
        </w:numPr>
        <w:spacing w:after="0" w:lineRule="auto" w:line="276"/>
        <w:ind w:left="1800" w:hanging="360"/>
        <w:jc w:val="both"/>
        <w:rPr>
          <w:del w:id="2644" w:author="MUTILE WANYEE" w:date="2024-03-06T13:28:00Z"/>
          <w:color w:val="000000"/>
          <w:sz w:val="24"/>
          <w:szCs w:val="24"/>
        </w:rPr>
      </w:pPr>
      <w:del w:id="2645" w:author="MUTILE WANYEE" w:date="2024-03-06T13:28:00Z">
        <w:r w:rsidDel="3DFF1EB6" w:rsidRPr="8648656B">
          <w:rPr>
            <w:rFonts w:ascii="Book Antiqua" w:cs="Book Antiqua" w:eastAsia="Book Antiqua" w:hAnsi="Book Antiqua"/>
            <w:color w:val="000000"/>
            <w:sz w:val="24"/>
            <w:szCs w:val="24"/>
            <w:rPrChange w:id="2646" w:author="MUTILE WANYEE" w:date="2024-03-01T12:23:00Z">
              <w:rPr>
                <w:rFonts w:ascii="Book Antiqua" w:cs="Book Antiqua" w:eastAsia="Book Antiqua" w:hAnsi="Book Antiqua"/>
                <w:color w:val="000000"/>
                <w:sz w:val="24"/>
                <w:szCs w:val="24"/>
              </w:rPr>
            </w:rPrChange>
          </w:rPr>
          <w:delText>Emergency services to include Acute Trauma Life Support (ATLS), ACLS (Acute cardiac Life Support (ACLS) and Paediatric Emergency</w:delText>
        </w:r>
      </w:del>
    </w:p>
    <w:p>
      <w:pPr>
        <w:pStyle w:val="style0"/>
        <w:numPr>
          <w:ilvl w:val="0"/>
          <w:numId w:val="18"/>
        </w:numPr>
        <w:spacing w:after="0" w:lineRule="auto" w:line="276"/>
        <w:ind w:left="1800" w:hanging="360"/>
        <w:jc w:val="both"/>
        <w:rPr>
          <w:del w:id="2647" w:author="MUTILE WANYEE" w:date="2024-03-06T13:28:00Z"/>
          <w:color w:val="000000"/>
          <w:sz w:val="24"/>
          <w:szCs w:val="24"/>
        </w:rPr>
      </w:pPr>
      <w:del w:id="2648" w:author="MUTILE WANYEE" w:date="2024-03-06T13:28:00Z">
        <w:r w:rsidDel="2DE003A4" w:rsidRPr="18F59FB8">
          <w:rPr>
            <w:rFonts w:ascii="Book Antiqua" w:cs="Book Antiqua" w:eastAsia="Book Antiqua" w:hAnsi="Book Antiqua"/>
            <w:color w:val="000000"/>
            <w:sz w:val="24"/>
            <w:szCs w:val="24"/>
            <w:rPrChange w:id="2649" w:author="MUTILE WANYEE" w:date="2024-03-01T12:23:00Z">
              <w:rPr>
                <w:rFonts w:ascii="Book Antiqua" w:cs="Book Antiqua" w:eastAsia="Book Antiqua" w:hAnsi="Book Antiqua"/>
                <w:color w:val="000000"/>
                <w:sz w:val="24"/>
                <w:szCs w:val="24"/>
              </w:rPr>
            </w:rPrChange>
          </w:rPr>
          <w:delText>Theatre services to provide emergency operations; general surgical operations; specialized surgical services including comprehensive burns management</w:delText>
        </w:r>
      </w:del>
    </w:p>
    <w:p>
      <w:pPr>
        <w:pStyle w:val="style0"/>
        <w:numPr>
          <w:ilvl w:val="0"/>
          <w:numId w:val="18"/>
        </w:numPr>
        <w:spacing w:after="0" w:lineRule="auto" w:line="276"/>
        <w:ind w:left="1800" w:hanging="360"/>
        <w:jc w:val="both"/>
        <w:rPr>
          <w:del w:id="2650" w:author="MUTILE WANYEE" w:date="2024-03-06T13:28:00Z"/>
          <w:color w:val="000000"/>
          <w:sz w:val="24"/>
          <w:szCs w:val="24"/>
        </w:rPr>
      </w:pPr>
      <w:del w:id="2651" w:author="MUTILE WANYEE" w:date="2024-03-06T13:28:00Z">
        <w:r w:rsidDel="50377E55" w:rsidRPr="AC618BDE">
          <w:rPr>
            <w:rFonts w:ascii="Book Antiqua" w:cs="Book Antiqua" w:eastAsia="Book Antiqua" w:hAnsi="Book Antiqua"/>
            <w:color w:val="000000"/>
            <w:sz w:val="24"/>
            <w:szCs w:val="24"/>
            <w:rPrChange w:id="2652" w:author="MUTILE WANYEE" w:date="2024-03-01T12:23:00Z">
              <w:rPr>
                <w:rFonts w:ascii="Book Antiqua" w:cs="Book Antiqua" w:eastAsia="Book Antiqua" w:hAnsi="Book Antiqua"/>
                <w:color w:val="000000"/>
                <w:sz w:val="24"/>
                <w:szCs w:val="24"/>
              </w:rPr>
            </w:rPrChange>
          </w:rPr>
          <w:delText>Management of medical, surgical, pediatric and gynecological in-patients;</w:delText>
        </w:r>
      </w:del>
    </w:p>
    <w:p>
      <w:pPr>
        <w:pStyle w:val="style0"/>
        <w:numPr>
          <w:ilvl w:val="0"/>
          <w:numId w:val="18"/>
        </w:numPr>
        <w:spacing w:after="0" w:lineRule="auto" w:line="276"/>
        <w:ind w:left="1800" w:hanging="360"/>
        <w:jc w:val="both"/>
        <w:rPr>
          <w:del w:id="2653" w:author="MUTILE WANYEE" w:date="2024-03-06T13:28:00Z"/>
          <w:color w:val="000000"/>
          <w:sz w:val="24"/>
          <w:szCs w:val="24"/>
        </w:rPr>
      </w:pPr>
      <w:del w:id="2654" w:author="MUTILE WANYEE" w:date="2024-03-06T13:28:00Z">
        <w:r w:rsidDel="98354D7B" w:rsidRPr="8F8E9C58">
          <w:rPr>
            <w:rFonts w:ascii="Book Antiqua" w:cs="Book Antiqua" w:eastAsia="Book Antiqua" w:hAnsi="Book Antiqua"/>
            <w:color w:val="000000"/>
            <w:sz w:val="24"/>
            <w:szCs w:val="24"/>
            <w:rPrChange w:id="2655" w:author="MUTILE WANYEE" w:date="2024-03-01T12:23:00Z">
              <w:rPr>
                <w:rFonts w:ascii="Book Antiqua" w:cs="Book Antiqua" w:eastAsia="Book Antiqua" w:hAnsi="Book Antiqua"/>
                <w:color w:val="000000"/>
                <w:sz w:val="24"/>
                <w:szCs w:val="24"/>
              </w:rPr>
            </w:rPrChange>
          </w:rPr>
          <w:delText>Laboratory services with at the least the following tests:  haematology; viral; microbiology; serology, cancer surveillance; Kidney Function; Liver function; Hormonal tests; Lipid Profile and Medical Exam Report</w:delText>
        </w:r>
      </w:del>
    </w:p>
    <w:p>
      <w:pPr>
        <w:pStyle w:val="style0"/>
        <w:numPr>
          <w:ilvl w:val="0"/>
          <w:numId w:val="18"/>
        </w:numPr>
        <w:spacing w:after="0" w:lineRule="auto" w:line="276"/>
        <w:ind w:left="1800" w:hanging="360"/>
        <w:jc w:val="both"/>
        <w:rPr>
          <w:del w:id="2656" w:author="MUTILE WANYEE" w:date="2024-03-06T13:28:00Z"/>
          <w:color w:val="000000"/>
          <w:sz w:val="24"/>
          <w:szCs w:val="24"/>
        </w:rPr>
      </w:pPr>
      <w:del w:id="2657" w:author="MUTILE WANYEE" w:date="2024-03-06T13:28:00Z">
        <w:r w:rsidDel="5A63EE00" w:rsidRPr="9E7FCC8E">
          <w:rPr>
            <w:rFonts w:ascii="Book Antiqua" w:cs="Book Antiqua" w:eastAsia="Book Antiqua" w:hAnsi="Book Antiqua"/>
            <w:color w:val="000000"/>
            <w:sz w:val="24"/>
            <w:szCs w:val="24"/>
            <w:rPrChange w:id="2658" w:author="MUTILE WANYEE" w:date="2024-03-01T12:23:00Z">
              <w:rPr>
                <w:rFonts w:ascii="Book Antiqua" w:cs="Book Antiqua" w:eastAsia="Book Antiqua" w:hAnsi="Book Antiqua"/>
                <w:color w:val="000000"/>
                <w:sz w:val="24"/>
                <w:szCs w:val="24"/>
              </w:rPr>
            </w:rPrChange>
          </w:rPr>
          <w:delText>Specialized therapy services including radiotherapy, chemotherapy and renal</w:delText>
        </w:r>
      </w:del>
    </w:p>
    <w:p>
      <w:pPr>
        <w:pStyle w:val="style0"/>
        <w:numPr>
          <w:ilvl w:val="0"/>
          <w:numId w:val="18"/>
        </w:numPr>
        <w:spacing w:after="0" w:lineRule="auto" w:line="276"/>
        <w:ind w:left="1800" w:hanging="360"/>
        <w:jc w:val="both"/>
        <w:rPr>
          <w:del w:id="2659" w:author="MUTILE WANYEE" w:date="2024-03-06T13:28:00Z"/>
          <w:color w:val="000000"/>
          <w:sz w:val="24"/>
          <w:szCs w:val="24"/>
        </w:rPr>
      </w:pPr>
      <w:del w:id="2660" w:author="MUTILE WANYEE" w:date="2024-03-06T13:28:00Z">
        <w:r w:rsidDel="7542A589" w:rsidRPr="F9757168">
          <w:rPr>
            <w:rFonts w:ascii="Book Antiqua" w:cs="Book Antiqua" w:eastAsia="Book Antiqua" w:hAnsi="Book Antiqua"/>
            <w:color w:val="000000"/>
            <w:sz w:val="24"/>
            <w:szCs w:val="24"/>
            <w:rPrChange w:id="2661" w:author="MUTILE WANYEE" w:date="2024-03-01T12:23:00Z">
              <w:rPr>
                <w:rFonts w:ascii="Book Antiqua" w:cs="Book Antiqua" w:eastAsia="Book Antiqua" w:hAnsi="Book Antiqua"/>
                <w:color w:val="000000"/>
                <w:sz w:val="24"/>
                <w:szCs w:val="24"/>
              </w:rPr>
            </w:rPrChange>
          </w:rPr>
          <w:delText>Disaster response and management</w:delText>
        </w:r>
      </w:del>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sz w:val="24"/>
          <w:szCs w:val="24"/>
        </w:rPr>
      </w:pPr>
      <w:r w:rsidRPr="AE95C9F6">
        <w:rPr>
          <w:rFonts w:ascii="Book Antiqua" w:cs="Book Antiqua" w:eastAsia="Book Antiqua" w:hAnsi="Book Antiqua"/>
          <w:sz w:val="24"/>
          <w:szCs w:val="24"/>
          <w:rPrChange w:id="2662" w:author="MUTILE WANYEE" w:date="2024-03-01T12:23:00Z">
            <w:rPr>
              <w:rFonts w:ascii="Book Antiqua" w:cs="Book Antiqua" w:eastAsia="Book Antiqua" w:hAnsi="Book Antiqua"/>
              <w:sz w:val="24"/>
              <w:szCs w:val="24"/>
            </w:rPr>
          </w:rPrChange>
        </w:rPr>
        <w:t xml:space="preserve">Of great importance to note is that these services require the appropriate skill-mix of the appropriately qualified health professionals to be able to deliver quality services to the patients. Skill-mix has been conceptualized in three ways to mean: </w:t>
      </w:r>
    </w:p>
    <w:p>
      <w:pPr>
        <w:pStyle w:val="style0"/>
        <w:numPr>
          <w:ilvl w:val="0"/>
          <w:numId w:val="19"/>
        </w:numPr>
        <w:spacing w:after="0" w:lineRule="auto" w:line="276"/>
        <w:ind w:left="720" w:hanging="360"/>
        <w:jc w:val="both"/>
        <w:rPr>
          <w:color w:val="000000"/>
          <w:sz w:val="24"/>
          <w:szCs w:val="24"/>
        </w:rPr>
      </w:pPr>
      <w:r w:rsidRPr="51FFD0C4">
        <w:rPr>
          <w:rFonts w:ascii="Book Antiqua" w:cs="Book Antiqua" w:eastAsia="Book Antiqua" w:hAnsi="Book Antiqua"/>
          <w:color w:val="000000"/>
          <w:sz w:val="24"/>
          <w:szCs w:val="24"/>
          <w:rPrChange w:id="2663" w:author="MUTILE WANYEE" w:date="2024-03-01T12:23:00Z">
            <w:rPr>
              <w:rFonts w:ascii="Book Antiqua" w:cs="Book Antiqua" w:eastAsia="Book Antiqua" w:hAnsi="Book Antiqua"/>
              <w:color w:val="000000"/>
              <w:sz w:val="24"/>
              <w:szCs w:val="24"/>
            </w:rPr>
          </w:rPrChange>
        </w:rPr>
        <w:t xml:space="preserve">The range of competencies possessed by an individual healthcare worker; </w:t>
      </w:r>
    </w:p>
    <w:p>
      <w:pPr>
        <w:pStyle w:val="style0"/>
        <w:numPr>
          <w:ilvl w:val="0"/>
          <w:numId w:val="19"/>
        </w:numPr>
        <w:spacing w:after="0" w:lineRule="auto" w:line="276"/>
        <w:ind w:left="720" w:hanging="360"/>
        <w:jc w:val="both"/>
        <w:rPr>
          <w:color w:val="000000"/>
          <w:sz w:val="24"/>
          <w:szCs w:val="24"/>
        </w:rPr>
      </w:pPr>
      <w:r w:rsidRPr="A0410C57">
        <w:rPr>
          <w:rFonts w:ascii="Book Antiqua" w:cs="Book Antiqua" w:eastAsia="Book Antiqua" w:hAnsi="Book Antiqua"/>
          <w:color w:val="000000"/>
          <w:sz w:val="24"/>
          <w:szCs w:val="24"/>
          <w:rPrChange w:id="2664" w:author="MUTILE WANYEE" w:date="2024-03-01T12:23:00Z">
            <w:rPr>
              <w:rFonts w:ascii="Book Antiqua" w:cs="Book Antiqua" w:eastAsia="Book Antiqua" w:hAnsi="Book Antiqua"/>
              <w:color w:val="000000"/>
              <w:sz w:val="24"/>
              <w:szCs w:val="24"/>
            </w:rPr>
          </w:rPrChange>
        </w:rPr>
        <w:t xml:space="preserve">The ratio of senior to junior staff within a particular discipline; and </w:t>
      </w:r>
    </w:p>
    <w:p>
      <w:pPr>
        <w:pStyle w:val="style0"/>
        <w:numPr>
          <w:ilvl w:val="0"/>
          <w:numId w:val="19"/>
        </w:numPr>
        <w:spacing w:after="0" w:lineRule="auto" w:line="276"/>
        <w:ind w:left="720" w:hanging="360"/>
        <w:jc w:val="both"/>
        <w:rPr>
          <w:color w:val="000000"/>
          <w:sz w:val="24"/>
          <w:szCs w:val="24"/>
        </w:rPr>
      </w:pPr>
      <w:r w:rsidRPr="0EE8DF37">
        <w:rPr>
          <w:rFonts w:ascii="Book Antiqua" w:cs="Book Antiqua" w:eastAsia="Book Antiqua" w:hAnsi="Book Antiqua"/>
          <w:color w:val="000000"/>
          <w:sz w:val="24"/>
          <w:szCs w:val="24"/>
          <w:rPrChange w:id="2665" w:author="MUTILE WANYEE" w:date="2024-03-01T12:23:00Z">
            <w:rPr>
              <w:rFonts w:ascii="Book Antiqua" w:cs="Book Antiqua" w:eastAsia="Book Antiqua" w:hAnsi="Book Antiqua"/>
              <w:color w:val="000000"/>
              <w:sz w:val="24"/>
              <w:szCs w:val="24"/>
            </w:rPr>
          </w:rPrChange>
        </w:rPr>
        <w:t>The mix of different types of staff in a team/healthcare setting.</w:t>
      </w:r>
    </w:p>
    <w:p>
      <w:pPr>
        <w:pStyle w:val="style0"/>
        <w:spacing w:after="0" w:lineRule="auto" w:line="276"/>
        <w:jc w:val="both"/>
        <w:rPr>
          <w:rFonts w:ascii="Book Antiqua" w:cs="Book Antiqua" w:eastAsia="Book Antiqua" w:hAnsi="Book Antiqua"/>
          <w:sz w:val="24"/>
          <w:szCs w:val="24"/>
        </w:rPr>
      </w:pPr>
      <w:r w:rsidRPr="011C140D">
        <w:rPr>
          <w:rFonts w:ascii="Book Antiqua" w:cs="Book Antiqua" w:eastAsia="Book Antiqua" w:hAnsi="Book Antiqua"/>
          <w:sz w:val="24"/>
          <w:szCs w:val="24"/>
          <w:rPrChange w:id="2666" w:author="MUTILE WANYEE" w:date="2024-03-01T12:23:00Z">
            <w:rPr>
              <w:rFonts w:ascii="Book Antiqua" w:cs="Book Antiqua" w:eastAsia="Book Antiqua" w:hAnsi="Book Antiqua"/>
              <w:sz w:val="24"/>
              <w:szCs w:val="24"/>
            </w:rPr>
          </w:rPrChange>
        </w:rPr>
        <w:t>In order to meet the need of addressing the increasing complexity of their health care problems and the multimorbidity of the patients especially the senior citizens, skill-mix changes have been recommended. These have been classified into four broad role modifications:</w:t>
      </w:r>
    </w:p>
    <w:p>
      <w:pPr>
        <w:pStyle w:val="style0"/>
        <w:numPr>
          <w:ilvl w:val="0"/>
          <w:numId w:val="20"/>
        </w:numPr>
        <w:spacing w:after="0" w:lineRule="auto" w:line="276"/>
        <w:ind w:left="720" w:hanging="360"/>
        <w:jc w:val="both"/>
        <w:rPr>
          <w:color w:val="000000"/>
          <w:sz w:val="24"/>
          <w:szCs w:val="24"/>
        </w:rPr>
      </w:pPr>
      <w:r w:rsidRPr="EDAAF37E">
        <w:rPr>
          <w:rFonts w:ascii="Book Antiqua" w:cs="Book Antiqua" w:eastAsia="Book Antiqua" w:hAnsi="Book Antiqua"/>
          <w:color w:val="000000"/>
          <w:sz w:val="24"/>
          <w:szCs w:val="24"/>
          <w:rPrChange w:id="2667" w:author="MUTILE WANYEE" w:date="2024-03-01T12:23:00Z">
            <w:rPr>
              <w:rFonts w:ascii="Book Antiqua" w:cs="Book Antiqua" w:eastAsia="Book Antiqua" w:hAnsi="Book Antiqua"/>
              <w:color w:val="000000"/>
              <w:sz w:val="24"/>
              <w:szCs w:val="24"/>
            </w:rPr>
          </w:rPrChange>
        </w:rPr>
        <w:t xml:space="preserve">Enhancement (for example, extension of a primary care practice nurse’s role without the need for supervision); </w:t>
      </w:r>
    </w:p>
    <w:p>
      <w:pPr>
        <w:pStyle w:val="style0"/>
        <w:numPr>
          <w:ilvl w:val="0"/>
          <w:numId w:val="20"/>
        </w:numPr>
        <w:spacing w:after="0" w:lineRule="auto" w:line="276"/>
        <w:ind w:left="720" w:hanging="360"/>
        <w:jc w:val="both"/>
        <w:rPr>
          <w:color w:val="000000"/>
          <w:sz w:val="24"/>
          <w:szCs w:val="24"/>
        </w:rPr>
      </w:pPr>
      <w:r w:rsidRPr="FE68FDD6">
        <w:rPr>
          <w:rFonts w:ascii="Book Antiqua" w:cs="Book Antiqua" w:eastAsia="Book Antiqua" w:hAnsi="Book Antiqua"/>
          <w:color w:val="000000"/>
          <w:sz w:val="24"/>
          <w:szCs w:val="24"/>
          <w:rPrChange w:id="2668" w:author="MUTILE WANYEE" w:date="2024-03-01T12:23:00Z">
            <w:rPr>
              <w:rFonts w:ascii="Book Antiqua" w:cs="Book Antiqua" w:eastAsia="Book Antiqua" w:hAnsi="Book Antiqua"/>
              <w:color w:val="000000"/>
              <w:sz w:val="24"/>
              <w:szCs w:val="24"/>
            </w:rPr>
          </w:rPrChange>
        </w:rPr>
        <w:t xml:space="preserve">Substitution (for example, a less expensive prescribing pharmacist expanding their role into the medical domain to substitute partially for a GP); </w:t>
      </w:r>
    </w:p>
    <w:p>
      <w:pPr>
        <w:pStyle w:val="style0"/>
        <w:numPr>
          <w:ilvl w:val="0"/>
          <w:numId w:val="20"/>
        </w:numPr>
        <w:spacing w:after="0" w:lineRule="auto" w:line="276"/>
        <w:ind w:left="720" w:hanging="360"/>
        <w:jc w:val="both"/>
        <w:rPr>
          <w:color w:val="000000"/>
          <w:sz w:val="24"/>
          <w:szCs w:val="24"/>
        </w:rPr>
      </w:pPr>
      <w:r w:rsidRPr="1A35F9B9">
        <w:rPr>
          <w:rFonts w:ascii="Book Antiqua" w:cs="Book Antiqua" w:eastAsia="Book Antiqua" w:hAnsi="Book Antiqua"/>
          <w:color w:val="000000"/>
          <w:sz w:val="24"/>
          <w:szCs w:val="24"/>
          <w:rPrChange w:id="2669" w:author="MUTILE WANYEE" w:date="2024-03-01T12:23:00Z">
            <w:rPr>
              <w:rFonts w:ascii="Book Antiqua" w:cs="Book Antiqua" w:eastAsia="Book Antiqua" w:hAnsi="Book Antiqua"/>
              <w:color w:val="000000"/>
              <w:sz w:val="24"/>
              <w:szCs w:val="24"/>
            </w:rPr>
          </w:rPrChange>
        </w:rPr>
        <w:t>Delegation (for example, a GP transferring tasks to a physician associate under supervision);</w:t>
      </w:r>
    </w:p>
    <w:p>
      <w:pPr>
        <w:pStyle w:val="style0"/>
        <w:numPr>
          <w:ilvl w:val="0"/>
          <w:numId w:val="20"/>
        </w:numPr>
        <w:spacing w:after="0" w:lineRule="auto" w:line="276"/>
        <w:ind w:left="720" w:hanging="360"/>
        <w:jc w:val="both"/>
        <w:rPr>
          <w:color w:val="000000"/>
          <w:sz w:val="24"/>
          <w:szCs w:val="24"/>
        </w:rPr>
      </w:pPr>
      <w:r w:rsidRPr="1A71272F">
        <w:rPr>
          <w:rFonts w:ascii="Book Antiqua" w:cs="Book Antiqua" w:eastAsia="Book Antiqua" w:hAnsi="Book Antiqua"/>
          <w:color w:val="000000"/>
          <w:sz w:val="24"/>
          <w:szCs w:val="24"/>
          <w:rPrChange w:id="2670" w:author="MUTILE WANYEE" w:date="2024-03-01T12:23:00Z">
            <w:rPr>
              <w:rFonts w:ascii="Book Antiqua" w:cs="Book Antiqua" w:eastAsia="Book Antiqua" w:hAnsi="Book Antiqua"/>
              <w:color w:val="000000"/>
              <w:sz w:val="24"/>
              <w:szCs w:val="24"/>
            </w:rPr>
          </w:rPrChange>
        </w:rPr>
        <w:t>Innovation (for example, a physiotherapist leading musculoskeletal clinics that provide a new/enhanced service in primary care).</w:t>
      </w:r>
    </w:p>
    <w:p>
      <w:pPr>
        <w:pStyle w:val="style0"/>
        <w:spacing w:after="0" w:lineRule="auto" w:line="276"/>
        <w:jc w:val="both"/>
        <w:rPr>
          <w:rFonts w:ascii="Book Antiqua" w:cs="Book Antiqua" w:eastAsia="Book Antiqua" w:hAnsi="Book Antiqua"/>
          <w:sz w:val="24"/>
          <w:szCs w:val="24"/>
        </w:rPr>
      </w:pPr>
      <w:r w:rsidRPr="CA7B81CE">
        <w:rPr>
          <w:rFonts w:ascii="Book Antiqua" w:cs="Book Antiqua" w:eastAsia="Book Antiqua" w:hAnsi="Book Antiqua"/>
          <w:sz w:val="24"/>
          <w:szCs w:val="24"/>
          <w:rPrChange w:id="2671" w:author="MUTILE WANYEE" w:date="2024-03-01T12:23:00Z">
            <w:rPr>
              <w:rFonts w:ascii="Book Antiqua" w:cs="Book Antiqua" w:eastAsia="Book Antiqua" w:hAnsi="Book Antiqua"/>
              <w:sz w:val="24"/>
              <w:szCs w:val="24"/>
            </w:rPr>
          </w:rPrChange>
        </w:rPr>
        <w:t>However, there has been a challenge in the clarification of the function of skill-mix changes and definition of the scope of newly introduced idea since this has been noted to be abused in that complete replacement of the rightful cadre has taken place especially due to the cost implications. This is especially so since the cost of hiring the substitution is lower but professionally not of the calibre of the rightfully qualified professional. This has contributed to inappropriate use of the workers, increased workload, higher costs, lower staff morale/productivity, reduced continuity of care for patients, and inter-professional tensions.</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sz w:val="24"/>
          <w:szCs w:val="24"/>
        </w:rPr>
      </w:pPr>
      <w:r w:rsidRPr="46D283A8">
        <w:rPr>
          <w:rFonts w:ascii="Book Antiqua" w:cs="Book Antiqua" w:eastAsia="Book Antiqua" w:hAnsi="Book Antiqua"/>
          <w:sz w:val="24"/>
          <w:szCs w:val="24"/>
          <w:rPrChange w:id="2672" w:author="MUTILE WANYEE" w:date="2024-03-01T12:23:00Z">
            <w:rPr>
              <w:rFonts w:ascii="Book Antiqua" w:cs="Book Antiqua" w:eastAsia="Book Antiqua" w:hAnsi="Book Antiqua"/>
              <w:sz w:val="24"/>
              <w:szCs w:val="24"/>
            </w:rPr>
          </w:rPrChange>
        </w:rPr>
        <w:t xml:space="preserve">Failure of the appropriate skill mix results in services that are either compromised, delayed or not provided at all which will necessitate unnecessary referral of the patient. In Figure 5, the skill mix in the public sector was computed. </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sz w:val="24"/>
          <w:szCs w:val="24"/>
        </w:rPr>
      </w:pPr>
      <w:r>
        <w:rPr>
          <w:rFonts w:ascii="Book Antiqua" w:cs="Book Antiqua" w:eastAsia="Book Antiqua" w:hAnsi="Book Antiqua"/>
          <w:sz w:val="24"/>
          <w:szCs w:val="24"/>
        </w:rPr>
      </w:r>
      <w:r>
        <w:rPr>
          <w:rFonts w:ascii="Book Antiqua" w:cs="Book Antiqua" w:eastAsia="Book Antiqua" w:hAnsi="Book Antiqua"/>
          <w:sz w:val="24"/>
          <w:szCs w:val="24"/>
        </w:rPr>
      </w:r>
      <w:r>
        <w:rPr>
          <w:rFonts w:ascii="Book Antiqua" w:cs="Book Antiqua" w:eastAsia="Book Antiqua" w:hAnsi="Book Antiqua"/>
          <w:sz w:val="24"/>
          <w:szCs w:val="24"/>
        </w:rPr>
      </w:r>
      <w:r>
        <w:rPr>
          <w:rFonts w:ascii="Book Antiqua" w:cs="Book Antiqua" w:eastAsia="Book Antiqua" w:hAnsi="Book Antiqua"/>
          <w:sz w:val="24"/>
          <w:szCs w:val="24"/>
        </w:rPr>
        <w:drawing>
          <wp:inline distL="114300" distT="0" distB="0" distR="114300">
            <wp:extent cx="6210935" cy="2038350"/>
            <wp:effectExtent l="0" t="0" r="0" b="0"/>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rFonts w:ascii="Book Antiqua" w:cs="Book Antiqua" w:eastAsia="Book Antiqua" w:hAnsi="Book Antiqua"/>
          <w:sz w:val="24"/>
          <w:szCs w:val="24"/>
        </w:rPr>
      </w:r>
    </w:p>
    <w:p>
      <w:pPr>
        <w:pStyle w:val="style0"/>
        <w:spacing w:after="0" w:lineRule="auto" w:line="240"/>
        <w:jc w:val="both"/>
        <w:rPr>
          <w:rFonts w:ascii="Book Antiqua" w:cs="Book Antiqua" w:eastAsia="Book Antiqua" w:hAnsi="Book Antiqua"/>
          <w:b/>
          <w:i/>
          <w:sz w:val="24"/>
          <w:szCs w:val="24"/>
        </w:rPr>
      </w:pPr>
      <w:r w:rsidRPr="8C8C75B2">
        <w:rPr>
          <w:rFonts w:ascii="Book Antiqua" w:cs="Book Antiqua" w:eastAsia="Book Antiqua" w:hAnsi="Book Antiqua"/>
          <w:b/>
          <w:i/>
          <w:sz w:val="24"/>
          <w:szCs w:val="24"/>
          <w:rPrChange w:id="2673" w:author="MUTILE WANYEE" w:date="2024-03-01T12:23:00Z">
            <w:rPr>
              <w:rFonts w:ascii="Book Antiqua" w:cs="Book Antiqua" w:eastAsia="Book Antiqua" w:hAnsi="Book Antiqua"/>
              <w:b/>
              <w:i/>
              <w:sz w:val="24"/>
              <w:szCs w:val="24"/>
            </w:rPr>
          </w:rPrChange>
        </w:rPr>
        <w:t xml:space="preserve">Figure 5: Skill mix in the public sector. </w:t>
      </w:r>
    </w:p>
    <w:p>
      <w:pPr>
        <w:pStyle w:val="style0"/>
        <w:spacing w:after="0" w:lineRule="auto" w:line="276"/>
        <w:jc w:val="both"/>
        <w:rPr>
          <w:rFonts w:ascii="Book Antiqua" w:cs="Book Antiqua" w:eastAsia="Book Antiqua" w:hAnsi="Book Antiqua"/>
          <w:sz w:val="24"/>
          <w:szCs w:val="24"/>
        </w:rPr>
      </w:pPr>
      <w:r w:rsidRPr="BC78C669">
        <w:rPr>
          <w:rFonts w:ascii="Book Antiqua" w:cs="Book Antiqua" w:eastAsia="Book Antiqua" w:hAnsi="Book Antiqua"/>
          <w:sz w:val="24"/>
          <w:szCs w:val="24"/>
          <w:rPrChange w:id="2674" w:author="MUTILE WANYEE" w:date="2024-03-01T12:23:00Z">
            <w:rPr>
              <w:rFonts w:ascii="Book Antiqua" w:cs="Book Antiqua" w:eastAsia="Book Antiqua" w:hAnsi="Book Antiqua"/>
              <w:sz w:val="24"/>
              <w:szCs w:val="24"/>
            </w:rPr>
          </w:rPrChange>
        </w:rPr>
        <w:t xml:space="preserve">In addition to the insufficient and inappropriate skill mix, the counties outcried the insufficient infrastructure requirements which force some of the health professions especially the medical specialists not to be able to provide services despite their availability. </w:t>
      </w:r>
    </w:p>
    <w:p>
      <w:pPr>
        <w:pStyle w:val="style2"/>
        <w:spacing w:before="0"/>
        <w:ind w:left="2160" w:firstLine="0"/>
        <w:rPr>
          <w:rFonts w:ascii="Book Antiqua" w:cs="Book Antiqua" w:eastAsia="Book Antiqua" w:hAnsi="Times New Roman"/>
          <w:color w:val="auto"/>
          <w:sz w:val="20"/>
          <w:szCs w:val="16"/>
          <w:shd w:val="clear" w:color="auto" w:fill="auto"/>
          <w:rPrChange w:id="2675" w:author="MUTILE WANYEE" w:date="2024-03-06T13:33:00Z">
            <w:rPr>
              <w:rFonts w:ascii="Book Antiqua" w:cs="Book Antiqua" w:eastAsia="Book Antiqua" w:hAnsi="Book Antiqua"/>
              <w:color w:val="000000"/>
              <w:sz w:val="16"/>
              <w:szCs w:val="16"/>
            </w:rPr>
          </w:rPrChange>
        </w:rPr>
        <w:pPrChange w:id="2676" w:author="MUTILE WANYEE" w:date="2024-03-06T13:33:00Z">
          <w:pPr>
            <w:pStyle w:val="style2"/>
            <w:ind w:left="2880" w:firstLine="0"/>
          </w:pPr>
        </w:pPrChange>
      </w:pPr>
    </w:p>
    <w:p>
      <w:pPr>
        <w:pStyle w:val="style2"/>
        <w:spacing w:before="0"/>
        <w:rPr>
          <w:rFonts w:ascii="Book Antiqua" w:cs="Book Antiqua" w:eastAsia="Book Antiqua" w:hAnsi="Times New Roman"/>
          <w:b w:val="false"/>
          <w:i w:val="false"/>
          <w:color w:val="auto"/>
          <w:sz w:val="20"/>
          <w:szCs w:val="24"/>
          <w:shd w:val="clear" w:color="auto" w:fill="auto"/>
          <w:rPrChange w:id="2677" w:author="MUTILE WANYEE" w:date="2024-03-06T13:33:00Z">
            <w:rPr>
              <w:rFonts w:ascii="Book Antiqua" w:cs="Book Antiqua" w:eastAsia="Book Antiqua" w:hAnsi="Book Antiqua"/>
              <w:b/>
              <w:i/>
              <w:color w:val="000000"/>
              <w:sz w:val="24"/>
              <w:szCs w:val="24"/>
            </w:rPr>
          </w:rPrChange>
        </w:rPr>
        <w:pPrChange w:id="2678" w:author="MUTILE WANYEE" w:date="2024-03-06T13:33:00Z">
          <w:pPr>
            <w:pStyle w:val="style2"/>
          </w:pPr>
        </w:pPrChange>
      </w:pPr>
      <w:r w:rsidRPr="B4779C23">
        <w:rPr>
          <w:rFonts w:ascii="Book Antiqua" w:cs="Book Antiqua" w:eastAsia="Book Antiqua" w:hAnsi="Book Antiqua"/>
          <w:b/>
          <w:i/>
          <w:color w:val="000000"/>
          <w:sz w:val="24"/>
          <w:szCs w:val="24"/>
          <w:rPrChange w:id="2679" w:author="MUTILE WANYEE" w:date="2024-03-01T12:23:00Z">
            <w:rPr>
              <w:rFonts w:ascii="Book Antiqua" w:cs="Book Antiqua" w:eastAsia="Book Antiqua" w:hAnsi="Book Antiqua"/>
              <w:b/>
              <w:i/>
              <w:color w:val="000000"/>
              <w:sz w:val="24"/>
              <w:szCs w:val="24"/>
            </w:rPr>
          </w:rPrChange>
        </w:rPr>
        <w:t>4.3.1 Gender Distribution</w:t>
      </w:r>
    </w:p>
    <w:p>
      <w:pPr>
        <w:pStyle w:val="style0"/>
        <w:spacing w:after="0"/>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98FC65FA">
        <w:rPr>
          <w:rFonts w:ascii="Book Antiqua" w:cs="Book Antiqua" w:eastAsia="Book Antiqua" w:hAnsi="Book Antiqua"/>
          <w:color w:val="000000"/>
          <w:sz w:val="24"/>
          <w:szCs w:val="24"/>
          <w:rPrChange w:id="2680" w:author="MUTILE WANYEE" w:date="2024-03-01T12:23:00Z">
            <w:rPr>
              <w:rFonts w:ascii="Book Antiqua" w:cs="Book Antiqua" w:eastAsia="Book Antiqua" w:hAnsi="Book Antiqua"/>
              <w:color w:val="000000"/>
              <w:sz w:val="24"/>
              <w:szCs w:val="24"/>
            </w:rPr>
          </w:rPrChange>
        </w:rPr>
        <w:t xml:space="preserve">The gender distribution of health workers in Kenya shows that overall, 53% of the health professionals are female, one of the contributing factors being that the majority of the health workforce are nurses of whom the largest proportion are female. It is important to note that among the specialists, the male is dominant. However, it is interesting to note that in as much as the nurses are the majority, the other health professionals are dominated by males.  </w:t>
      </w:r>
    </w:p>
    <w:p>
      <w:pPr>
        <w:pStyle w:val="style0"/>
        <w:spacing w:after="0"/>
        <w:rPr>
          <w:rFonts w:ascii="Book Antiqua" w:cs="Book Antiqua" w:eastAsia="Book Antiqua" w:hAnsi="Book Antiqua"/>
          <w:b/>
          <w:i/>
          <w:color w:val="000000"/>
          <w:sz w:val="16"/>
          <w:szCs w:val="16"/>
        </w:rPr>
      </w:pPr>
    </w:p>
    <w:p>
      <w:pPr>
        <w:pStyle w:val="style0"/>
        <w:spacing w:after="0"/>
        <w:rPr>
          <w:ins w:id="2681" w:author="MUTILE WANYEE" w:date="2024-03-06T13:33:00Z"/>
          <w:rFonts w:ascii="Book Antiqua" w:cs="Book Antiqua" w:eastAsia="Book Antiqua" w:hAnsi="Book Antiqua"/>
          <w:b/>
          <w:i/>
          <w:color w:val="000000"/>
          <w:sz w:val="24"/>
          <w:szCs w:val="24"/>
          <w:rPrChange w:id="2682" w:author="MUTILE WANYEE" w:date="2024-03-01T12:23:00Z">
            <w:rPr>
              <w:rFonts w:ascii="Book Antiqua" w:cs="Book Antiqua" w:eastAsia="Book Antiqua" w:hAnsi="Book Antiqua"/>
              <w:b/>
              <w:i/>
              <w:color w:val="000000"/>
              <w:sz w:val="24"/>
              <w:szCs w:val="24"/>
            </w:rPr>
          </w:rPrChange>
        </w:rPr>
      </w:pPr>
    </w:p>
    <w:p>
      <w:pPr>
        <w:pStyle w:val="style0"/>
        <w:spacing w:after="0"/>
        <w:rPr>
          <w:ins w:id="2683" w:author="MUTILE WANYEE" w:date="2024-03-06T13:33:00Z"/>
          <w:rFonts w:ascii="Book Antiqua" w:cs="Book Antiqua" w:eastAsia="Book Antiqua" w:hAnsi="Book Antiqua"/>
          <w:b/>
          <w:i/>
          <w:color w:val="000000"/>
          <w:sz w:val="24"/>
          <w:szCs w:val="24"/>
          <w:rPrChange w:id="2684" w:author="MUTILE WANYEE" w:date="2024-03-01T12:23:00Z">
            <w:rPr>
              <w:rFonts w:ascii="Book Antiqua" w:cs="Book Antiqua" w:eastAsia="Book Antiqua" w:hAnsi="Book Antiqua"/>
              <w:b/>
              <w:i/>
              <w:color w:val="000000"/>
              <w:sz w:val="24"/>
              <w:szCs w:val="24"/>
            </w:rPr>
          </w:rPrChange>
        </w:rPr>
      </w:pPr>
    </w:p>
    <w:p>
      <w:pPr>
        <w:pStyle w:val="style0"/>
        <w:spacing w:after="0"/>
        <w:rPr>
          <w:ins w:id="2685" w:author="MUTILE WANYEE" w:date="2024-03-06T13:33:00Z"/>
          <w:rFonts w:ascii="Book Antiqua" w:cs="Book Antiqua" w:eastAsia="Book Antiqua" w:hAnsi="Book Antiqua"/>
          <w:b/>
          <w:i/>
          <w:color w:val="000000"/>
          <w:sz w:val="24"/>
          <w:szCs w:val="24"/>
          <w:rPrChange w:id="2686" w:author="MUTILE WANYEE" w:date="2024-03-01T12:23:00Z">
            <w:rPr>
              <w:rFonts w:ascii="Book Antiqua" w:cs="Book Antiqua" w:eastAsia="Book Antiqua" w:hAnsi="Book Antiqua"/>
              <w:b/>
              <w:i/>
              <w:color w:val="000000"/>
              <w:sz w:val="24"/>
              <w:szCs w:val="24"/>
            </w:rPr>
          </w:rPrChange>
        </w:rPr>
      </w:pPr>
    </w:p>
    <w:p>
      <w:pPr>
        <w:pStyle w:val="style0"/>
        <w:spacing w:after="0"/>
        <w:rPr>
          <w:ins w:id="2687" w:author="MUTILE WANYEE" w:date="2024-03-06T13:33:00Z"/>
          <w:rFonts w:ascii="Book Antiqua" w:cs="Book Antiqua" w:eastAsia="Book Antiqua" w:hAnsi="Book Antiqua"/>
          <w:b/>
          <w:i/>
          <w:color w:val="000000"/>
          <w:sz w:val="24"/>
          <w:szCs w:val="24"/>
          <w:rPrChange w:id="2688" w:author="MUTILE WANYEE" w:date="2024-03-01T12:23:00Z">
            <w:rPr>
              <w:rFonts w:ascii="Book Antiqua" w:cs="Book Antiqua" w:eastAsia="Book Antiqua" w:hAnsi="Book Antiqua"/>
              <w:b/>
              <w:i/>
              <w:color w:val="000000"/>
              <w:sz w:val="24"/>
              <w:szCs w:val="24"/>
            </w:rPr>
          </w:rPrChange>
        </w:rPr>
      </w:pPr>
    </w:p>
    <w:p>
      <w:pPr>
        <w:pStyle w:val="style0"/>
        <w:spacing w:after="0"/>
        <w:rPr>
          <w:rFonts w:ascii="Book Antiqua" w:cs="Book Antiqua" w:eastAsia="Book Antiqua" w:hAnsi="Book Antiqua"/>
          <w:b/>
          <w:i/>
          <w:color w:val="000000"/>
          <w:sz w:val="24"/>
          <w:szCs w:val="24"/>
        </w:rPr>
      </w:pPr>
      <w:r w:rsidRPr="D79953B0">
        <w:rPr>
          <w:rFonts w:ascii="Book Antiqua" w:cs="Book Antiqua" w:eastAsia="Book Antiqua" w:hAnsi="Book Antiqua"/>
          <w:b/>
          <w:i/>
          <w:color w:val="000000"/>
          <w:sz w:val="24"/>
          <w:szCs w:val="24"/>
          <w:rPrChange w:id="2689" w:author="MUTILE WANYEE" w:date="2024-03-01T12:23:00Z">
            <w:rPr>
              <w:rFonts w:ascii="Book Antiqua" w:cs="Book Antiqua" w:eastAsia="Book Antiqua" w:hAnsi="Book Antiqua"/>
              <w:b/>
              <w:i/>
              <w:color w:val="000000"/>
              <w:sz w:val="24"/>
              <w:szCs w:val="24"/>
            </w:rPr>
          </w:rPrChange>
        </w:rPr>
        <w:t>Figure 2: Total number of Health Workers by gender</w:t>
      </w:r>
    </w:p>
    <w:p>
      <w:pPr>
        <w:pStyle w:val="style0"/>
        <w:jc w:val="center"/>
        <w:rPr>
          <w:rFonts w:ascii="Book Antiqua" w:cs="Book Antiqua" w:eastAsia="Book Antiqua" w:hAnsi="Book Antiqua"/>
          <w:b/>
          <w:color w:val="000000"/>
          <w:sz w:val="24"/>
          <w:szCs w:val="24"/>
        </w:rPr>
      </w:pPr>
      <w:r>
        <w:rPr>
          <w:rFonts w:ascii="Book Antiqua" w:cs="Book Antiqua" w:eastAsia="Book Antiqua" w:hAnsi="Book Antiqua"/>
          <w:b/>
          <w:color w:val="000000"/>
          <w:sz w:val="24"/>
          <w:szCs w:val="24"/>
        </w:rPr>
      </w:r>
      <w:r>
        <w:rPr>
          <w:rFonts w:ascii="Book Antiqua" w:cs="Book Antiqua" w:eastAsia="Book Antiqua" w:hAnsi="Book Antiqua"/>
          <w:b/>
          <w:color w:val="000000"/>
          <w:sz w:val="24"/>
          <w:szCs w:val="24"/>
        </w:rPr>
      </w:r>
      <w:r>
        <w:rPr>
          <w:rFonts w:ascii="Book Antiqua" w:cs="Book Antiqua" w:eastAsia="Book Antiqua" w:hAnsi="Book Antiqua"/>
          <w:b/>
          <w:color w:val="000000"/>
          <w:sz w:val="24"/>
          <w:szCs w:val="24"/>
        </w:rPr>
      </w:r>
      <w:r>
        <w:rPr>
          <w:rFonts w:ascii="Book Antiqua" w:cs="Book Antiqua" w:eastAsia="Book Antiqua" w:hAnsi="Book Antiqua"/>
          <w:b/>
          <w:color w:val="000000"/>
          <w:sz w:val="24"/>
          <w:szCs w:val="24"/>
        </w:rPr>
        <w:drawing>
          <wp:inline distL="114300" distT="0" distB="0" distR="114300">
            <wp:extent cx="4787265" cy="1983740"/>
            <wp:effectExtent l="0" t="0" r="0" b="0"/>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rFonts w:ascii="Book Antiqua" w:cs="Book Antiqua" w:eastAsia="Book Antiqua" w:hAnsi="Book Antiqua"/>
          <w:b/>
          <w:color w:val="000000"/>
          <w:sz w:val="24"/>
          <w:szCs w:val="24"/>
        </w:rPr>
      </w:r>
    </w:p>
    <w:p>
      <w:pPr>
        <w:pStyle w:val="style0"/>
        <w:rPr>
          <w:rFonts w:ascii="Book Antiqua" w:cs="Book Antiqua" w:eastAsia="Book Antiqua" w:hAnsi="Book Antiqua"/>
          <w:b/>
          <w:i/>
          <w:color w:val="000000"/>
          <w:sz w:val="24"/>
          <w:szCs w:val="24"/>
        </w:rPr>
      </w:pPr>
      <w:r w:rsidRPr="B30D72ED">
        <w:rPr>
          <w:rFonts w:ascii="Book Antiqua" w:cs="Book Antiqua" w:eastAsia="Book Antiqua" w:hAnsi="Book Antiqua"/>
          <w:color w:val="000000"/>
          <w:sz w:val="24"/>
          <w:szCs w:val="24"/>
          <w:rPrChange w:id="2690" w:author="MUTILE WANYEE" w:date="2024-03-01T12:23:00Z">
            <w:rPr>
              <w:rFonts w:ascii="Book Antiqua" w:cs="Book Antiqua" w:eastAsia="Book Antiqua" w:hAnsi="Book Antiqua"/>
              <w:color w:val="000000"/>
              <w:sz w:val="24"/>
              <w:szCs w:val="24"/>
            </w:rPr>
          </w:rPrChange>
        </w:rPr>
        <w:t xml:space="preserve"> 4</w:t>
      </w:r>
      <w:r w:rsidRPr="FA931ACC">
        <w:rPr>
          <w:rFonts w:ascii="Book Antiqua" w:cs="Book Antiqua" w:eastAsia="Book Antiqua" w:hAnsi="Book Antiqua"/>
          <w:b/>
          <w:i/>
          <w:color w:val="000000"/>
          <w:sz w:val="24"/>
          <w:szCs w:val="24"/>
          <w:rPrChange w:id="2691" w:author="MUTILE WANYEE" w:date="2024-03-01T12:23:00Z">
            <w:rPr>
              <w:rFonts w:ascii="Book Antiqua" w:cs="Book Antiqua" w:eastAsia="Book Antiqua" w:hAnsi="Book Antiqua"/>
              <w:b/>
              <w:i/>
              <w:color w:val="000000"/>
              <w:sz w:val="24"/>
              <w:szCs w:val="24"/>
            </w:rPr>
          </w:rPrChange>
        </w:rPr>
        <w:t>.3.2 Specialist Distribution by gender</w:t>
      </w:r>
    </w:p>
    <w:p>
      <w:pPr>
        <w:pStyle w:val="style0"/>
        <w:rPr>
          <w:rFonts w:ascii="Book Antiqua" w:cs="Book Antiqua" w:eastAsia="Book Antiqua" w:hAnsi="Book Antiqua"/>
          <w:color w:val="000000"/>
          <w:sz w:val="24"/>
          <w:szCs w:val="24"/>
        </w:rPr>
      </w:pPr>
      <w:r w:rsidRPr="A7743C2A">
        <w:rPr>
          <w:rFonts w:ascii="Book Antiqua" w:cs="Book Antiqua" w:eastAsia="Book Antiqua" w:hAnsi="Book Antiqua"/>
          <w:color w:val="000000"/>
          <w:sz w:val="24"/>
          <w:szCs w:val="24"/>
          <w:rPrChange w:id="2692" w:author="MUTILE WANYEE" w:date="2024-03-01T12:23:00Z">
            <w:rPr>
              <w:rFonts w:ascii="Book Antiqua" w:cs="Book Antiqua" w:eastAsia="Book Antiqua" w:hAnsi="Book Antiqua"/>
              <w:color w:val="000000"/>
              <w:sz w:val="24"/>
              <w:szCs w:val="24"/>
            </w:rPr>
          </w:rPrChange>
        </w:rPr>
        <w:t xml:space="preserve">Majority of medical specialists are males at 60.2% with a uniqueness in Paediatrics where the majority are female. </w:t>
      </w:r>
    </w:p>
    <w:p>
      <w:pPr>
        <w:pStyle w:val="style0"/>
        <w:rPr>
          <w:rFonts w:ascii="Book Antiqua" w:cs="Book Antiqua" w:eastAsia="Book Antiqua" w:hAnsi="Book Antiqua"/>
          <w:color w:val="000000"/>
          <w:sz w:val="24"/>
          <w:szCs w:val="24"/>
        </w:rPr>
      </w:pPr>
      <w:r>
        <w:rPr>
          <w:rFonts w:ascii="Book Antiqua" w:cs="Book Antiqua" w:eastAsia="Book Antiqua" w:hAnsi="Book Antiqua"/>
          <w:color w:val="000000"/>
          <w:sz w:val="24"/>
          <w:szCs w:val="24"/>
        </w:rPr>
      </w:r>
      <w:r>
        <w:rPr>
          <w:rFonts w:ascii="Book Antiqua" w:cs="Book Antiqua" w:eastAsia="Book Antiqua" w:hAnsi="Book Antiqua"/>
          <w:color w:val="000000"/>
          <w:sz w:val="24"/>
          <w:szCs w:val="24"/>
        </w:rPr>
      </w:r>
      <w:r>
        <w:rPr>
          <w:rFonts w:ascii="Book Antiqua" w:cs="Book Antiqua" w:eastAsia="Book Antiqua" w:hAnsi="Book Antiqua"/>
          <w:color w:val="000000"/>
          <w:sz w:val="24"/>
          <w:szCs w:val="24"/>
        </w:rPr>
      </w:r>
      <w:r>
        <w:rPr>
          <w:rFonts w:ascii="Book Antiqua" w:cs="Book Antiqua" w:eastAsia="Book Antiqua" w:hAnsi="Book Antiqua"/>
          <w:color w:val="000000"/>
          <w:sz w:val="24"/>
          <w:szCs w:val="24"/>
        </w:rPr>
        <w:drawing>
          <wp:inline distL="114300" distT="0" distB="0" distR="114300">
            <wp:extent cx="4543425" cy="1819910"/>
            <wp:effectExtent l="0" t="0" r="0" b="0"/>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rFonts w:ascii="Book Antiqua" w:cs="Book Antiqua" w:eastAsia="Book Antiqua" w:hAnsi="Book Antiqua"/>
          <w:color w:val="000000"/>
          <w:sz w:val="24"/>
          <w:szCs w:val="24"/>
        </w:rPr>
      </w:r>
    </w:p>
    <w:p>
      <w:pPr>
        <w:pStyle w:val="style0"/>
        <w:shd w:val="clear" w:color="auto" w:fill="ffffff"/>
        <w:spacing w:after="0"/>
        <w:rPr>
          <w:rFonts w:ascii="Book Antiqua" w:cs="Book Antiqua" w:eastAsia="Book Antiqua" w:hAnsi="Book Antiqua"/>
          <w:b/>
          <w:i/>
          <w:color w:val="000000"/>
          <w:sz w:val="16"/>
          <w:szCs w:val="16"/>
        </w:rPr>
      </w:pPr>
    </w:p>
    <w:p>
      <w:pPr>
        <w:pStyle w:val="style0"/>
        <w:shd w:val="clear" w:color="auto" w:fill="ffffff"/>
        <w:spacing w:after="0"/>
        <w:rPr>
          <w:rFonts w:ascii="Book Antiqua" w:cs="Book Antiqua" w:eastAsia="Book Antiqua" w:hAnsi="Book Antiqua"/>
          <w:b/>
          <w:color w:val="000000"/>
          <w:sz w:val="24"/>
          <w:szCs w:val="24"/>
        </w:rPr>
      </w:pPr>
      <w:r w:rsidRPr="D1D919CD">
        <w:rPr>
          <w:rFonts w:ascii="Book Antiqua" w:cs="Book Antiqua" w:eastAsia="Book Antiqua" w:hAnsi="Book Antiqua"/>
          <w:b/>
          <w:color w:val="000000"/>
          <w:sz w:val="24"/>
          <w:szCs w:val="24"/>
          <w:rPrChange w:id="2693" w:author="MUTILE WANYEE" w:date="2024-03-01T12:23:00Z">
            <w:rPr>
              <w:rFonts w:ascii="Book Antiqua" w:cs="Book Antiqua" w:eastAsia="Book Antiqua" w:hAnsi="Book Antiqua"/>
              <w:b/>
              <w:color w:val="000000"/>
              <w:sz w:val="24"/>
              <w:szCs w:val="24"/>
            </w:rPr>
          </w:rPrChange>
        </w:rPr>
        <w:t>4.4.1 Distribution by Age of the Health workforce</w:t>
      </w:r>
    </w:p>
    <w:p>
      <w:pPr>
        <w:pStyle w:val="style0"/>
        <w:shd w:val="clear" w:color="auto" w:fill="ffffff"/>
        <w:spacing w:after="0"/>
        <w:rPr>
          <w:rFonts w:ascii="Book Antiqua" w:cs="Book Antiqua" w:eastAsia="Book Antiqua" w:hAnsi="Book Antiqua"/>
          <w:b/>
          <w:i/>
          <w:color w:val="000000"/>
          <w:sz w:val="16"/>
          <w:szCs w:val="16"/>
        </w:rPr>
      </w:pPr>
    </w:p>
    <w:p>
      <w:pPr>
        <w:pStyle w:val="style0"/>
        <w:shd w:val="clear" w:color="auto" w:fill="ffffff"/>
        <w:spacing w:after="0"/>
        <w:jc w:val="both"/>
        <w:rPr>
          <w:rFonts w:ascii="Book Antiqua" w:cs="Book Antiqua" w:eastAsia="Book Antiqua" w:hAnsi="Book Antiqua"/>
          <w:color w:val="000000"/>
          <w:sz w:val="24"/>
          <w:szCs w:val="24"/>
        </w:rPr>
      </w:pPr>
      <w:r w:rsidRPr="6CF685A5">
        <w:rPr>
          <w:rFonts w:ascii="Book Antiqua" w:cs="Book Antiqua" w:eastAsia="Book Antiqua" w:hAnsi="Book Antiqua"/>
          <w:color w:val="000000"/>
          <w:sz w:val="24"/>
          <w:szCs w:val="24"/>
          <w:rPrChange w:id="2694" w:author="MUTILE WANYEE" w:date="2024-03-01T12:23:00Z">
            <w:rPr>
              <w:rFonts w:ascii="Book Antiqua" w:cs="Book Antiqua" w:eastAsia="Book Antiqua" w:hAnsi="Book Antiqua"/>
              <w:color w:val="000000"/>
              <w:sz w:val="24"/>
              <w:szCs w:val="24"/>
            </w:rPr>
          </w:rPrChange>
        </w:rPr>
        <w:t xml:space="preserve">67% of the health workforce ranges from is 25-54 years with the majority within the age bracket of 35-44 years. It is of great importance to note that there is need to start planning for the training and preparing replacement of the approximately 30% of the workers who are tending towards retirement considering that the period of training and internship needs to be factored.  </w:t>
      </w:r>
    </w:p>
    <w:p>
      <w:pPr>
        <w:pStyle w:val="style0"/>
        <w:shd w:val="clear" w:color="auto" w:fill="ffffff"/>
        <w:spacing w:after="0"/>
        <w:rPr>
          <w:rFonts w:ascii="Book Antiqua" w:cs="Book Antiqua" w:eastAsia="Book Antiqua" w:hAnsi="Book Antiqua"/>
          <w:b/>
          <w:i/>
          <w:color w:val="000000"/>
          <w:sz w:val="24"/>
          <w:szCs w:val="24"/>
        </w:rPr>
      </w:pPr>
      <w:r>
        <w:rPr>
          <w:rFonts w:ascii="Book Antiqua" w:cs="Book Antiqua" w:eastAsia="Book Antiqua" w:hAnsi="Book Antiqua"/>
          <w:b/>
          <w:i/>
          <w:color w:val="000000"/>
          <w:sz w:val="24"/>
          <w:szCs w:val="24"/>
        </w:rPr>
        <w:object>
          <v:shape id="1087" type="#_x0000_t75" filled="f" stroked="t" style="margin-left:0.0pt;margin-top:0.0pt;width:337.73pt;height:135.14pt;mso-wrap-distance-left:0.0pt;mso-wrap-distance-right:0.0pt;visibility:visible;">
            <w10:anchorlock/>
            <v:imagedata r:id="rId20" embosscolor="white" o:title=""/>
            <v:fill/>
          </v:shape>
          <o:OLEObject Type="EMBED" ProgID="Excel.Chart.8" ShapeID="1087" DrawAspect="Content" ObjectID="0" r:id="rId21"/>
        </w:object>
      </w:r>
    </w:p>
    <w:p>
      <w:pPr>
        <w:pStyle w:val="style0"/>
        <w:shd w:val="clear" w:color="auto" w:fill="ffffff"/>
        <w:spacing w:after="0"/>
        <w:rPr>
          <w:rFonts w:ascii="Book Antiqua" w:cs="Book Antiqua" w:eastAsia="Book Antiqua" w:hAnsi="Book Antiqua"/>
          <w:b/>
          <w:i/>
          <w:color w:val="000000"/>
          <w:sz w:val="24"/>
          <w:szCs w:val="24"/>
        </w:rPr>
      </w:pPr>
      <w:r w:rsidRPr="05A04774">
        <w:rPr>
          <w:rFonts w:ascii="Book Antiqua" w:cs="Book Antiqua" w:eastAsia="Book Antiqua" w:hAnsi="Book Antiqua"/>
          <w:b/>
          <w:i/>
          <w:color w:val="000000"/>
          <w:sz w:val="24"/>
          <w:szCs w:val="24"/>
          <w:rPrChange w:id="2695" w:author="MUTILE WANYEE" w:date="2024-03-01T12:23:00Z">
            <w:rPr>
              <w:rFonts w:ascii="Book Antiqua" w:cs="Book Antiqua" w:eastAsia="Book Antiqua" w:hAnsi="Book Antiqua"/>
              <w:b/>
              <w:i/>
              <w:color w:val="000000"/>
              <w:sz w:val="24"/>
              <w:szCs w:val="24"/>
            </w:rPr>
          </w:rPrChange>
        </w:rPr>
        <w:t xml:space="preserve">Figure 7: Distribution by Age of the Health workforce </w:t>
      </w:r>
    </w:p>
    <w:p>
      <w:pPr>
        <w:pStyle w:val="style0"/>
        <w:shd w:val="clear" w:color="auto" w:fill="ffffff"/>
        <w:spacing w:after="0"/>
        <w:rPr>
          <w:rFonts w:ascii="Book Antiqua" w:cs="Book Antiqua" w:eastAsia="Book Antiqua" w:hAnsi="Book Antiqua"/>
          <w:b/>
          <w:i/>
          <w:color w:val="000000"/>
          <w:sz w:val="16"/>
          <w:szCs w:val="16"/>
        </w:rPr>
      </w:pPr>
    </w:p>
    <w:p>
      <w:pPr>
        <w:pStyle w:val="style0"/>
        <w:shd w:val="clear" w:color="auto" w:fill="ffffff"/>
        <w:spacing w:after="0"/>
        <w:rPr>
          <w:ins w:id="2696" w:author="MUTILE WANYEE" w:date="2024-03-06T13:34:00Z"/>
          <w:rFonts w:ascii="Book Antiqua" w:cs="Book Antiqua" w:eastAsia="Book Antiqua" w:hAnsi="Book Antiqua"/>
          <w:b/>
          <w:i/>
          <w:color w:val="000000"/>
          <w:sz w:val="24"/>
          <w:szCs w:val="24"/>
          <w:rPrChange w:id="2697" w:author="MUTILE WANYEE" w:date="2024-03-01T12:23:00Z">
            <w:rPr>
              <w:rFonts w:ascii="Book Antiqua" w:cs="Book Antiqua" w:eastAsia="Book Antiqua" w:hAnsi="Book Antiqua"/>
              <w:b/>
              <w:i/>
              <w:color w:val="000000"/>
              <w:sz w:val="24"/>
              <w:szCs w:val="24"/>
            </w:rPr>
          </w:rPrChange>
        </w:rPr>
      </w:pPr>
    </w:p>
    <w:p>
      <w:pPr>
        <w:pStyle w:val="style0"/>
        <w:shd w:val="clear" w:color="auto" w:fill="ffffff"/>
        <w:spacing w:after="0"/>
        <w:rPr>
          <w:rFonts w:ascii="Book Antiqua" w:cs="Book Antiqua" w:eastAsia="Book Antiqua" w:hAnsi="Book Antiqua"/>
          <w:b/>
          <w:i/>
          <w:color w:val="000000"/>
          <w:sz w:val="24"/>
          <w:szCs w:val="24"/>
        </w:rPr>
      </w:pPr>
      <w:r w:rsidRPr="68939D6F">
        <w:rPr>
          <w:rFonts w:ascii="Book Antiqua" w:cs="Book Antiqua" w:eastAsia="Book Antiqua" w:hAnsi="Book Antiqua"/>
          <w:b/>
          <w:i/>
          <w:color w:val="000000"/>
          <w:sz w:val="24"/>
          <w:szCs w:val="24"/>
          <w:rPrChange w:id="2698" w:author="MUTILE WANYEE" w:date="2024-03-01T12:23:00Z">
            <w:rPr>
              <w:rFonts w:ascii="Book Antiqua" w:cs="Book Antiqua" w:eastAsia="Book Antiqua" w:hAnsi="Book Antiqua"/>
              <w:b/>
              <w:i/>
              <w:color w:val="000000"/>
              <w:sz w:val="24"/>
              <w:szCs w:val="24"/>
            </w:rPr>
          </w:rPrChange>
        </w:rPr>
        <w:t>Table 6: Specialist distribution by age group</w:t>
      </w:r>
    </w:p>
    <w:p>
      <w:pPr>
        <w:pStyle w:val="style0"/>
        <w:shd w:val="clear" w:color="auto" w:fill="ffffff"/>
        <w:spacing w:after="0"/>
        <w:rPr>
          <w:rFonts w:ascii="Book Antiqua" w:cs="Book Antiqua" w:eastAsia="Book Antiqua" w:hAnsi="Book Antiqua"/>
          <w:color w:val="000000"/>
          <w:sz w:val="24"/>
          <w:szCs w:val="24"/>
        </w:rPr>
      </w:pPr>
      <w:r>
        <w:rPr>
          <w:rFonts w:ascii="Book Antiqua" w:cs="Book Antiqua" w:eastAsia="Book Antiqua" w:hAnsi="Book Antiqua"/>
          <w:color w:val="000000"/>
          <w:sz w:val="24"/>
          <w:szCs w:val="24"/>
        </w:rPr>
      </w:r>
      <w:r>
        <w:rPr>
          <w:rFonts w:ascii="Book Antiqua" w:cs="Book Antiqua" w:eastAsia="Book Antiqua" w:hAnsi="Book Antiqua"/>
          <w:color w:val="000000"/>
          <w:sz w:val="24"/>
          <w:szCs w:val="24"/>
        </w:rPr>
      </w:r>
      <w:r>
        <w:rPr>
          <w:rFonts w:ascii="Book Antiqua" w:cs="Book Antiqua" w:eastAsia="Book Antiqua" w:hAnsi="Book Antiqua"/>
          <w:color w:val="000000"/>
          <w:sz w:val="24"/>
          <w:szCs w:val="24"/>
        </w:rPr>
      </w:r>
      <w:r>
        <w:rPr>
          <w:rFonts w:ascii="Book Antiqua" w:cs="Book Antiqua" w:eastAsia="Book Antiqua" w:hAnsi="Book Antiqua"/>
          <w:color w:val="000000"/>
          <w:sz w:val="24"/>
          <w:szCs w:val="24"/>
        </w:rPr>
        <w:drawing>
          <wp:inline distL="114300" distT="0" distB="0" distR="114300">
            <wp:extent cx="4572000" cy="1738629"/>
            <wp:effectExtent l="0" t="0" r="0" b="0"/>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rFonts w:ascii="Book Antiqua" w:cs="Book Antiqua" w:eastAsia="Book Antiqua" w:hAnsi="Book Antiqua"/>
          <w:color w:val="000000"/>
          <w:sz w:val="24"/>
          <w:szCs w:val="24"/>
        </w:rPr>
      </w:r>
    </w:p>
    <w:p>
      <w:pPr>
        <w:pStyle w:val="style0"/>
        <w:shd w:val="clear" w:color="auto" w:fill="ffffff"/>
        <w:spacing w:after="0"/>
        <w:rPr>
          <w:rFonts w:ascii="Book Antiqua" w:cs="Book Antiqua" w:eastAsia="Book Antiqua" w:hAnsi="Book Antiqua"/>
          <w:color w:val="000000"/>
          <w:sz w:val="16"/>
          <w:szCs w:val="16"/>
        </w:rPr>
      </w:pPr>
    </w:p>
    <w:p>
      <w:pPr>
        <w:pStyle w:val="style0"/>
        <w:shd w:val="clear" w:color="auto" w:fill="ffffff"/>
        <w:spacing w:after="0"/>
        <w:rPr>
          <w:rFonts w:ascii="Book Antiqua" w:cs="Book Antiqua" w:eastAsia="Book Antiqua" w:hAnsi="Book Antiqua"/>
          <w:b/>
          <w:i/>
          <w:color w:val="000000"/>
          <w:sz w:val="24"/>
          <w:szCs w:val="24"/>
        </w:rPr>
      </w:pPr>
      <w:r w:rsidRPr="8F9F97FF">
        <w:rPr>
          <w:rFonts w:ascii="Book Antiqua" w:cs="Book Antiqua" w:eastAsia="Book Antiqua" w:hAnsi="Book Antiqua"/>
          <w:color w:val="000000"/>
          <w:sz w:val="24"/>
          <w:szCs w:val="24"/>
          <w:rPrChange w:id="2699" w:author="MUTILE WANYEE" w:date="2024-03-01T12:23:00Z">
            <w:rPr>
              <w:rFonts w:ascii="Book Antiqua" w:cs="Book Antiqua" w:eastAsia="Book Antiqua" w:hAnsi="Book Antiqua"/>
              <w:color w:val="000000"/>
              <w:sz w:val="24"/>
              <w:szCs w:val="24"/>
            </w:rPr>
          </w:rPrChange>
        </w:rPr>
        <w:t>The age distribution of the specialists shows that over half (55.5%) of them are aged between 35-44 years</w:t>
      </w:r>
      <w:r w:rsidRPr="186C167D">
        <w:rPr>
          <w:rFonts w:ascii="Book Antiqua" w:cs="Book Antiqua" w:eastAsia="Book Antiqua" w:hAnsi="Book Antiqua"/>
          <w:b/>
          <w:i/>
          <w:color w:val="000000"/>
          <w:sz w:val="24"/>
          <w:szCs w:val="24"/>
          <w:rPrChange w:id="2700" w:author="MUTILE WANYEE" w:date="2024-03-01T12:23:00Z">
            <w:rPr>
              <w:rFonts w:ascii="Book Antiqua" w:cs="Book Antiqua" w:eastAsia="Book Antiqua" w:hAnsi="Book Antiqua"/>
              <w:b/>
              <w:i/>
              <w:color w:val="000000"/>
              <w:sz w:val="24"/>
              <w:szCs w:val="24"/>
            </w:rPr>
          </w:rPrChange>
        </w:rPr>
        <w:t>.</w:t>
      </w:r>
    </w:p>
    <w:p>
      <w:pPr>
        <w:pStyle w:val="style0"/>
        <w:shd w:val="clear" w:color="auto" w:fill="ffffff"/>
        <w:spacing w:after="0"/>
        <w:rPr>
          <w:rFonts w:ascii="Book Antiqua" w:cs="Book Antiqua" w:eastAsia="Book Antiqua" w:hAnsi="Book Antiqua"/>
          <w:b/>
          <w:i/>
          <w:color w:val="000000"/>
          <w:sz w:val="16"/>
          <w:szCs w:val="16"/>
        </w:rPr>
      </w:pPr>
    </w:p>
    <w:p>
      <w:pPr>
        <w:pStyle w:val="style2"/>
        <w:rPr>
          <w:rFonts w:ascii="Book Antiqua" w:cs="Book Antiqua" w:eastAsia="Book Antiqua" w:hAnsi="Book Antiqua"/>
          <w:b/>
          <w:i/>
          <w:color w:val="000000"/>
          <w:sz w:val="24"/>
          <w:szCs w:val="24"/>
        </w:rPr>
      </w:pPr>
      <w:r w:rsidRPr="22F69AF4">
        <w:rPr>
          <w:rFonts w:ascii="Book Antiqua" w:cs="Book Antiqua" w:eastAsia="Book Antiqua" w:hAnsi="Book Antiqua"/>
          <w:b/>
          <w:i/>
          <w:color w:val="000000"/>
          <w:sz w:val="24"/>
          <w:szCs w:val="24"/>
          <w:rPrChange w:id="2701" w:author="MUTILE WANYEE" w:date="2024-03-01T12:23:00Z">
            <w:rPr>
              <w:rFonts w:ascii="Book Antiqua" w:cs="Book Antiqua" w:eastAsia="Book Antiqua" w:hAnsi="Book Antiqua"/>
              <w:b/>
              <w:i/>
              <w:color w:val="000000"/>
              <w:sz w:val="24"/>
              <w:szCs w:val="24"/>
            </w:rPr>
          </w:rPrChange>
        </w:rPr>
        <w:t>2.1.5: Health workforce density</w:t>
      </w:r>
    </w:p>
    <w:p>
      <w:pPr>
        <w:pStyle w:val="style2"/>
        <w:jc w:val="both"/>
        <w:rPr>
          <w:rFonts w:ascii="Book Antiqua" w:cs="Book Antiqua" w:eastAsia="Book Antiqua" w:hAnsi="Book Antiqua"/>
          <w:color w:val="000000"/>
          <w:sz w:val="24"/>
          <w:szCs w:val="24"/>
        </w:rPr>
      </w:pPr>
      <w:r w:rsidRPr="EB0994EC">
        <w:rPr>
          <w:rFonts w:ascii="Book Antiqua" w:cs="Book Antiqua" w:eastAsia="Book Antiqua" w:hAnsi="Book Antiqua"/>
          <w:color w:val="000000"/>
          <w:sz w:val="24"/>
          <w:szCs w:val="24"/>
          <w:rPrChange w:id="2702" w:author="MUTILE WANYEE" w:date="2024-03-01T12:23:00Z">
            <w:rPr>
              <w:rFonts w:ascii="Book Antiqua" w:cs="Book Antiqua" w:eastAsia="Book Antiqua" w:hAnsi="Book Antiqua"/>
              <w:color w:val="000000"/>
              <w:sz w:val="24"/>
              <w:szCs w:val="24"/>
            </w:rPr>
          </w:rPrChange>
        </w:rPr>
        <w:t xml:space="preserve">The density of doctors, nurses and clinical officers per 10 000 in Kenya in 2021 was 20.9.  Nevertheless, when all occupational groups are considered, the density was 33.2 health professionals and associates per 10 000 Kenyans which translates to 68% of the SDG threshold of 44.5. In the counties Tharaka Nithi had the highest density of doctors, nurses and clinical officers per 10 000 followed by Taita Taveta which is attributed to the number of the health workers in comparison to the county populations.  </w:t>
      </w:r>
    </w:p>
    <w:p>
      <w:pPr>
        <w:pStyle w:val="style0"/>
        <w:rPr>
          <w:rFonts w:ascii="Book Antiqua" w:cs="Book Antiqua" w:eastAsia="Book Antiqua" w:hAnsi="Book Antiqua"/>
          <w:b/>
          <w:i/>
          <w:sz w:val="24"/>
          <w:szCs w:val="24"/>
        </w:rPr>
      </w:pPr>
      <w:r w:rsidRPr="1064C2CD">
        <w:rPr>
          <w:rFonts w:ascii="Book Antiqua" w:cs="Book Antiqua" w:eastAsia="Book Antiqua" w:hAnsi="Book Antiqua"/>
          <w:b/>
          <w:i/>
          <w:sz w:val="24"/>
          <w:szCs w:val="24"/>
          <w:rPrChange w:id="2703" w:author="MUTILE WANYEE" w:date="2024-03-01T12:23:00Z">
            <w:rPr>
              <w:rFonts w:ascii="Book Antiqua" w:cs="Book Antiqua" w:eastAsia="Book Antiqua" w:hAnsi="Book Antiqua"/>
              <w:b/>
              <w:i/>
              <w:sz w:val="24"/>
              <w:szCs w:val="24"/>
            </w:rPr>
          </w:rPrChange>
        </w:rPr>
        <w:t xml:space="preserve">Figure 7: Density of some Health professionals in the Country. </w:t>
      </w:r>
    </w:p>
    <w:p>
      <w:pPr>
        <w:pStyle w:val="style0"/>
        <w:rPr>
          <w:rFonts w:ascii="Book Antiqua" w:cs="Book Antiqua" w:eastAsia="Book Antiqua" w:hAnsi="Book Antiqua"/>
          <w:b/>
          <w:color w:val="000000"/>
          <w:sz w:val="24"/>
          <w:szCs w:val="24"/>
        </w:rPr>
      </w:pPr>
      <w:r>
        <w:rPr>
          <w:rFonts w:ascii="Book Antiqua" w:cs="Book Antiqua" w:eastAsia="Book Antiqua" w:hAnsi="Book Antiqua"/>
          <w:b/>
          <w:color w:val="000000"/>
          <w:sz w:val="24"/>
          <w:szCs w:val="24"/>
        </w:rPr>
      </w:r>
      <w:r>
        <w:rPr>
          <w:rFonts w:ascii="Book Antiqua" w:cs="Book Antiqua" w:eastAsia="Book Antiqua" w:hAnsi="Book Antiqua"/>
          <w:b/>
          <w:color w:val="000000"/>
          <w:sz w:val="24"/>
          <w:szCs w:val="24"/>
        </w:rPr>
      </w:r>
      <w:r>
        <w:rPr>
          <w:rFonts w:ascii="Book Antiqua" w:cs="Book Antiqua" w:eastAsia="Book Antiqua" w:hAnsi="Book Antiqua"/>
          <w:b/>
          <w:color w:val="000000"/>
          <w:sz w:val="24"/>
          <w:szCs w:val="24"/>
        </w:rPr>
      </w:r>
      <w:r>
        <w:rPr>
          <w:rFonts w:ascii="Book Antiqua" w:cs="Book Antiqua" w:eastAsia="Book Antiqua" w:hAnsi="Book Antiqua"/>
          <w:b/>
          <w:color w:val="000000"/>
          <w:sz w:val="24"/>
          <w:szCs w:val="24"/>
        </w:rPr>
        <w:drawing>
          <wp:inline distL="114300" distT="0" distB="0" distR="114300">
            <wp:extent cx="5891530" cy="2095500"/>
            <wp:effectExtent l="0" t="0" r="0" b="0"/>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rFonts w:ascii="Book Antiqua" w:cs="Book Antiqua" w:eastAsia="Book Antiqua" w:hAnsi="Book Antiqua"/>
          <w:b/>
          <w:color w:val="000000"/>
          <w:sz w:val="24"/>
          <w:szCs w:val="24"/>
        </w:rPr>
      </w:r>
    </w:p>
    <w:p>
      <w:pPr>
        <w:pStyle w:val="style2"/>
        <w:rPr>
          <w:rFonts w:ascii="Book Antiqua" w:cs="Book Antiqua" w:eastAsia="Book Antiqua" w:hAnsi="Book Antiqua"/>
          <w:b/>
          <w:color w:val="000000"/>
          <w:sz w:val="24"/>
          <w:szCs w:val="24"/>
        </w:rPr>
      </w:pPr>
      <w:r w:rsidRPr="51951018">
        <w:rPr>
          <w:rFonts w:ascii="Book Antiqua" w:cs="Book Antiqua" w:eastAsia="Book Antiqua" w:hAnsi="Book Antiqua"/>
          <w:b/>
          <w:color w:val="000000"/>
          <w:sz w:val="24"/>
          <w:szCs w:val="24"/>
          <w:rPrChange w:id="2704" w:author="MUTILE WANYEE" w:date="2024-03-01T12:23:00Z">
            <w:rPr>
              <w:rFonts w:ascii="Book Antiqua" w:cs="Book Antiqua" w:eastAsia="Book Antiqua" w:hAnsi="Book Antiqua"/>
              <w:b/>
              <w:color w:val="000000"/>
              <w:sz w:val="24"/>
              <w:szCs w:val="24"/>
            </w:rPr>
          </w:rPrChange>
        </w:rPr>
        <w:t xml:space="preserve">4.1. 6 Distribution of Health Workers by Sector of employment </w:t>
      </w:r>
    </w:p>
    <w:p>
      <w:pPr>
        <w:pStyle w:val="style0"/>
        <w:spacing w:after="0"/>
        <w:rPr>
          <w:rFonts w:ascii="Book Antiqua" w:cs="Book Antiqua" w:eastAsia="Book Antiqua" w:hAnsi="Book Antiqua"/>
          <w:color w:val="000000"/>
          <w:sz w:val="16"/>
          <w:szCs w:val="16"/>
        </w:rPr>
      </w:pPr>
    </w:p>
    <w:p>
      <w:pPr>
        <w:pStyle w:val="style0"/>
        <w:spacing w:after="0"/>
        <w:jc w:val="both"/>
        <w:rPr>
          <w:rFonts w:ascii="Book Antiqua" w:cs="Book Antiqua" w:eastAsia="Book Antiqua" w:hAnsi="Book Antiqua"/>
          <w:color w:val="000000"/>
          <w:sz w:val="24"/>
          <w:szCs w:val="24"/>
        </w:rPr>
      </w:pPr>
      <w:r w:rsidRPr="655D78C3">
        <w:rPr>
          <w:rFonts w:ascii="Book Antiqua" w:cs="Book Antiqua" w:eastAsia="Book Antiqua" w:hAnsi="Book Antiqua"/>
          <w:color w:val="000000"/>
          <w:sz w:val="24"/>
          <w:szCs w:val="24"/>
          <w:rPrChange w:id="2705" w:author="MUTILE WANYEE" w:date="2024-03-01T12:23:00Z">
            <w:rPr>
              <w:rFonts w:ascii="Book Antiqua" w:cs="Book Antiqua" w:eastAsia="Book Antiqua" w:hAnsi="Book Antiqua"/>
              <w:color w:val="000000"/>
              <w:sz w:val="24"/>
              <w:szCs w:val="24"/>
            </w:rPr>
          </w:rPrChange>
        </w:rPr>
        <w:t xml:space="preserve">Currently, the only reliable data that is available on the deployment of the health workforce is the public sector data. The main reason for this is that these are employees of the government and the data is easily accessible from the existing systems although as earlier indicated the data sources are diverse and are not hosted in the same location and secondly the data is not intended for planning or decision making.  </w:t>
      </w:r>
    </w:p>
    <w:p>
      <w:pPr>
        <w:pStyle w:val="style0"/>
        <w:spacing w:after="0"/>
        <w:jc w:val="both"/>
        <w:rPr>
          <w:rFonts w:ascii="Book Antiqua" w:cs="Book Antiqua" w:eastAsia="Book Antiqua" w:hAnsi="Book Antiqua"/>
          <w:color w:val="000000"/>
          <w:sz w:val="24"/>
          <w:szCs w:val="24"/>
        </w:rPr>
      </w:pPr>
    </w:p>
    <w:p>
      <w:pPr>
        <w:pStyle w:val="style0"/>
        <w:spacing w:after="0"/>
        <w:ind w:left="720" w:firstLine="0"/>
        <w:jc w:val="both"/>
        <w:rPr>
          <w:ins w:id="2706" w:author="MUTILE WANYEE" w:date="2024-03-06T13:34:00Z"/>
          <w:rFonts w:ascii="Book Antiqua" w:cs="Book Antiqua" w:eastAsia="Book Antiqua" w:hAnsi="Book Antiqua"/>
          <w:b/>
          <w:color w:val="000000"/>
          <w:sz w:val="24"/>
          <w:szCs w:val="24"/>
          <w:rPrChange w:id="2707" w:author="MUTILE WANYEE" w:date="2024-03-01T12:23:00Z">
            <w:rPr>
              <w:rFonts w:ascii="Book Antiqua" w:cs="Book Antiqua" w:eastAsia="Book Antiqua" w:hAnsi="Book Antiqua"/>
              <w:b/>
              <w:color w:val="000000"/>
              <w:sz w:val="24"/>
              <w:szCs w:val="24"/>
            </w:rPr>
          </w:rPrChange>
        </w:rPr>
      </w:pPr>
    </w:p>
    <w:p>
      <w:pPr>
        <w:pStyle w:val="style0"/>
        <w:spacing w:after="0"/>
        <w:ind w:left="720" w:firstLine="0"/>
        <w:jc w:val="both"/>
        <w:rPr>
          <w:ins w:id="2708" w:author="MUTILE WANYEE" w:date="2024-03-06T13:34:00Z"/>
          <w:rFonts w:ascii="Book Antiqua" w:cs="Book Antiqua" w:eastAsia="Book Antiqua" w:hAnsi="Book Antiqua"/>
          <w:b/>
          <w:color w:val="000000"/>
          <w:sz w:val="24"/>
          <w:szCs w:val="24"/>
          <w:rPrChange w:id="2709" w:author="MUTILE WANYEE" w:date="2024-03-01T12:23:00Z">
            <w:rPr>
              <w:rFonts w:ascii="Book Antiqua" w:cs="Book Antiqua" w:eastAsia="Book Antiqua" w:hAnsi="Book Antiqua"/>
              <w:b/>
              <w:color w:val="000000"/>
              <w:sz w:val="24"/>
              <w:szCs w:val="24"/>
            </w:rPr>
          </w:rPrChange>
        </w:rPr>
      </w:pPr>
    </w:p>
    <w:p>
      <w:pPr>
        <w:pStyle w:val="style0"/>
        <w:spacing w:after="0"/>
        <w:ind w:left="720" w:firstLine="0"/>
        <w:jc w:val="both"/>
        <w:rPr>
          <w:ins w:id="2710" w:author="MUTILE WANYEE" w:date="2024-03-06T13:34:00Z"/>
          <w:rFonts w:ascii="Book Antiqua" w:cs="Book Antiqua" w:eastAsia="Book Antiqua" w:hAnsi="Book Antiqua"/>
          <w:b/>
          <w:color w:val="000000"/>
          <w:sz w:val="24"/>
          <w:szCs w:val="24"/>
          <w:rPrChange w:id="2711" w:author="MUTILE WANYEE" w:date="2024-03-01T12:23:00Z">
            <w:rPr>
              <w:rFonts w:ascii="Book Antiqua" w:cs="Book Antiqua" w:eastAsia="Book Antiqua" w:hAnsi="Book Antiqua"/>
              <w:b/>
              <w:color w:val="000000"/>
              <w:sz w:val="24"/>
              <w:szCs w:val="24"/>
            </w:rPr>
          </w:rPrChange>
        </w:rPr>
      </w:pPr>
    </w:p>
    <w:p>
      <w:pPr>
        <w:pStyle w:val="style0"/>
        <w:spacing w:after="0"/>
        <w:ind w:left="720" w:firstLine="0"/>
        <w:jc w:val="both"/>
        <w:rPr>
          <w:rFonts w:ascii="Book Antiqua" w:cs="Book Antiqua" w:eastAsia="Book Antiqua" w:hAnsi="Book Antiqua"/>
          <w:b/>
          <w:color w:val="000000"/>
          <w:sz w:val="24"/>
          <w:szCs w:val="24"/>
        </w:rPr>
      </w:pPr>
      <w:r w:rsidRPr="892B8C64">
        <w:rPr>
          <w:rFonts w:ascii="Book Antiqua" w:cs="Book Antiqua" w:eastAsia="Book Antiqua" w:hAnsi="Book Antiqua"/>
          <w:b/>
          <w:color w:val="000000"/>
          <w:sz w:val="24"/>
          <w:szCs w:val="24"/>
          <w:rPrChange w:id="2712" w:author="MUTILE WANYEE" w:date="2024-03-01T12:23:00Z">
            <w:rPr>
              <w:rFonts w:ascii="Book Antiqua" w:cs="Book Antiqua" w:eastAsia="Book Antiqua" w:hAnsi="Book Antiqua"/>
              <w:b/>
              <w:color w:val="000000"/>
              <w:sz w:val="24"/>
              <w:szCs w:val="24"/>
            </w:rPr>
          </w:rPrChange>
        </w:rPr>
        <w:t>4.1.6.1 Health Professionals in the Private Sector</w:t>
      </w:r>
    </w:p>
    <w:p>
      <w:pPr>
        <w:pStyle w:val="style0"/>
        <w:spacing w:after="0"/>
        <w:jc w:val="both"/>
        <w:rPr>
          <w:rFonts w:ascii="Book Antiqua" w:cs="Book Antiqua" w:eastAsia="Book Antiqua" w:hAnsi="Book Antiqua"/>
          <w:b/>
          <w:color w:val="000000"/>
          <w:sz w:val="24"/>
          <w:szCs w:val="24"/>
        </w:rPr>
      </w:pPr>
    </w:p>
    <w:tbl>
      <w:tblPr>
        <w:tblStyle w:val="style4107"/>
        <w:tblW w:w="9810"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1080"/>
        <w:gridCol w:w="996"/>
        <w:gridCol w:w="1253"/>
        <w:gridCol w:w="1086"/>
        <w:gridCol w:w="1170"/>
      </w:tblGrid>
      <w:tr>
        <w:trPr>
          <w:cantSplit w:val="false"/>
          <w:tblHeader w:val="false"/>
          <w:jc w:val="left"/>
        </w:trPr>
        <w:tc>
          <w:tcPr>
            <w:tcW w:w="0" w:type="auto"/>
            <w:tcBorders>
              <w:top w:val="single" w:sz="4" w:space="0" w:color="000000"/>
              <w:bottom w:val="single" w:sz="4" w:space="0" w:color="000000"/>
              <w:right w:val="single" w:sz="4" w:space="0" w:color="000000"/>
            </w:tcBorders>
          </w:tcPr>
          <w:p>
            <w:pPr>
              <w:pStyle w:val="style0"/>
              <w:jc w:val="center"/>
              <w:rPr>
                <w:rFonts w:ascii="Book Antiqua" w:cs="Book Antiqua" w:eastAsia="Book Antiqua" w:hAnsi="Book Antiqua"/>
                <w:sz w:val="24"/>
                <w:szCs w:val="24"/>
              </w:rPr>
            </w:pPr>
            <w:r w:rsidRPr="6A7463C8">
              <w:rPr>
                <w:rFonts w:ascii="Book Antiqua" w:cs="Book Antiqua" w:eastAsia="Book Antiqua" w:hAnsi="Book Antiqua"/>
                <w:sz w:val="24"/>
                <w:szCs w:val="24"/>
                <w:rPrChange w:id="2713" w:author="MUTILE WANYEE" w:date="2024-03-01T12:23:00Z">
                  <w:rPr>
                    <w:rFonts w:ascii="Book Antiqua" w:cs="Book Antiqua" w:eastAsia="Book Antiqua" w:hAnsi="Book Antiqua"/>
                    <w:sz w:val="24"/>
                    <w:szCs w:val="24"/>
                  </w:rPr>
                </w:rPrChange>
              </w:rPr>
              <w:t>Health Professionals in Private Sector</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950B9AEF">
              <w:rPr>
                <w:rFonts w:ascii="Book Antiqua" w:cs="Book Antiqua" w:eastAsia="Book Antiqua" w:hAnsi="Book Antiqua"/>
                <w:b/>
                <w:color w:val="993300"/>
                <w:sz w:val="24"/>
                <w:szCs w:val="24"/>
                <w:rPrChange w:id="2714" w:author="MUTILE WANYEE" w:date="2024-03-01T12:23:00Z">
                  <w:rPr>
                    <w:rFonts w:ascii="Book Antiqua" w:cs="Book Antiqua" w:eastAsia="Book Antiqua" w:hAnsi="Book Antiqua"/>
                    <w:b/>
                    <w:color w:val="993300"/>
                    <w:sz w:val="24"/>
                    <w:szCs w:val="24"/>
                  </w:rPr>
                </w:rPrChange>
              </w:rPr>
              <w:t>2017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58EEE8B9">
              <w:rPr>
                <w:rFonts w:ascii="Book Antiqua" w:cs="Book Antiqua" w:eastAsia="Book Antiqua" w:hAnsi="Book Antiqua"/>
                <w:b/>
                <w:color w:val="993300"/>
                <w:sz w:val="24"/>
                <w:szCs w:val="24"/>
                <w:rPrChange w:id="2715" w:author="MUTILE WANYEE" w:date="2024-03-01T12:23:00Z">
                  <w:rPr>
                    <w:rFonts w:ascii="Book Antiqua" w:cs="Book Antiqua" w:eastAsia="Book Antiqua" w:hAnsi="Book Antiqua"/>
                    <w:b/>
                    <w:color w:val="993300"/>
                    <w:sz w:val="24"/>
                    <w:szCs w:val="24"/>
                  </w:rPr>
                </w:rPrChange>
              </w:rPr>
              <w:t>2018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ECEB0B95">
              <w:rPr>
                <w:rFonts w:ascii="Book Antiqua" w:cs="Book Antiqua" w:eastAsia="Book Antiqua" w:hAnsi="Book Antiqua"/>
                <w:b/>
                <w:color w:val="993300"/>
                <w:sz w:val="24"/>
                <w:szCs w:val="24"/>
                <w:rPrChange w:id="2716" w:author="MUTILE WANYEE" w:date="2024-03-01T12:23:00Z">
                  <w:rPr>
                    <w:rFonts w:ascii="Book Antiqua" w:cs="Book Antiqua" w:eastAsia="Book Antiqua" w:hAnsi="Book Antiqua"/>
                    <w:b/>
                    <w:color w:val="993300"/>
                    <w:sz w:val="24"/>
                    <w:szCs w:val="24"/>
                  </w:rPr>
                </w:rPrChange>
              </w:rPr>
              <w:t>2019</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7F8913A4">
              <w:rPr>
                <w:rFonts w:ascii="Book Antiqua" w:cs="Book Antiqua" w:eastAsia="Book Antiqua" w:hAnsi="Book Antiqua"/>
                <w:b/>
                <w:color w:val="993300"/>
                <w:sz w:val="24"/>
                <w:szCs w:val="24"/>
                <w:rPrChange w:id="2717" w:author="MUTILE WANYEE" w:date="2024-03-01T12:23:00Z">
                  <w:rPr>
                    <w:rFonts w:ascii="Book Antiqua" w:cs="Book Antiqua" w:eastAsia="Book Antiqua" w:hAnsi="Book Antiqua"/>
                    <w:b/>
                    <w:color w:val="993300"/>
                    <w:sz w:val="24"/>
                    <w:szCs w:val="24"/>
                  </w:rPr>
                </w:rPrChange>
              </w:rPr>
              <w:t>2020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ACF9D487">
              <w:rPr>
                <w:rFonts w:ascii="Book Antiqua" w:cs="Book Antiqua" w:eastAsia="Book Antiqua" w:hAnsi="Book Antiqua"/>
                <w:b/>
                <w:color w:val="993300"/>
                <w:sz w:val="24"/>
                <w:szCs w:val="24"/>
                <w:rPrChange w:id="2718" w:author="MUTILE WANYEE" w:date="2024-03-01T12:23:00Z">
                  <w:rPr>
                    <w:rFonts w:ascii="Book Antiqua" w:cs="Book Antiqua" w:eastAsia="Book Antiqua" w:hAnsi="Book Antiqua"/>
                    <w:b/>
                    <w:color w:val="993300"/>
                    <w:sz w:val="24"/>
                    <w:szCs w:val="24"/>
                  </w:rPr>
                </w:rPrChange>
              </w:rPr>
              <w:t>2021</w:t>
            </w:r>
          </w:p>
        </w:tc>
      </w:tr>
      <w:tr>
        <w:tblPrEx/>
        <w:trPr>
          <w:cantSplit w:val="false"/>
          <w:tblHeader w:val="false"/>
          <w:jc w:val="left"/>
        </w:trPr>
        <w:tc>
          <w:tcPr>
            <w:tcW w:w="0" w:type="auto"/>
            <w:tcBorders>
              <w:top w:val="single" w:sz="4" w:space="0" w:color="000000"/>
              <w:bottom w:val="single" w:sz="4" w:space="0" w:color="000000"/>
              <w:right w:val="single" w:sz="4" w:space="0" w:color="000000"/>
            </w:tcBorders>
          </w:tcPr>
          <w:p>
            <w:pPr>
              <w:pStyle w:val="style0"/>
              <w:jc w:val="center"/>
              <w:rPr>
                <w:rFonts w:ascii="Book Antiqua" w:cs="Book Antiqua" w:eastAsia="Book Antiqua" w:hAnsi="Book Antiqua"/>
                <w:sz w:val="24"/>
                <w:szCs w:val="24"/>
              </w:rPr>
            </w:pPr>
            <w:r w:rsidRPr="7A330907">
              <w:rPr>
                <w:rFonts w:ascii="Book Antiqua" w:cs="Book Antiqua" w:eastAsia="Book Antiqua" w:hAnsi="Book Antiqua"/>
                <w:color w:val="000000"/>
                <w:sz w:val="24"/>
                <w:szCs w:val="24"/>
                <w:rPrChange w:id="2719" w:author="MUTILE WANYEE" w:date="2024-03-01T12:23:00Z">
                  <w:rPr>
                    <w:rFonts w:ascii="Book Antiqua" w:cs="Book Antiqua" w:eastAsia="Book Antiqua" w:hAnsi="Book Antiqua"/>
                    <w:color w:val="000000"/>
                    <w:sz w:val="24"/>
                    <w:szCs w:val="24"/>
                  </w:rPr>
                </w:rPrChange>
              </w:rPr>
              <w:t>Medical and Dental practice HWs</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A20B82E3">
              <w:rPr>
                <w:rFonts w:ascii="Book Antiqua" w:cs="Book Antiqua" w:eastAsia="Book Antiqua" w:hAnsi="Book Antiqua"/>
                <w:color w:val="000000"/>
                <w:sz w:val="24"/>
                <w:szCs w:val="24"/>
                <w:rPrChange w:id="2720" w:author="MUTILE WANYEE" w:date="2024-03-01T12:23:00Z">
                  <w:rPr>
                    <w:rFonts w:ascii="Book Antiqua" w:cs="Book Antiqua" w:eastAsia="Book Antiqua" w:hAnsi="Book Antiqua"/>
                    <w:color w:val="000000"/>
                    <w:sz w:val="24"/>
                    <w:szCs w:val="24"/>
                  </w:rPr>
                </w:rPrChange>
              </w:rPr>
              <w:t>94,495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6798A6C1">
              <w:rPr>
                <w:rFonts w:ascii="Book Antiqua" w:cs="Book Antiqua" w:eastAsia="Book Antiqua" w:hAnsi="Book Antiqua"/>
                <w:color w:val="000000"/>
                <w:sz w:val="24"/>
                <w:szCs w:val="24"/>
                <w:rPrChange w:id="2721" w:author="MUTILE WANYEE" w:date="2024-03-01T12:23:00Z">
                  <w:rPr>
                    <w:rFonts w:ascii="Book Antiqua" w:cs="Book Antiqua" w:eastAsia="Book Antiqua" w:hAnsi="Book Antiqua"/>
                    <w:color w:val="000000"/>
                    <w:sz w:val="24"/>
                    <w:szCs w:val="24"/>
                  </w:rPr>
                </w:rPrChange>
              </w:rPr>
              <w:t>99,925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D0C1653C">
              <w:rPr>
                <w:rFonts w:ascii="Book Antiqua" w:cs="Book Antiqua" w:eastAsia="Book Antiqua" w:hAnsi="Book Antiqua"/>
                <w:color w:val="000000"/>
                <w:sz w:val="24"/>
                <w:szCs w:val="24"/>
                <w:rPrChange w:id="2722" w:author="MUTILE WANYEE" w:date="2024-03-01T12:23:00Z">
                  <w:rPr>
                    <w:rFonts w:ascii="Book Antiqua" w:cs="Book Antiqua" w:eastAsia="Book Antiqua" w:hAnsi="Book Antiqua"/>
                    <w:color w:val="000000"/>
                    <w:sz w:val="24"/>
                    <w:szCs w:val="24"/>
                  </w:rPr>
                </w:rPrChange>
              </w:rPr>
              <w:t>106,096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FFFC0635">
              <w:rPr>
                <w:rFonts w:ascii="Book Antiqua" w:cs="Book Antiqua" w:eastAsia="Book Antiqua" w:hAnsi="Book Antiqua"/>
                <w:color w:val="000000"/>
                <w:sz w:val="24"/>
                <w:szCs w:val="24"/>
                <w:rPrChange w:id="2723" w:author="MUTILE WANYEE" w:date="2024-03-01T12:23:00Z">
                  <w:rPr>
                    <w:rFonts w:ascii="Book Antiqua" w:cs="Book Antiqua" w:eastAsia="Book Antiqua" w:hAnsi="Book Antiqua"/>
                    <w:color w:val="000000"/>
                    <w:sz w:val="24"/>
                    <w:szCs w:val="24"/>
                  </w:rPr>
                </w:rPrChange>
              </w:rPr>
              <w:t>94,655</w:t>
            </w:r>
          </w:p>
        </w:tc>
        <w:tc>
          <w:tcPr>
            <w:tcW w:w="0" w:type="auto"/>
            <w:tcBorders>
              <w:top w:val="single" w:sz="4" w:space="0" w:color="000000"/>
              <w:left w:val="single" w:sz="4" w:space="0" w:color="000000"/>
              <w:bottom w:val="single" w:sz="4" w:space="0" w:color="000000"/>
              <w:right w:val="single" w:sz="4" w:space="0" w:color="993300"/>
            </w:tcBorders>
            <w:shd w:val="clear" w:color="auto" w:fill="auto"/>
            <w:vAlign w:val="bottom"/>
          </w:tcPr>
          <w:p>
            <w:pPr>
              <w:pStyle w:val="style0"/>
              <w:jc w:val="center"/>
              <w:rPr>
                <w:rFonts w:ascii="Book Antiqua" w:cs="Book Antiqua" w:eastAsia="Book Antiqua" w:hAnsi="Book Antiqua"/>
                <w:sz w:val="24"/>
                <w:szCs w:val="24"/>
              </w:rPr>
            </w:pPr>
            <w:r w:rsidRPr="FACB1032">
              <w:rPr>
                <w:rFonts w:ascii="Book Antiqua" w:cs="Book Antiqua" w:eastAsia="Book Antiqua" w:hAnsi="Book Antiqua"/>
                <w:color w:val="000000"/>
                <w:sz w:val="24"/>
                <w:szCs w:val="24"/>
                <w:rPrChange w:id="2724" w:author="MUTILE WANYEE" w:date="2024-03-01T12:23:00Z">
                  <w:rPr>
                    <w:rFonts w:ascii="Book Antiqua" w:cs="Book Antiqua" w:eastAsia="Book Antiqua" w:hAnsi="Book Antiqua"/>
                    <w:color w:val="000000"/>
                    <w:sz w:val="24"/>
                    <w:szCs w:val="24"/>
                  </w:rPr>
                </w:rPrChange>
              </w:rPr>
              <w:t>97,655</w:t>
            </w:r>
          </w:p>
        </w:tc>
      </w:tr>
      <w:tr>
        <w:tblPrEx/>
        <w:trPr>
          <w:cantSplit w:val="false"/>
          <w:tblHeader w:val="false"/>
          <w:jc w:val="left"/>
        </w:trPr>
        <w:tc>
          <w:tcPr>
            <w:tcW w:w="0" w:type="auto"/>
            <w:tcBorders>
              <w:top w:val="single" w:sz="4" w:space="0" w:color="000000"/>
            </w:tcBorders>
          </w:tcPr>
          <w:p>
            <w:pPr>
              <w:pStyle w:val="style0"/>
              <w:jc w:val="center"/>
              <w:rPr>
                <w:rFonts w:ascii="Book Antiqua" w:cs="Book Antiqua" w:eastAsia="Book Antiqua" w:hAnsi="Book Antiqua"/>
                <w:sz w:val="24"/>
                <w:szCs w:val="24"/>
              </w:rPr>
            </w:pPr>
            <w:r w:rsidRPr="29466ACF">
              <w:rPr>
                <w:rFonts w:ascii="Book Antiqua" w:cs="Book Antiqua" w:eastAsia="Book Antiqua" w:hAnsi="Book Antiqua"/>
                <w:color w:val="000000"/>
                <w:sz w:val="24"/>
                <w:szCs w:val="24"/>
                <w:rPrChange w:id="2725" w:author="MUTILE WANYEE" w:date="2024-03-01T12:23:00Z">
                  <w:rPr>
                    <w:rFonts w:ascii="Book Antiqua" w:cs="Book Antiqua" w:eastAsia="Book Antiqua" w:hAnsi="Book Antiqua"/>
                    <w:color w:val="000000"/>
                    <w:sz w:val="24"/>
                    <w:szCs w:val="24"/>
                  </w:rPr>
                </w:rPrChange>
              </w:rPr>
              <w:t>Facilities without accommodation</w:t>
            </w:r>
          </w:p>
        </w:tc>
        <w:tc>
          <w:tcPr>
            <w:tcW w:w="0" w:type="auto"/>
            <w:tcBorders>
              <w:top w:val="single" w:sz="4" w:space="0" w:color="000000"/>
              <w:left w:val="single" w:sz="4" w:space="0" w:color="9933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69B6FAFC">
              <w:rPr>
                <w:rFonts w:ascii="Book Antiqua" w:cs="Book Antiqua" w:eastAsia="Book Antiqua" w:hAnsi="Book Antiqua"/>
                <w:color w:val="000000"/>
                <w:sz w:val="24"/>
                <w:szCs w:val="24"/>
                <w:rPrChange w:id="2726" w:author="MUTILE WANYEE" w:date="2024-03-01T12:23:00Z">
                  <w:rPr>
                    <w:rFonts w:ascii="Book Antiqua" w:cs="Book Antiqua" w:eastAsia="Book Antiqua" w:hAnsi="Book Antiqua"/>
                    <w:color w:val="000000"/>
                    <w:sz w:val="24"/>
                    <w:szCs w:val="24"/>
                  </w:rPr>
                </w:rPrChange>
              </w:rPr>
              <w:t>7,746</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3C071B03">
              <w:rPr>
                <w:rFonts w:ascii="Book Antiqua" w:cs="Book Antiqua" w:eastAsia="Book Antiqua" w:hAnsi="Book Antiqua"/>
                <w:color w:val="000000"/>
                <w:sz w:val="24"/>
                <w:szCs w:val="24"/>
                <w:rPrChange w:id="2727" w:author="MUTILE WANYEE" w:date="2024-03-01T12:23:00Z">
                  <w:rPr>
                    <w:rFonts w:ascii="Book Antiqua" w:cs="Book Antiqua" w:eastAsia="Book Antiqua" w:hAnsi="Book Antiqua"/>
                    <w:color w:val="000000"/>
                    <w:sz w:val="24"/>
                    <w:szCs w:val="24"/>
                  </w:rPr>
                </w:rPrChange>
              </w:rPr>
              <w:t>8,018</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DCABDAD7">
              <w:rPr>
                <w:rFonts w:ascii="Book Antiqua" w:cs="Book Antiqua" w:eastAsia="Book Antiqua" w:hAnsi="Book Antiqua"/>
                <w:color w:val="000000"/>
                <w:sz w:val="24"/>
                <w:szCs w:val="24"/>
                <w:rPrChange w:id="2728" w:author="MUTILE WANYEE" w:date="2024-03-01T12:23:00Z">
                  <w:rPr>
                    <w:rFonts w:ascii="Book Antiqua" w:cs="Book Antiqua" w:eastAsia="Book Antiqua" w:hAnsi="Book Antiqua"/>
                    <w:color w:val="000000"/>
                    <w:sz w:val="24"/>
                    <w:szCs w:val="24"/>
                  </w:rPr>
                </w:rPrChange>
              </w:rPr>
              <w:t>8,501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C9907237">
              <w:rPr>
                <w:rFonts w:ascii="Book Antiqua" w:cs="Book Antiqua" w:eastAsia="Book Antiqua" w:hAnsi="Book Antiqua"/>
                <w:color w:val="000000"/>
                <w:sz w:val="24"/>
                <w:szCs w:val="24"/>
                <w:rPrChange w:id="2729" w:author="MUTILE WANYEE" w:date="2024-03-01T12:23:00Z">
                  <w:rPr>
                    <w:rFonts w:ascii="Book Antiqua" w:cs="Book Antiqua" w:eastAsia="Book Antiqua" w:hAnsi="Book Antiqua"/>
                    <w:color w:val="000000"/>
                    <w:sz w:val="24"/>
                    <w:szCs w:val="24"/>
                  </w:rPr>
                </w:rPrChange>
              </w:rPr>
              <w:t>8,909</w:t>
            </w:r>
          </w:p>
        </w:tc>
        <w:tc>
          <w:tcPr>
            <w:tcW w:w="0" w:type="auto"/>
            <w:tcBorders>
              <w:top w:val="single" w:sz="4" w:space="0" w:color="000000"/>
              <w:left w:val="single" w:sz="4" w:space="0" w:color="000000"/>
              <w:bottom w:val="single" w:sz="4" w:space="0" w:color="000000"/>
              <w:right w:val="single" w:sz="4" w:space="0" w:color="993300"/>
            </w:tcBorders>
            <w:shd w:val="clear" w:color="auto" w:fill="auto"/>
            <w:vAlign w:val="bottom"/>
          </w:tcPr>
          <w:p>
            <w:pPr>
              <w:pStyle w:val="style0"/>
              <w:jc w:val="center"/>
              <w:rPr>
                <w:rFonts w:ascii="Book Antiqua" w:cs="Book Antiqua" w:eastAsia="Book Antiqua" w:hAnsi="Book Antiqua"/>
                <w:sz w:val="24"/>
                <w:szCs w:val="24"/>
              </w:rPr>
            </w:pPr>
            <w:r w:rsidRPr="1BED8FAA">
              <w:rPr>
                <w:rFonts w:ascii="Book Antiqua" w:cs="Book Antiqua" w:eastAsia="Book Antiqua" w:hAnsi="Book Antiqua"/>
                <w:color w:val="000000"/>
                <w:sz w:val="24"/>
                <w:szCs w:val="24"/>
                <w:rPrChange w:id="2730" w:author="MUTILE WANYEE" w:date="2024-03-01T12:23:00Z">
                  <w:rPr>
                    <w:rFonts w:ascii="Book Antiqua" w:cs="Book Antiqua" w:eastAsia="Book Antiqua" w:hAnsi="Book Antiqua"/>
                    <w:color w:val="000000"/>
                    <w:sz w:val="24"/>
                    <w:szCs w:val="24"/>
                  </w:rPr>
                </w:rPrChange>
              </w:rPr>
              <w:t>8,956</w:t>
            </w:r>
          </w:p>
        </w:tc>
      </w:tr>
      <w:tr>
        <w:tblPrEx/>
        <w:trPr>
          <w:cantSplit w:val="false"/>
          <w:tblHeader w:val="false"/>
          <w:jc w:val="left"/>
        </w:trPr>
        <w:tc>
          <w:tcPr>
            <w:tcW w:w="0" w:type="auto"/>
            <w:tcBorders/>
          </w:tcPr>
          <w:p>
            <w:pPr>
              <w:pStyle w:val="style0"/>
              <w:jc w:val="center"/>
              <w:rPr>
                <w:rFonts w:ascii="Book Antiqua" w:cs="Book Antiqua" w:eastAsia="Book Antiqua" w:hAnsi="Book Antiqua"/>
                <w:sz w:val="24"/>
                <w:szCs w:val="24"/>
              </w:rPr>
            </w:pPr>
          </w:p>
        </w:tc>
        <w:tc>
          <w:tcPr>
            <w:tcW w:w="0" w:type="auto"/>
            <w:tcBorders>
              <w:top w:val="single" w:sz="4" w:space="0" w:color="000000"/>
              <w:left w:val="nil"/>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B1136442">
              <w:rPr>
                <w:rFonts w:ascii="Book Antiqua" w:cs="Book Antiqua" w:eastAsia="Book Antiqua" w:hAnsi="Book Antiqua"/>
                <w:b/>
                <w:color w:val="000000"/>
                <w:sz w:val="24"/>
                <w:szCs w:val="24"/>
                <w:rPrChange w:id="2731" w:author="MUTILE WANYEE" w:date="2024-03-01T12:23:00Z">
                  <w:rPr>
                    <w:rFonts w:ascii="Book Antiqua" w:cs="Book Antiqua" w:eastAsia="Book Antiqua" w:hAnsi="Book Antiqua"/>
                    <w:b/>
                    <w:color w:val="000000"/>
                    <w:sz w:val="24"/>
                    <w:szCs w:val="24"/>
                  </w:rPr>
                </w:rPrChange>
              </w:rPr>
              <w:t>102,241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386CB16C">
              <w:rPr>
                <w:rFonts w:ascii="Book Antiqua" w:cs="Book Antiqua" w:eastAsia="Book Antiqua" w:hAnsi="Book Antiqua"/>
                <w:b/>
                <w:color w:val="000000"/>
                <w:sz w:val="24"/>
                <w:szCs w:val="24"/>
                <w:rPrChange w:id="2732" w:author="MUTILE WANYEE" w:date="2024-03-01T12:23:00Z">
                  <w:rPr>
                    <w:rFonts w:ascii="Book Antiqua" w:cs="Book Antiqua" w:eastAsia="Book Antiqua" w:hAnsi="Book Antiqua"/>
                    <w:b/>
                    <w:color w:val="000000"/>
                    <w:sz w:val="24"/>
                    <w:szCs w:val="24"/>
                  </w:rPr>
                </w:rPrChange>
              </w:rPr>
              <w:t>107,943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15E73F5D">
              <w:rPr>
                <w:rFonts w:ascii="Book Antiqua" w:cs="Book Antiqua" w:eastAsia="Book Antiqua" w:hAnsi="Book Antiqua"/>
                <w:b/>
                <w:color w:val="000000"/>
                <w:sz w:val="24"/>
                <w:szCs w:val="24"/>
                <w:rPrChange w:id="2733" w:author="MUTILE WANYEE" w:date="2024-03-01T12:23:00Z">
                  <w:rPr>
                    <w:rFonts w:ascii="Book Antiqua" w:cs="Book Antiqua" w:eastAsia="Book Antiqua" w:hAnsi="Book Antiqua"/>
                    <w:b/>
                    <w:color w:val="000000"/>
                    <w:sz w:val="24"/>
                    <w:szCs w:val="24"/>
                  </w:rPr>
                </w:rPrChange>
              </w:rPr>
              <w:t>114,597</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bottom"/>
          </w:tcPr>
          <w:p>
            <w:pPr>
              <w:pStyle w:val="style0"/>
              <w:jc w:val="center"/>
              <w:rPr>
                <w:rFonts w:ascii="Book Antiqua" w:cs="Book Antiqua" w:eastAsia="Book Antiqua" w:hAnsi="Book Antiqua"/>
                <w:sz w:val="24"/>
                <w:szCs w:val="24"/>
              </w:rPr>
            </w:pPr>
            <w:r w:rsidRPr="F0D96D0D">
              <w:rPr>
                <w:rFonts w:ascii="Book Antiqua" w:cs="Book Antiqua" w:eastAsia="Book Antiqua" w:hAnsi="Book Antiqua"/>
                <w:b/>
                <w:color w:val="000000"/>
                <w:sz w:val="24"/>
                <w:szCs w:val="24"/>
                <w:rPrChange w:id="2734" w:author="MUTILE WANYEE" w:date="2024-03-01T12:23:00Z">
                  <w:rPr>
                    <w:rFonts w:ascii="Book Antiqua" w:cs="Book Antiqua" w:eastAsia="Book Antiqua" w:hAnsi="Book Antiqua"/>
                    <w:b/>
                    <w:color w:val="000000"/>
                    <w:sz w:val="24"/>
                    <w:szCs w:val="24"/>
                  </w:rPr>
                </w:rPrChange>
              </w:rPr>
              <w:t>103,564</w:t>
            </w:r>
          </w:p>
        </w:tc>
        <w:tc>
          <w:tcPr>
            <w:tcW w:w="0" w:type="auto"/>
            <w:tcBorders>
              <w:top w:val="single" w:sz="4" w:space="0" w:color="000000"/>
              <w:left w:val="single" w:sz="4" w:space="0" w:color="000000"/>
              <w:bottom w:val="single" w:sz="4" w:space="0" w:color="000000"/>
              <w:right w:val="single" w:sz="4" w:space="0" w:color="993300"/>
            </w:tcBorders>
            <w:shd w:val="clear" w:color="auto" w:fill="auto"/>
            <w:vAlign w:val="bottom"/>
          </w:tcPr>
          <w:p>
            <w:pPr>
              <w:pStyle w:val="style0"/>
              <w:jc w:val="center"/>
              <w:rPr>
                <w:rFonts w:ascii="Book Antiqua" w:cs="Book Antiqua" w:eastAsia="Book Antiqua" w:hAnsi="Book Antiqua"/>
                <w:sz w:val="24"/>
                <w:szCs w:val="24"/>
              </w:rPr>
            </w:pPr>
            <w:r w:rsidRPr="ECC7C7BA">
              <w:rPr>
                <w:rFonts w:ascii="Book Antiqua" w:cs="Book Antiqua" w:eastAsia="Book Antiqua" w:hAnsi="Book Antiqua"/>
                <w:b/>
                <w:color w:val="000000"/>
                <w:sz w:val="24"/>
                <w:szCs w:val="24"/>
                <w:rPrChange w:id="2735" w:author="MUTILE WANYEE" w:date="2024-03-01T12:23:00Z">
                  <w:rPr>
                    <w:rFonts w:ascii="Book Antiqua" w:cs="Book Antiqua" w:eastAsia="Book Antiqua" w:hAnsi="Book Antiqua"/>
                    <w:b/>
                    <w:color w:val="000000"/>
                    <w:sz w:val="24"/>
                    <w:szCs w:val="24"/>
                  </w:rPr>
                </w:rPrChange>
              </w:rPr>
              <w:t>106,611</w:t>
            </w:r>
          </w:p>
        </w:tc>
      </w:tr>
    </w:tbl>
    <w:p>
      <w:pPr>
        <w:pStyle w:val="style0"/>
        <w:rPr>
          <w:rFonts w:ascii="Book Antiqua" w:cs="Book Antiqua" w:eastAsia="Book Antiqua" w:hAnsi="Book Antiqua"/>
          <w:b/>
          <w:i/>
        </w:rPr>
      </w:pPr>
      <w:r w:rsidRPr="F08D30E7">
        <w:rPr>
          <w:rFonts w:ascii="Book Antiqua" w:cs="Book Antiqua" w:eastAsia="Book Antiqua" w:hAnsi="Book Antiqua"/>
          <w:b/>
          <w:i/>
          <w:rPrChange w:id="2736" w:author="MUTILE WANYEE" w:date="2024-03-01T12:23:00Z">
            <w:rPr>
              <w:rFonts w:ascii="Book Antiqua" w:cs="Book Antiqua" w:eastAsia="Book Antiqua" w:hAnsi="Book Antiqua"/>
              <w:b/>
              <w:i/>
            </w:rPr>
          </w:rPrChange>
        </w:rPr>
        <w:t xml:space="preserve">Source: Administrative </w:t>
      </w:r>
    </w:p>
    <w:p>
      <w:pPr>
        <w:pStyle w:val="style0"/>
        <w:spacing w:after="0"/>
        <w:jc w:val="both"/>
        <w:rPr>
          <w:del w:id="2737" w:author="MUTILE WANYEE" w:date="2024-02-16T14:18:00Z"/>
          <w:rFonts w:ascii="Book Antiqua" w:cs="Book Antiqua" w:eastAsia="Book Antiqua" w:hAnsi="Book Antiqua"/>
          <w:color w:val="000000"/>
          <w:sz w:val="24"/>
          <w:szCs w:val="24"/>
          <w:rPrChange w:id="2738" w:author="MUTILE WANYEE" w:date="2024-03-01T12:23:00Z">
            <w:rPr>
              <w:rFonts w:ascii="Book Antiqua" w:cs="Book Antiqua" w:eastAsia="Book Antiqua" w:hAnsi="Book Antiqua"/>
              <w:color w:val="000000"/>
              <w:sz w:val="24"/>
              <w:szCs w:val="24"/>
            </w:rPr>
          </w:rPrChange>
        </w:rPr>
      </w:pPr>
      <w:ins w:id="2739" w:author="MUTILE WANYEE" w:date="2024-02-16T14:18:00Z">
        <w:r w:rsidR="FBD5E54D" w:rsidRPr="3604C8E9">
          <w:rPr>
            <w:rFonts w:ascii="Book Antiqua" w:cs="Book Antiqua" w:eastAsia="Book Antiqua" w:hAnsi="Book Antiqua"/>
            <w:color w:val="000000"/>
            <w:sz w:val="24"/>
            <w:szCs w:val="24"/>
            <w:rPrChange w:id="2740" w:author="MUTILE WANYEE" w:date="2024-03-01T12:23:00Z">
              <w:rPr>
                <w:rFonts w:ascii="Book Antiqua" w:cs="Book Antiqua" w:eastAsia="Book Antiqua" w:hAnsi="Book Antiqua"/>
                <w:color w:val="000000"/>
                <w:sz w:val="24"/>
                <w:szCs w:val="24"/>
              </w:rPr>
            </w:rPrChange>
          </w:rPr>
          <w:t xml:space="preserve">It is important to note that the administrative sources of these figures are reliable and have incorporated data from a whole range of health facilities, from, large medical clinics to the largest private hospitals from across the whole Country. These figures are representative of the health workforce status in the other sectors as we are awaiting the exact figures from the health facilities from these sectors as agreed in the Data Sharing Agreement. These figures in addition to the data from the Public Sector come up with the figure of 189,564. </w:t>
        </w:r>
      </w:ins>
      <w:del w:id="2741" w:author="MUTILE WANYEE" w:date="2024-02-16T14:18:00Z">
        <w:r w:rsidDel="CF0CBDB6" w:rsidRPr="226AD318">
          <w:rPr>
            <w:rFonts w:ascii="Book Antiqua" w:cs="Book Antiqua" w:eastAsia="Book Antiqua" w:hAnsi="Book Antiqua"/>
            <w:color w:val="000000"/>
            <w:sz w:val="24"/>
            <w:szCs w:val="24"/>
            <w:rPrChange w:id="2742" w:author="MUTILE WANYEE" w:date="2024-03-01T12:23:00Z">
              <w:rPr>
                <w:rFonts w:ascii="Book Antiqua" w:cs="Book Antiqua" w:eastAsia="Book Antiqua" w:hAnsi="Book Antiqua"/>
                <w:color w:val="000000"/>
                <w:sz w:val="24"/>
                <w:szCs w:val="24"/>
              </w:rPr>
            </w:rPrChange>
          </w:rPr>
          <w:delText>The accurate percentage of the health professionals in Kenya employed in the private sector, the faith-based consortium, other sectors or unemployed is difficult to determine as of now since the above indicated data has an overlap with some professionals working in both the public and private sectors. The skewed distribution at levels 4 and 5 that is mostly in urban areas is usually associated with the uncoordinated and unregulated dual practice in the large private facilities that are mainly located in the urban areas. Eventually, ultimately this will impact negatively on service delivery at lower healthcare levels.</w:delText>
        </w:r>
      </w:del>
    </w:p>
    <w:p>
      <w:pPr>
        <w:pStyle w:val="style0"/>
        <w:spacing w:after="0"/>
        <w:jc w:val="both"/>
        <w:rPr>
          <w:del w:id="2743" w:author="MUTILE WANYEE" w:date="2024-02-16T14:18:00Z"/>
          <w:rFonts w:ascii="Book Antiqua" w:cs="Book Antiqua" w:eastAsia="Book Antiqua" w:hAnsi="Book Antiqua"/>
          <w:color w:val="000000"/>
          <w:sz w:val="16"/>
          <w:szCs w:val="16"/>
          <w:rPrChange w:id="2744" w:author="MUTILE WANYEE" w:date="2024-03-01T12:23:00Z">
            <w:rPr>
              <w:rFonts w:ascii="Book Antiqua" w:cs="Book Antiqua" w:eastAsia="Book Antiqua" w:hAnsi="Book Antiqua"/>
              <w:color w:val="000000"/>
              <w:sz w:val="16"/>
              <w:szCs w:val="16"/>
            </w:rPr>
          </w:rPrChange>
        </w:rPr>
      </w:pPr>
      <w:del w:id="2745" w:author="MUTILE WANYEE" w:date="2024-02-16T14:18:00Z">
        <w:r w:rsidDel="785BA484" w:rsidRPr="1F03B7E8">
          <w:rPr>
            <w:rFonts w:ascii="Book Antiqua" w:cs="Book Antiqua" w:eastAsia="Book Antiqua" w:hAnsi="Book Antiqua"/>
            <w:color w:val="000000"/>
            <w:sz w:val="24"/>
            <w:szCs w:val="24"/>
            <w:rPrChange w:id="2746" w:author="MUTILE WANYEE" w:date="2024-03-01T12:23:00Z">
              <w:rPr>
                <w:rFonts w:ascii="Book Antiqua" w:cs="Book Antiqua" w:eastAsia="Book Antiqua" w:hAnsi="Book Antiqua"/>
                <w:color w:val="000000"/>
                <w:sz w:val="24"/>
                <w:szCs w:val="24"/>
              </w:rPr>
            </w:rPrChange>
          </w:rPr>
          <w:delText xml:space="preserve"> </w:delText>
        </w:r>
      </w:del>
    </w:p>
    <w:p>
      <w:pPr>
        <w:pStyle w:val="style0"/>
        <w:jc w:val="both"/>
        <w:rPr>
          <w:rFonts w:ascii="Book Antiqua" w:cs="Book Antiqua" w:eastAsia="Book Antiqua" w:hAnsi="Times New Roman"/>
          <w:color w:val="auto"/>
          <w:sz w:val="20"/>
          <w:szCs w:val="24"/>
          <w:shd w:val="clear" w:color="auto" w:fill="auto"/>
          <w:rPrChange w:id="2747" w:author="MUTILE WANYEE" w:date="2024-02-16T14:35:00Z">
            <w:rPr>
              <w:rFonts w:ascii="Book Antiqua" w:cs="Book Antiqua" w:eastAsia="Book Antiqua" w:hAnsi="Book Antiqua"/>
              <w:color w:val="000000"/>
              <w:sz w:val="24"/>
              <w:szCs w:val="24"/>
            </w:rPr>
          </w:rPrChange>
        </w:rPr>
      </w:pPr>
      <w:del w:id="2748" w:author="MUTILE WANYEE" w:date="2024-02-16T14:18:00Z">
        <w:r w:rsidDel="7296251F" w:rsidRPr="216FC88C">
          <w:rPr>
            <w:rFonts w:ascii="Book Antiqua" w:cs="Book Antiqua" w:eastAsia="Book Antiqua" w:hAnsi="Book Antiqua"/>
            <w:color w:val="000000"/>
            <w:sz w:val="24"/>
            <w:szCs w:val="24"/>
            <w:rPrChange w:id="2749" w:author="MUTILE WANYEE" w:date="2024-03-01T12:23:00Z">
              <w:rPr>
                <w:rFonts w:ascii="Book Antiqua" w:cs="Book Antiqua" w:eastAsia="Book Antiqua" w:hAnsi="Book Antiqua"/>
                <w:color w:val="000000"/>
                <w:sz w:val="24"/>
                <w:szCs w:val="24"/>
              </w:rPr>
            </w:rPrChange>
          </w:rPr>
          <w:delText>Positively, with the implementation of the NHWA, the multiagency stakeholder’s forum after the development of the legal framework in the manner of a Data Sharing Agreement there is consensus that all the stakeholders will share the relevant with the observance of the data protection Act 2019.  On the basis of this it is envisaged that in the next reporting cycle there will be more data from the other stakeholders.</w:delText>
        </w:r>
      </w:del>
    </w:p>
    <w:p>
      <w:pPr>
        <w:pStyle w:val="style0"/>
        <w:rPr>
          <w:ins w:id="2750" w:author="MUTILE WANYEE" w:date="2024-03-06T13:35:00Z"/>
          <w:rFonts w:ascii="Book Antiqua" w:cs="Book Antiqua" w:eastAsia="Book Antiqua" w:hAnsi="Times New Roman"/>
          <w:color w:val="auto"/>
          <w:sz w:val="16"/>
          <w:szCs w:val="16"/>
          <w:shd w:val="clear" w:color="auto" w:fill="auto"/>
          <w:rPrChange w:id="2751" w:author="MUTILE WANYEE" w:date="2024-03-06T13:35:00Z">
            <w:rPr>
              <w:rFonts w:ascii="Book Antiqua" w:cs="Book Antiqua" w:eastAsia="Book Antiqua" w:hAnsi="Book Antiqua"/>
              <w:color w:val="000000"/>
              <w:sz w:val="24"/>
              <w:szCs w:val="24"/>
            </w:rPr>
          </w:rPrChange>
        </w:rPr>
      </w:pPr>
    </w:p>
    <w:p>
      <w:pPr>
        <w:pStyle w:val="style0"/>
        <w:rPr>
          <w:rFonts w:ascii="Book Antiqua" w:cs="Book Antiqua" w:eastAsia="Book Antiqua" w:hAnsi="Times New Roman"/>
          <w:color w:val="auto"/>
          <w:sz w:val="20"/>
          <w:szCs w:val="24"/>
          <w:shd w:val="clear" w:color="auto" w:fill="auto"/>
          <w:rPrChange w:id="2752" w:author="MUTILE WANYEE" w:date="2024-03-06T13:35:00Z">
            <w:rPr>
              <w:rFonts w:ascii="Book Antiqua" w:cs="Book Antiqua" w:eastAsia="Book Antiqua" w:hAnsi="Book Antiqua"/>
              <w:color w:val="000000"/>
              <w:sz w:val="24"/>
              <w:szCs w:val="24"/>
            </w:rPr>
          </w:rPrChange>
        </w:rPr>
      </w:pPr>
      <w:r w:rsidRPr="7D3F3EFB">
        <w:rPr>
          <w:rFonts w:ascii="Book Antiqua" w:cs="Book Antiqua" w:eastAsia="Book Antiqua" w:hAnsi="Book Antiqua"/>
          <w:color w:val="000000"/>
          <w:sz w:val="24"/>
          <w:szCs w:val="24"/>
          <w:rPrChange w:id="2753" w:author="MUTILE WANYEE" w:date="2024-03-01T12:23:00Z">
            <w:rPr>
              <w:rFonts w:ascii="Book Antiqua" w:cs="Book Antiqua" w:eastAsia="Book Antiqua" w:hAnsi="Book Antiqua"/>
              <w:color w:val="000000"/>
              <w:sz w:val="24"/>
              <w:szCs w:val="24"/>
            </w:rPr>
          </w:rPrChange>
        </w:rPr>
        <w:t>There has been a steady growth of nurses registered in the past five years as shown in the graph below.</w:t>
      </w:r>
    </w:p>
    <w:p>
      <w:pPr>
        <w:pStyle w:val="style0"/>
        <w:rPr>
          <w:rFonts w:ascii="Book Antiqua" w:cs="Book Antiqua" w:eastAsia="Book Antiqua" w:hAnsi="Book Antiqua"/>
        </w:rPr>
      </w:pPr>
      <w:r w:rsidRPr="EE5FCCCA">
        <w:rPr>
          <w:rFonts w:ascii="Book Antiqua" w:cs="Book Antiqua" w:eastAsia="Book Antiqua" w:hAnsi="Book Antiqua"/>
          <w:color w:val="000000"/>
          <w:rPrChange w:id="2754" w:author="MUTILE WANYEE" w:date="2024-03-01T12:23:00Z">
            <w:rPr>
              <w:rFonts w:ascii="Book Antiqua" w:cs="Book Antiqua" w:eastAsia="Book Antiqua" w:hAnsi="Book Antiqua"/>
              <w:color w:val="000000"/>
            </w:rPr>
          </w:rPrChange>
        </w:rPr>
        <w:t>.</w:t>
      </w:r>
      <w:r>
        <w:rPr>
          <w:rFonts w:ascii="Book Antiqua" w:cs="Book Antiqua" w:eastAsia="Book Antiqua" w:hAnsi="Book Antiqua"/>
        </w:rPr>
      </w:r>
      <w:r>
        <w:rPr>
          <w:rFonts w:ascii="Book Antiqua" w:cs="Book Antiqua" w:eastAsia="Book Antiqua" w:hAnsi="Book Antiqua"/>
        </w:rPr>
      </w:r>
      <w:r>
        <w:rPr>
          <w:rFonts w:ascii="Book Antiqua" w:cs="Book Antiqua" w:eastAsia="Book Antiqua" w:hAnsi="Book Antiqua"/>
        </w:rPr>
      </w:r>
      <w:r>
        <w:rPr>
          <w:rFonts w:ascii="Book Antiqua" w:cs="Book Antiqua" w:eastAsia="Book Antiqua" w:hAnsi="Book Antiqua"/>
        </w:rPr>
        <w:drawing>
          <wp:inline distL="114300" distT="0" distB="0" distR="114300">
            <wp:extent cx="5250180" cy="1843404"/>
            <wp:effectExtent l="0" t="0" r="0" b="0"/>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rFonts w:ascii="Book Antiqua" w:cs="Book Antiqua" w:eastAsia="Book Antiqua" w:hAnsi="Book Antiqua"/>
        </w:rPr>
      </w:r>
    </w:p>
    <w:p>
      <w:pPr>
        <w:pStyle w:val="style0"/>
        <w:jc w:val="both"/>
        <w:rPr>
          <w:ins w:id="2755" w:author="MUTILE WANYEE" w:date="2024-02-16T14:38:00Z"/>
          <w:rFonts w:ascii="Book Antiqua" w:cs="Book Antiqua" w:eastAsia="Book Antiqua" w:hAnsi="Book Antiqua"/>
          <w:b/>
          <w:sz w:val="24"/>
          <w:szCs w:val="24"/>
          <w:rPrChange w:id="2756" w:author="MUTILE WANYEE" w:date="2024-03-01T12:23:00Z">
            <w:rPr>
              <w:rFonts w:ascii="Book Antiqua" w:cs="Book Antiqua" w:eastAsia="Book Antiqua" w:hAnsi="Book Antiqua"/>
              <w:b/>
              <w:sz w:val="24"/>
              <w:szCs w:val="24"/>
            </w:rPr>
          </w:rPrChange>
        </w:rPr>
      </w:pPr>
    </w:p>
    <w:p>
      <w:pPr>
        <w:pStyle w:val="style0"/>
        <w:jc w:val="both"/>
        <w:rPr>
          <w:ins w:id="2757" w:author="MUTILE WANYEE" w:date="2024-02-16T14:38:00Z"/>
          <w:rFonts w:ascii="Book Antiqua" w:cs="Book Antiqua" w:eastAsia="Book Antiqua" w:hAnsi="Book Antiqua"/>
          <w:b/>
          <w:sz w:val="24"/>
          <w:szCs w:val="24"/>
          <w:rPrChange w:id="2758" w:author="MUTILE WANYEE" w:date="2024-03-01T12:23:00Z">
            <w:rPr>
              <w:rFonts w:ascii="Book Antiqua" w:cs="Book Antiqua" w:eastAsia="Book Antiqua" w:hAnsi="Book Antiqua"/>
              <w:b/>
              <w:sz w:val="24"/>
              <w:szCs w:val="24"/>
            </w:rPr>
          </w:rPrChange>
        </w:rPr>
      </w:pPr>
    </w:p>
    <w:p>
      <w:pPr>
        <w:pStyle w:val="style0"/>
        <w:jc w:val="both"/>
        <w:rPr>
          <w:ins w:id="2759" w:author="MUTILE WANYEE" w:date="2024-02-16T14:38:00Z"/>
          <w:rFonts w:ascii="Book Antiqua" w:cs="Book Antiqua" w:eastAsia="Book Antiqua" w:hAnsi="Book Antiqua"/>
          <w:b/>
          <w:sz w:val="24"/>
          <w:szCs w:val="24"/>
          <w:rPrChange w:id="2760" w:author="MUTILE WANYEE" w:date="2024-03-01T12:23:00Z">
            <w:rPr>
              <w:rFonts w:ascii="Book Antiqua" w:cs="Book Antiqua" w:eastAsia="Book Antiqua" w:hAnsi="Book Antiqua"/>
              <w:b/>
              <w:sz w:val="24"/>
              <w:szCs w:val="24"/>
            </w:rPr>
          </w:rPrChange>
        </w:rPr>
      </w:pPr>
    </w:p>
    <w:p>
      <w:pPr>
        <w:pStyle w:val="style0"/>
        <w:jc w:val="both"/>
        <w:rPr>
          <w:ins w:id="2761" w:author="MUTILE WANYEE" w:date="2024-02-16T14:38:00Z"/>
          <w:rFonts w:ascii="Book Antiqua" w:cs="Book Antiqua" w:eastAsia="Book Antiqua" w:hAnsi="Book Antiqua"/>
          <w:b/>
          <w:sz w:val="24"/>
          <w:szCs w:val="24"/>
          <w:rPrChange w:id="2762" w:author="MUTILE WANYEE" w:date="2024-03-01T12:23:00Z">
            <w:rPr>
              <w:rFonts w:ascii="Book Antiqua" w:cs="Book Antiqua" w:eastAsia="Book Antiqua" w:hAnsi="Book Antiqua"/>
              <w:b/>
              <w:sz w:val="24"/>
              <w:szCs w:val="24"/>
            </w:rPr>
          </w:rPrChange>
        </w:rPr>
      </w:pPr>
    </w:p>
    <w:p>
      <w:pPr>
        <w:pStyle w:val="style0"/>
        <w:jc w:val="both"/>
        <w:rPr>
          <w:ins w:id="2763" w:author="MUTILE WANYEE" w:date="2024-02-16T14:38:00Z"/>
          <w:rFonts w:ascii="Book Antiqua" w:cs="Book Antiqua" w:eastAsia="Book Antiqua" w:hAnsi="Book Antiqua"/>
          <w:b/>
          <w:sz w:val="24"/>
          <w:szCs w:val="24"/>
          <w:rPrChange w:id="2764" w:author="MUTILE WANYEE" w:date="2024-03-01T12:23:00Z">
            <w:rPr>
              <w:rFonts w:ascii="Book Antiqua" w:cs="Book Antiqua" w:eastAsia="Book Antiqua" w:hAnsi="Book Antiqua"/>
              <w:b/>
              <w:sz w:val="24"/>
              <w:szCs w:val="24"/>
            </w:rPr>
          </w:rPrChange>
        </w:rPr>
      </w:pPr>
    </w:p>
    <w:p>
      <w:pPr>
        <w:pStyle w:val="style0"/>
        <w:jc w:val="both"/>
        <w:rPr>
          <w:ins w:id="2765" w:author="MUTILE WANYEE" w:date="2024-02-16T14:38:00Z"/>
          <w:rFonts w:ascii="Book Antiqua" w:cs="Book Antiqua" w:eastAsia="Book Antiqua" w:hAnsi="Book Antiqua"/>
          <w:b/>
          <w:sz w:val="24"/>
          <w:szCs w:val="24"/>
          <w:rPrChange w:id="2766" w:author="MUTILE WANYEE" w:date="2024-03-01T12:23:00Z">
            <w:rPr>
              <w:rFonts w:ascii="Book Antiqua" w:cs="Book Antiqua" w:eastAsia="Book Antiqua" w:hAnsi="Book Antiqua"/>
              <w:b/>
              <w:sz w:val="24"/>
              <w:szCs w:val="24"/>
            </w:rPr>
          </w:rPrChange>
        </w:rPr>
      </w:pPr>
    </w:p>
    <w:p>
      <w:pPr>
        <w:pStyle w:val="style0"/>
        <w:jc w:val="both"/>
        <w:rPr>
          <w:ins w:id="2767" w:author="MUTILE WANYEE" w:date="2024-02-16T14:38:00Z"/>
          <w:rFonts w:ascii="Book Antiqua" w:cs="Book Antiqua" w:eastAsia="Book Antiqua" w:hAnsi="Book Antiqua"/>
          <w:b/>
          <w:sz w:val="24"/>
          <w:szCs w:val="24"/>
          <w:rPrChange w:id="2768" w:author="MUTILE WANYEE" w:date="2024-03-01T12:23:00Z">
            <w:rPr>
              <w:rFonts w:ascii="Book Antiqua" w:cs="Book Antiqua" w:eastAsia="Book Antiqua" w:hAnsi="Book Antiqua"/>
              <w:b/>
              <w:sz w:val="24"/>
              <w:szCs w:val="24"/>
            </w:rPr>
          </w:rPrChange>
        </w:rPr>
      </w:pPr>
    </w:p>
    <w:p>
      <w:pPr>
        <w:pStyle w:val="style0"/>
        <w:jc w:val="both"/>
        <w:rPr>
          <w:ins w:id="2769" w:author="MUTILE WANYEE" w:date="2024-02-16T14:38:00Z"/>
          <w:rFonts w:ascii="Book Antiqua" w:cs="Book Antiqua" w:eastAsia="Book Antiqua" w:hAnsi="Book Antiqua"/>
          <w:b/>
          <w:sz w:val="24"/>
          <w:szCs w:val="24"/>
          <w:rPrChange w:id="2770" w:author="MUTILE WANYEE" w:date="2024-03-01T12:23:00Z">
            <w:rPr>
              <w:rFonts w:ascii="Book Antiqua" w:cs="Book Antiqua" w:eastAsia="Book Antiqua" w:hAnsi="Book Antiqua"/>
              <w:b/>
              <w:sz w:val="24"/>
              <w:szCs w:val="24"/>
            </w:rPr>
          </w:rPrChange>
        </w:rPr>
      </w:pPr>
    </w:p>
    <w:p>
      <w:pPr>
        <w:pStyle w:val="style0"/>
        <w:jc w:val="both"/>
        <w:rPr>
          <w:ins w:id="2771" w:author="MUTILE WANYEE" w:date="2024-02-16T14:38:00Z"/>
          <w:rFonts w:ascii="Book Antiqua" w:cs="Book Antiqua" w:eastAsia="Book Antiqua" w:hAnsi="Book Antiqua"/>
          <w:b/>
          <w:sz w:val="24"/>
          <w:szCs w:val="24"/>
          <w:rPrChange w:id="2772" w:author="MUTILE WANYEE" w:date="2024-03-01T12:23:00Z">
            <w:rPr>
              <w:rFonts w:ascii="Book Antiqua" w:cs="Book Antiqua" w:eastAsia="Book Antiqua" w:hAnsi="Book Antiqua"/>
              <w:b/>
              <w:sz w:val="24"/>
              <w:szCs w:val="24"/>
            </w:rPr>
          </w:rPrChange>
        </w:rPr>
      </w:pPr>
    </w:p>
    <w:p>
      <w:pPr>
        <w:pStyle w:val="style0"/>
        <w:jc w:val="both"/>
        <w:rPr>
          <w:ins w:id="2773" w:author="MUTILE WANYEE" w:date="2024-02-16T14:38:00Z"/>
          <w:rFonts w:ascii="Book Antiqua" w:cs="Book Antiqua" w:eastAsia="Book Antiqua" w:hAnsi="Book Antiqua"/>
          <w:b/>
          <w:sz w:val="24"/>
          <w:szCs w:val="24"/>
          <w:rPrChange w:id="2774" w:author="MUTILE WANYEE" w:date="2024-03-01T12:23:00Z">
            <w:rPr>
              <w:rFonts w:ascii="Book Antiqua" w:cs="Book Antiqua" w:eastAsia="Book Antiqua" w:hAnsi="Book Antiqua"/>
              <w:b/>
              <w:sz w:val="24"/>
              <w:szCs w:val="24"/>
            </w:rPr>
          </w:rPrChange>
        </w:rPr>
      </w:pPr>
    </w:p>
    <w:p>
      <w:pPr>
        <w:pStyle w:val="style0"/>
        <w:jc w:val="center"/>
        <w:rPr>
          <w:ins w:id="2775" w:author="MUTILE WANYEE" w:date="2024-03-06T13:35:00Z"/>
          <w:rFonts w:ascii="Book Antiqua" w:cs="Book Antiqua" w:eastAsia="Book Antiqua" w:hAnsi="Times New Roman"/>
          <w:b w:val="false"/>
          <w:sz w:val="28"/>
          <w:szCs w:val="28"/>
          <w:shd w:val="clear" w:color="auto" w:fill="auto"/>
          <w:rPrChange w:id="2776" w:author="MUTILE WANYEE" w:date="2024-03-06T13:35:00Z">
            <w:rPr>
              <w:rFonts w:ascii="Book Antiqua" w:cs="Book Antiqua" w:eastAsia="Book Antiqua" w:hAnsi="Book Antiqua"/>
              <w:b/>
              <w:sz w:val="24"/>
              <w:szCs w:val="24"/>
            </w:rPr>
          </w:rPrChange>
        </w:rPr>
        <w:pPrChange w:id="2777" w:author="MUTILE WANYEE" w:date="2024-03-06T13:35:00Z">
          <w:pPr>
            <w:pStyle w:val="style0"/>
            <w:jc w:val="both"/>
          </w:pPr>
        </w:pPrChange>
      </w:pPr>
      <w:r w:rsidRPr="A3FE857E">
        <w:rPr>
          <w:rFonts w:ascii="Book Antiqua" w:cs="Book Antiqua" w:eastAsia="Book Antiqua" w:hAnsi="Book Antiqua"/>
          <w:b/>
          <w:sz w:val="24"/>
          <w:szCs w:val="24"/>
          <w:rPrChange w:id="2778" w:author="MUTILE WANYEE" w:date="2024-03-01T12:23:00Z">
            <w:rPr>
              <w:rFonts w:ascii="Book Antiqua" w:cs="Book Antiqua" w:eastAsia="Book Antiqua" w:hAnsi="Book Antiqua"/>
              <w:b/>
              <w:sz w:val="24"/>
              <w:szCs w:val="24"/>
            </w:rPr>
          </w:rPrChange>
        </w:rPr>
        <w:t>Chapter 5:</w:t>
      </w:r>
    </w:p>
    <w:p>
      <w:pPr>
        <w:pStyle w:val="style0"/>
        <w:jc w:val="center"/>
        <w:rPr>
          <w:rFonts w:ascii="Book Antiqua" w:cs="Book Antiqua" w:eastAsia="Book Antiqua" w:hAnsi="Times New Roman"/>
          <w:b w:val="false"/>
          <w:sz w:val="28"/>
          <w:szCs w:val="28"/>
          <w:shd w:val="clear" w:color="auto" w:fill="auto"/>
          <w:rPrChange w:id="2779" w:author="MUTILE WANYEE" w:date="2024-03-06T13:35:00Z">
            <w:rPr>
              <w:rFonts w:ascii="Book Antiqua" w:cs="Book Antiqua" w:eastAsia="Book Antiqua" w:hAnsi="Book Antiqua"/>
              <w:b/>
              <w:sz w:val="24"/>
              <w:szCs w:val="24"/>
            </w:rPr>
          </w:rPrChange>
        </w:rPr>
        <w:pPrChange w:id="2780" w:author="MUTILE WANYEE" w:date="2024-03-06T13:35:00Z">
          <w:pPr>
            <w:pStyle w:val="style0"/>
            <w:jc w:val="both"/>
          </w:pPr>
        </w:pPrChange>
      </w:pPr>
      <w:r w:rsidRPr="10913198">
        <w:rPr>
          <w:rFonts w:ascii="Book Antiqua" w:cs="Book Antiqua" w:eastAsia="Book Antiqua" w:hAnsi="Book Antiqua"/>
          <w:b/>
          <w:sz w:val="24"/>
          <w:szCs w:val="24"/>
          <w:rPrChange w:id="2781" w:author="MUTILE WANYEE" w:date="2024-03-01T12:23:00Z">
            <w:rPr>
              <w:rFonts w:ascii="Book Antiqua" w:cs="Book Antiqua" w:eastAsia="Book Antiqua" w:hAnsi="Book Antiqua"/>
              <w:b/>
              <w:sz w:val="24"/>
              <w:szCs w:val="24"/>
            </w:rPr>
          </w:rPrChange>
        </w:rPr>
        <w:t>HEALTH LABOUR MARKET FLOWS</w:t>
      </w:r>
    </w:p>
    <w:p>
      <w:pPr>
        <w:pStyle w:val="style0"/>
        <w:jc w:val="both"/>
        <w:rPr>
          <w:rFonts w:ascii="Book Antiqua" w:cs="Book Antiqua" w:eastAsia="Book Antiqua" w:hAnsi="Book Antiqua"/>
          <w:b/>
          <w:sz w:val="24"/>
          <w:szCs w:val="24"/>
        </w:rPr>
      </w:pPr>
      <w:r w:rsidRPr="B59E3231">
        <w:rPr>
          <w:rFonts w:ascii="Book Antiqua" w:cs="Book Antiqua" w:eastAsia="Book Antiqua" w:hAnsi="Book Antiqua"/>
          <w:b/>
          <w:sz w:val="24"/>
          <w:szCs w:val="24"/>
          <w:rPrChange w:id="2782" w:author="MUTILE WANYEE" w:date="2024-03-01T12:23:00Z">
            <w:rPr>
              <w:rFonts w:ascii="Book Antiqua" w:cs="Book Antiqua" w:eastAsia="Book Antiqua" w:hAnsi="Book Antiqua"/>
              <w:b/>
              <w:sz w:val="24"/>
              <w:szCs w:val="24"/>
            </w:rPr>
          </w:rPrChange>
        </w:rPr>
        <w:t>5.1.1 Introduction</w:t>
      </w:r>
    </w:p>
    <w:p>
      <w:pPr>
        <w:pStyle w:val="style0"/>
        <w:jc w:val="both"/>
        <w:rPr>
          <w:rFonts w:ascii="Book Antiqua" w:cs="Book Antiqua" w:eastAsia="Book Antiqua" w:hAnsi="Book Antiqua"/>
          <w:sz w:val="24"/>
          <w:szCs w:val="24"/>
        </w:rPr>
      </w:pPr>
      <w:r w:rsidRPr="FBA38716">
        <w:rPr>
          <w:rFonts w:ascii="Book Antiqua" w:cs="Book Antiqua" w:eastAsia="Book Antiqua" w:hAnsi="Book Antiqua"/>
          <w:sz w:val="24"/>
          <w:szCs w:val="24"/>
          <w:rPrChange w:id="2783" w:author="MUTILE WANYEE" w:date="2024-03-01T12:23:00Z">
            <w:rPr>
              <w:rFonts w:ascii="Book Antiqua" w:cs="Book Antiqua" w:eastAsia="Book Antiqua" w:hAnsi="Book Antiqua"/>
              <w:sz w:val="24"/>
              <w:szCs w:val="24"/>
            </w:rPr>
          </w:rPrChange>
        </w:rPr>
        <w:t>Over the last decade, Kenya has attempted to make impressive efforts to strengthen its healthcare workforce with a provision of widening the pipeline of health training and education, as well as attempting to set up mechanisms of ridding the system of “ghost workers.”</w:t>
      </w:r>
    </w:p>
    <w:p>
      <w:pPr>
        <w:pStyle w:val="style0"/>
        <w:jc w:val="both"/>
        <w:rPr>
          <w:rFonts w:ascii="Book Antiqua" w:cs="Book Antiqua" w:eastAsia="Book Antiqua" w:hAnsi="Book Antiqua"/>
          <w:sz w:val="24"/>
          <w:szCs w:val="24"/>
        </w:rPr>
      </w:pPr>
      <w:r w:rsidRPr="105FA21E">
        <w:rPr>
          <w:rFonts w:ascii="Book Antiqua" w:cs="Book Antiqua" w:eastAsia="Book Antiqua" w:hAnsi="Book Antiqua"/>
          <w:sz w:val="24"/>
          <w:szCs w:val="24"/>
          <w:rPrChange w:id="2784" w:author="MUTILE WANYEE" w:date="2024-03-01T12:23:00Z">
            <w:rPr>
              <w:rFonts w:ascii="Book Antiqua" w:cs="Book Antiqua" w:eastAsia="Book Antiqua" w:hAnsi="Book Antiqua"/>
              <w:sz w:val="24"/>
              <w:szCs w:val="24"/>
            </w:rPr>
          </w:rPrChange>
        </w:rPr>
        <w:t xml:space="preserve">However, the country continues to be perceived to face serious unmet healthcare human resources needs whilst the situations are due occurrences </w:t>
      </w:r>
      <w:del w:id="2785" w:author="MUTILE WANYEE" w:date="2024-03-06T13:44:00Z">
        <w:r w:rsidDel="C7C96977" w:rsidRPr="BE90CD26">
          <w:rPr>
            <w:rFonts w:ascii="Book Antiqua" w:cs="Book Antiqua" w:eastAsia="Book Antiqua" w:hAnsi="Book Antiqua"/>
            <w:sz w:val="24"/>
            <w:szCs w:val="24"/>
            <w:rPrChange w:id="2786" w:author="MUTILE WANYEE" w:date="2024-03-01T12:23:00Z">
              <w:rPr>
                <w:rFonts w:ascii="Book Antiqua" w:cs="Book Antiqua" w:eastAsia="Book Antiqua" w:hAnsi="Book Antiqua"/>
                <w:sz w:val="24"/>
                <w:szCs w:val="24"/>
              </w:rPr>
            </w:rPrChange>
          </w:rPr>
          <w:delText xml:space="preserve">that are </w:delText>
        </w:r>
      </w:del>
      <w:r w:rsidRPr="619D694C">
        <w:rPr>
          <w:rFonts w:ascii="Book Antiqua" w:cs="Book Antiqua" w:eastAsia="Book Antiqua" w:hAnsi="Book Antiqua"/>
          <w:sz w:val="24"/>
          <w:szCs w:val="24"/>
          <w:rPrChange w:id="2787" w:author="MUTILE WANYEE" w:date="2024-03-01T12:23:00Z">
            <w:rPr>
              <w:rFonts w:ascii="Book Antiqua" w:cs="Book Antiqua" w:eastAsia="Book Antiqua" w:hAnsi="Book Antiqua"/>
              <w:sz w:val="24"/>
              <w:szCs w:val="24"/>
            </w:rPr>
          </w:rPrChange>
        </w:rPr>
        <w:t>on the ground that when measured against global benchmarks give an</w:t>
      </w:r>
      <w:r w:rsidRPr="FB230CE2">
        <w:rPr>
          <w:sz w:val="24"/>
          <w:szCs w:val="24"/>
          <w:rPrChange w:id="2788" w:author="MUTILE WANYEE" w:date="2024-03-01T12:23:00Z">
            <w:rPr>
              <w:sz w:val="24"/>
              <w:szCs w:val="24"/>
            </w:rPr>
          </w:rPrChange>
        </w:rPr>
        <w:t xml:space="preserve"> </w:t>
      </w:r>
      <w:r w:rsidRPr="EB366D21">
        <w:rPr>
          <w:rFonts w:ascii="Book Antiqua" w:cs="Book Antiqua" w:eastAsia="Book Antiqua" w:hAnsi="Book Antiqua"/>
          <w:sz w:val="24"/>
          <w:szCs w:val="24"/>
          <w:rPrChange w:id="2789" w:author="MUTILE WANYEE" w:date="2024-03-01T12:23:00Z">
            <w:rPr>
              <w:rFonts w:ascii="Book Antiqua" w:cs="Book Antiqua" w:eastAsia="Book Antiqua" w:hAnsi="Book Antiqua"/>
              <w:sz w:val="24"/>
              <w:szCs w:val="24"/>
            </w:rPr>
          </w:rPrChange>
        </w:rPr>
        <w:t xml:space="preserve">obscure nuanced information about the supply of qualified health care workers e.g., the migration of nurses from rural locations due to the poor working conditions to urban areas </w:t>
      </w:r>
      <w:del w:id="2790" w:author="MUTILE WANYEE" w:date="2024-03-06T13:46:00Z">
        <w:r w:rsidDel="E8493933" w:rsidRPr="163FF570">
          <w:rPr>
            <w:rFonts w:ascii="Book Antiqua" w:cs="Book Antiqua" w:eastAsia="Book Antiqua" w:hAnsi="Book Antiqua"/>
            <w:sz w:val="24"/>
            <w:szCs w:val="24"/>
            <w:rPrChange w:id="2791" w:author="MUTILE WANYEE" w:date="2024-03-01T12:23:00Z">
              <w:rPr>
                <w:rFonts w:ascii="Book Antiqua" w:cs="Book Antiqua" w:eastAsia="Book Antiqua" w:hAnsi="Book Antiqua"/>
                <w:sz w:val="24"/>
                <w:szCs w:val="24"/>
              </w:rPr>
            </w:rPrChange>
          </w:rPr>
          <w:delText>appears as an oversupply of qualified nurses in one area while another is underserved.</w:delText>
        </w:r>
      </w:del>
    </w:p>
    <w:p>
      <w:pPr>
        <w:pStyle w:val="style0"/>
        <w:jc w:val="both"/>
        <w:rPr>
          <w:del w:id="2792" w:author="MUTILE WANYEE" w:date="2024-03-06T13:49:00Z"/>
          <w:rFonts w:ascii="Book Antiqua" w:cs="Book Antiqua" w:eastAsia="Book Antiqua" w:hAnsi="Book Antiqua"/>
          <w:sz w:val="24"/>
          <w:szCs w:val="24"/>
          <w:rPrChange w:id="2793" w:author="MUTILE WANYEE" w:date="2024-03-01T12:23:00Z">
            <w:rPr>
              <w:rFonts w:ascii="Book Antiqua" w:cs="Book Antiqua" w:eastAsia="Book Antiqua" w:hAnsi="Book Antiqua"/>
              <w:sz w:val="24"/>
              <w:szCs w:val="24"/>
            </w:rPr>
          </w:rPrChange>
        </w:rPr>
      </w:pPr>
      <w:del w:id="2794" w:author="MUTILE WANYEE" w:date="2024-03-06T13:46:00Z">
        <w:r w:rsidDel="4C287F5F" w:rsidRPr="236FA5E9">
          <w:rPr>
            <w:rFonts w:ascii="Book Antiqua" w:cs="Book Antiqua" w:eastAsia="Book Antiqua" w:hAnsi="Book Antiqua"/>
            <w:sz w:val="24"/>
            <w:szCs w:val="24"/>
            <w:rPrChange w:id="2795" w:author="MUTILE WANYEE" w:date="2024-03-01T12:23:00Z">
              <w:rPr>
                <w:rFonts w:ascii="Book Antiqua" w:cs="Book Antiqua" w:eastAsia="Book Antiqua" w:hAnsi="Book Antiqua"/>
                <w:sz w:val="24"/>
                <w:szCs w:val="24"/>
              </w:rPr>
            </w:rPrChange>
          </w:rPr>
          <w:delText xml:space="preserve">At the same time, it may appear that there may be </w:delText>
        </w:r>
      </w:del>
      <w:ins w:id="2796" w:author="MUTILE WANYEE" w:date="2024-03-06T13:46:00Z">
        <w:r w:rsidR="45F11732" w:rsidRPr="006DC397">
          <w:rPr>
            <w:rFonts w:ascii="Book Antiqua" w:cs="Book Antiqua" w:eastAsia="Book Antiqua" w:hAnsi="Book Antiqua"/>
            <w:sz w:val="24"/>
            <w:szCs w:val="24"/>
            <w:rPrChange w:id="2797" w:author="MUTILE WANYEE" w:date="2024-03-01T12:23:00Z">
              <w:rPr>
                <w:rFonts w:ascii="Book Antiqua" w:cs="Book Antiqua" w:eastAsia="Book Antiqua" w:hAnsi="Book Antiqua"/>
                <w:sz w:val="24"/>
                <w:szCs w:val="24"/>
              </w:rPr>
            </w:rPrChange>
          </w:rPr>
          <w:t xml:space="preserve">The apparent high number of </w:t>
        </w:r>
      </w:ins>
      <w:del w:id="2798" w:author="MUTILE WANYEE" w:date="2024-03-06T13:47:00Z">
        <w:r w:rsidDel="1C2DED34" w:rsidRPr="7A810C7C">
          <w:rPr>
            <w:rFonts w:ascii="Book Antiqua" w:cs="Book Antiqua" w:eastAsia="Book Antiqua" w:hAnsi="Book Antiqua"/>
            <w:sz w:val="24"/>
            <w:szCs w:val="24"/>
            <w:rPrChange w:id="2799" w:author="MUTILE WANYEE" w:date="2024-03-01T12:23:00Z">
              <w:rPr>
                <w:rFonts w:ascii="Book Antiqua" w:cs="Book Antiqua" w:eastAsia="Book Antiqua" w:hAnsi="Book Antiqua"/>
                <w:sz w:val="24"/>
                <w:szCs w:val="24"/>
              </w:rPr>
            </w:rPrChange>
          </w:rPr>
          <w:delText xml:space="preserve">many </w:delText>
        </w:r>
      </w:del>
      <w:r w:rsidRPr="8ECFEE41">
        <w:rPr>
          <w:rFonts w:ascii="Book Antiqua" w:cs="Book Antiqua" w:eastAsia="Book Antiqua" w:hAnsi="Book Antiqua"/>
          <w:sz w:val="24"/>
          <w:szCs w:val="24"/>
          <w:rPrChange w:id="2800" w:author="MUTILE WANYEE" w:date="2024-03-01T12:23:00Z">
            <w:rPr>
              <w:rFonts w:ascii="Book Antiqua" w:cs="Book Antiqua" w:eastAsia="Book Antiqua" w:hAnsi="Book Antiqua"/>
              <w:sz w:val="24"/>
              <w:szCs w:val="24"/>
            </w:rPr>
          </w:rPrChange>
        </w:rPr>
        <w:t xml:space="preserve">unemployed health care workers </w:t>
      </w:r>
      <w:del w:id="2801" w:author="MUTILE WANYEE" w:date="2024-03-06T13:47:00Z">
        <w:r w:rsidDel="08DAC258" w:rsidRPr="719711B5">
          <w:rPr>
            <w:rFonts w:ascii="Book Antiqua" w:cs="Book Antiqua" w:eastAsia="Book Antiqua" w:hAnsi="Book Antiqua"/>
            <w:sz w:val="24"/>
            <w:szCs w:val="24"/>
            <w:rPrChange w:id="2802" w:author="MUTILE WANYEE" w:date="2024-03-01T12:23:00Z">
              <w:rPr>
                <w:rFonts w:ascii="Book Antiqua" w:cs="Book Antiqua" w:eastAsia="Book Antiqua" w:hAnsi="Book Antiqua"/>
                <w:sz w:val="24"/>
                <w:szCs w:val="24"/>
              </w:rPr>
            </w:rPrChange>
          </w:rPr>
          <w:delText xml:space="preserve">whilst this </w:delText>
        </w:r>
      </w:del>
      <w:r w:rsidRPr="748ABE37">
        <w:rPr>
          <w:rFonts w:ascii="Book Antiqua" w:cs="Book Antiqua" w:eastAsia="Book Antiqua" w:hAnsi="Book Antiqua"/>
          <w:sz w:val="24"/>
          <w:szCs w:val="24"/>
          <w:rPrChange w:id="2803" w:author="MUTILE WANYEE" w:date="2024-03-01T12:23:00Z">
            <w:rPr>
              <w:rFonts w:ascii="Book Antiqua" w:cs="Book Antiqua" w:eastAsia="Book Antiqua" w:hAnsi="Book Antiqua"/>
              <w:sz w:val="24"/>
              <w:szCs w:val="24"/>
            </w:rPr>
          </w:rPrChange>
        </w:rPr>
        <w:t>can be attributed to a substantial percentage of all graduates not practicing medicine since other opportunities in other fields seem more lucrative</w:t>
      </w:r>
      <w:del w:id="2804" w:author="MUTILE WANYEE" w:date="2024-03-06T13:48:00Z">
        <w:r w:rsidDel="633B1F8C" w:rsidRPr="FB73759A">
          <w:rPr>
            <w:rFonts w:ascii="Book Antiqua" w:cs="Book Antiqua" w:eastAsia="Book Antiqua" w:hAnsi="Book Antiqua"/>
            <w:sz w:val="24"/>
            <w:szCs w:val="24"/>
            <w:rPrChange w:id="2805" w:author="MUTILE WANYEE" w:date="2024-03-01T12:23:00Z">
              <w:rPr>
                <w:rFonts w:ascii="Book Antiqua" w:cs="Book Antiqua" w:eastAsia="Book Antiqua" w:hAnsi="Book Antiqua"/>
                <w:sz w:val="24"/>
                <w:szCs w:val="24"/>
              </w:rPr>
            </w:rPrChange>
          </w:rPr>
          <w:delText>, compared with the perceived drudgery of long hours at internships and residencies or rural</w:delText>
        </w:r>
      </w:del>
      <w:del w:id="2806" w:author="MUTILE WANYEE" w:date="2024-03-06T13:48:00Z">
        <w:r w:rsidDel="633B1F8C" w:rsidRPr="4A4E1590">
          <w:rPr>
            <w:rPrChange w:id="2807" w:author="MUTILE WANYEE" w:date="2024-03-01T12:23:00Z">
              <w:rPr/>
            </w:rPrChange>
          </w:rPr>
          <w:delText xml:space="preserve"> </w:delText>
        </w:r>
      </w:del>
      <w:del w:id="2808" w:author="MUTILE WANYEE" w:date="2024-03-06T13:48:00Z">
        <w:r w:rsidDel="633B1F8C" w:rsidRPr="458F998F">
          <w:rPr>
            <w:rFonts w:ascii="Book Antiqua" w:cs="Book Antiqua" w:eastAsia="Book Antiqua" w:hAnsi="Book Antiqua"/>
            <w:sz w:val="24"/>
            <w:szCs w:val="24"/>
            <w:rPrChange w:id="2809" w:author="MUTILE WANYEE" w:date="2024-03-01T12:23:00Z">
              <w:rPr>
                <w:rFonts w:ascii="Book Antiqua" w:cs="Book Antiqua" w:eastAsia="Book Antiqua" w:hAnsi="Book Antiqua"/>
                <w:sz w:val="24"/>
                <w:szCs w:val="24"/>
              </w:rPr>
            </w:rPrChange>
          </w:rPr>
          <w:delText xml:space="preserve">postings that fresh graduates face. </w:delText>
        </w:r>
      </w:del>
      <w:ins w:id="2810" w:author="MUTILE WANYEE" w:date="2024-03-06T13:48:00Z">
        <w:r w:rsidR="97579E28" w:rsidRPr="FC1343A2">
          <w:rPr>
            <w:rFonts w:ascii="Book Antiqua" w:cs="Book Antiqua" w:eastAsia="Book Antiqua" w:hAnsi="Book Antiqua"/>
            <w:sz w:val="24"/>
            <w:szCs w:val="24"/>
            <w:rPrChange w:id="2811" w:author="MUTILE WANYEE" w:date="2024-03-01T12:23:00Z">
              <w:rPr>
                <w:rFonts w:ascii="Book Antiqua" w:cs="Book Antiqua" w:eastAsia="Book Antiqua" w:hAnsi="Book Antiqua"/>
                <w:sz w:val="24"/>
                <w:szCs w:val="24"/>
              </w:rPr>
            </w:rPrChange>
          </w:rPr>
          <w:t xml:space="preserve">. </w:t>
        </w:r>
      </w:ins>
      <w:r w:rsidRPr="A4E8E28F">
        <w:rPr>
          <w:rFonts w:ascii="Book Antiqua" w:cs="Book Antiqua" w:eastAsia="Book Antiqua" w:hAnsi="Book Antiqua"/>
          <w:sz w:val="24"/>
          <w:szCs w:val="24"/>
          <w:rPrChange w:id="2812" w:author="MUTILE WANYEE" w:date="2024-03-01T12:23:00Z">
            <w:rPr>
              <w:rFonts w:ascii="Book Antiqua" w:cs="Book Antiqua" w:eastAsia="Book Antiqua" w:hAnsi="Book Antiqua"/>
              <w:sz w:val="24"/>
              <w:szCs w:val="24"/>
            </w:rPr>
          </w:rPrChange>
        </w:rPr>
        <w:t>Furthermore, female doctors may not be mobile after marrying and starting a family</w:t>
      </w:r>
      <w:del w:id="2813" w:author="MUTILE WANYEE" w:date="2024-03-06T13:45:00Z">
        <w:r w:rsidDel="1C84CACC" w:rsidRPr="5FFFCB76">
          <w:rPr>
            <w:rFonts w:ascii="Book Antiqua" w:cs="Book Antiqua" w:eastAsia="Book Antiqua" w:hAnsi="Book Antiqua"/>
            <w:sz w:val="24"/>
            <w:szCs w:val="24"/>
            <w:rPrChange w:id="2814" w:author="MUTILE WANYEE" w:date="2024-03-01T12:23:00Z">
              <w:rPr>
                <w:rFonts w:ascii="Book Antiqua" w:cs="Book Antiqua" w:eastAsia="Book Antiqua" w:hAnsi="Book Antiqua"/>
                <w:sz w:val="24"/>
                <w:szCs w:val="24"/>
              </w:rPr>
            </w:rPrChange>
          </w:rPr>
          <w:delText>, and be less likely to be willing or able to practice outside of urban areas during this part of their careers</w:delText>
        </w:r>
      </w:del>
      <w:r w:rsidRPr="C5598AD0">
        <w:rPr>
          <w:rFonts w:ascii="Book Antiqua" w:cs="Book Antiqua" w:eastAsia="Book Antiqua" w:hAnsi="Book Antiqua"/>
          <w:sz w:val="24"/>
          <w:szCs w:val="24"/>
          <w:rPrChange w:id="2815" w:author="MUTILE WANYEE" w:date="2024-03-01T12:23:00Z">
            <w:rPr>
              <w:rFonts w:ascii="Book Antiqua" w:cs="Book Antiqua" w:eastAsia="Book Antiqua" w:hAnsi="Book Antiqua"/>
              <w:sz w:val="24"/>
              <w:szCs w:val="24"/>
            </w:rPr>
          </w:rPrChange>
        </w:rPr>
        <w:t xml:space="preserve">. </w:t>
      </w:r>
      <w:ins w:id="2816" w:author="MUTILE WANYEE" w:date="2024-03-06T13:49:00Z">
        <w:r w:rsidR="C02ECE54" w:rsidRPr="BC8932A4">
          <w:rPr>
            <w:rFonts w:ascii="Book Antiqua" w:cs="Book Antiqua" w:eastAsia="Book Antiqua" w:hAnsi="Book Antiqua"/>
            <w:sz w:val="24"/>
            <w:szCs w:val="24"/>
            <w:rPrChange w:id="2817" w:author="MUTILE WANYEE" w:date="2024-03-01T12:23:00Z">
              <w:rPr>
                <w:rFonts w:ascii="Book Antiqua" w:cs="Book Antiqua" w:eastAsia="Book Antiqua" w:hAnsi="Book Antiqua"/>
                <w:sz w:val="24"/>
                <w:szCs w:val="24"/>
              </w:rPr>
            </w:rPrChange>
          </w:rPr>
          <w:t xml:space="preserve">It is unfortunate that the apparent shortage leads to </w:t>
        </w:r>
      </w:ins>
    </w:p>
    <w:p>
      <w:pPr>
        <w:pStyle w:val="style0"/>
        <w:jc w:val="both"/>
        <w:rPr>
          <w:rFonts w:ascii="Book Antiqua" w:cs="Book Antiqua" w:eastAsia="Book Antiqua" w:hAnsi="Book Antiqua"/>
          <w:sz w:val="24"/>
          <w:szCs w:val="24"/>
        </w:rPr>
      </w:pPr>
      <w:del w:id="2818" w:author="MUTILE WANYEE" w:date="2024-03-06T13:49:00Z">
        <w:r w:rsidDel="77E522DC" w:rsidRPr="F041BC45">
          <w:rPr>
            <w:rFonts w:ascii="Book Antiqua" w:cs="Book Antiqua" w:eastAsia="Book Antiqua" w:hAnsi="Book Antiqua"/>
            <w:sz w:val="24"/>
            <w:szCs w:val="24"/>
            <w:rPrChange w:id="2819" w:author="MUTILE WANYEE" w:date="2024-03-01T12:23:00Z">
              <w:rPr>
                <w:rFonts w:ascii="Book Antiqua" w:cs="Book Antiqua" w:eastAsia="Book Antiqua" w:hAnsi="Book Antiqua"/>
                <w:sz w:val="24"/>
                <w:szCs w:val="24"/>
              </w:rPr>
            </w:rPrChange>
          </w:rPr>
          <w:delText xml:space="preserve">In fact, the mere “shortage “always being highlighted are not a true reflection and unfortunately cause the education and </w:delText>
        </w:r>
      </w:del>
      <w:ins w:id="2820" w:author="MUTILE WANYEE" w:date="2024-03-06T13:52:00Z">
        <w:r w:rsidR="18DA1326" w:rsidRPr="FC908F88">
          <w:rPr>
            <w:rFonts w:ascii="Book Antiqua" w:cs="Book Antiqua" w:eastAsia="Book Antiqua" w:hAnsi="Book Antiqua"/>
            <w:sz w:val="24"/>
            <w:szCs w:val="24"/>
            <w:rPrChange w:id="2821" w:author="MUTILE WANYEE" w:date="2024-03-01T12:23:00Z">
              <w:rPr>
                <w:rFonts w:ascii="Book Antiqua" w:cs="Book Antiqua" w:eastAsia="Book Antiqua" w:hAnsi="Book Antiqua"/>
                <w:sz w:val="24"/>
                <w:szCs w:val="24"/>
              </w:rPr>
            </w:rPrChange>
          </w:rPr>
          <w:t xml:space="preserve">the health </w:t>
        </w:r>
      </w:ins>
      <w:r w:rsidRPr="45F02E61">
        <w:rPr>
          <w:rFonts w:ascii="Book Antiqua" w:cs="Book Antiqua" w:eastAsia="Book Antiqua" w:hAnsi="Book Antiqua"/>
          <w:sz w:val="24"/>
          <w:szCs w:val="24"/>
          <w:rPrChange w:id="2822" w:author="MUTILE WANYEE" w:date="2024-03-01T12:23:00Z">
            <w:rPr>
              <w:rFonts w:ascii="Book Antiqua" w:cs="Book Antiqua" w:eastAsia="Book Antiqua" w:hAnsi="Book Antiqua"/>
              <w:sz w:val="24"/>
              <w:szCs w:val="24"/>
            </w:rPr>
          </w:rPrChange>
        </w:rPr>
        <w:t xml:space="preserve">training </w:t>
      </w:r>
      <w:del w:id="2823" w:author="MUTILE WANYEE" w:date="2024-03-06T13:52:00Z">
        <w:r w:rsidDel="4BE2EAC4" w:rsidRPr="2F6B26D9">
          <w:rPr>
            <w:rFonts w:ascii="Book Antiqua" w:cs="Book Antiqua" w:eastAsia="Book Antiqua" w:hAnsi="Book Antiqua"/>
            <w:sz w:val="24"/>
            <w:szCs w:val="24"/>
            <w:rPrChange w:id="2824" w:author="MUTILE WANYEE" w:date="2024-03-01T12:23:00Z">
              <w:rPr>
                <w:rFonts w:ascii="Book Antiqua" w:cs="Book Antiqua" w:eastAsia="Book Antiqua" w:hAnsi="Book Antiqua"/>
                <w:sz w:val="24"/>
                <w:szCs w:val="24"/>
              </w:rPr>
            </w:rPrChange>
          </w:rPr>
          <w:delText xml:space="preserve">system </w:delText>
        </w:r>
      </w:del>
      <w:ins w:id="2825" w:author="MUTILE WANYEE" w:date="2024-03-06T13:52:00Z">
        <w:r w:rsidR="A282DD5E" w:rsidRPr="0A19009F">
          <w:rPr>
            <w:rFonts w:ascii="Book Antiqua" w:cs="Book Antiqua" w:eastAsia="Book Antiqua" w:hAnsi="Book Antiqua"/>
            <w:sz w:val="24"/>
            <w:szCs w:val="24"/>
            <w:rPrChange w:id="2826" w:author="MUTILE WANYEE" w:date="2024-03-01T12:23:00Z">
              <w:rPr>
                <w:rFonts w:ascii="Book Antiqua" w:cs="Book Antiqua" w:eastAsia="Book Antiqua" w:hAnsi="Book Antiqua"/>
                <w:sz w:val="24"/>
                <w:szCs w:val="24"/>
              </w:rPr>
            </w:rPrChange>
          </w:rPr>
          <w:t xml:space="preserve">institutions </w:t>
        </w:r>
      </w:ins>
      <w:del w:id="2827" w:author="MUTILE WANYEE" w:date="2024-03-06T13:53:00Z">
        <w:r w:rsidDel="271ADFA3" w:rsidRPr="B3C68625">
          <w:rPr>
            <w:rFonts w:ascii="Book Antiqua" w:cs="Book Antiqua" w:eastAsia="Book Antiqua" w:hAnsi="Book Antiqua"/>
            <w:sz w:val="24"/>
            <w:szCs w:val="24"/>
            <w:rPrChange w:id="2828" w:author="MUTILE WANYEE" w:date="2024-03-01T12:23:00Z">
              <w:rPr>
                <w:rFonts w:ascii="Book Antiqua" w:cs="Book Antiqua" w:eastAsia="Book Antiqua" w:hAnsi="Book Antiqua"/>
                <w:sz w:val="24"/>
                <w:szCs w:val="24"/>
              </w:rPr>
            </w:rPrChange>
          </w:rPr>
          <w:delText xml:space="preserve">to complicate the situation further by actually </w:delText>
        </w:r>
      </w:del>
      <w:r w:rsidRPr="DF6CFDF2">
        <w:rPr>
          <w:rFonts w:ascii="Book Antiqua" w:cs="Book Antiqua" w:eastAsia="Book Antiqua" w:hAnsi="Book Antiqua"/>
          <w:sz w:val="24"/>
          <w:szCs w:val="24"/>
          <w:rPrChange w:id="2829" w:author="MUTILE WANYEE" w:date="2024-03-01T12:23:00Z">
            <w:rPr>
              <w:rFonts w:ascii="Book Antiqua" w:cs="Book Antiqua" w:eastAsia="Book Antiqua" w:hAnsi="Book Antiqua"/>
              <w:sz w:val="24"/>
              <w:szCs w:val="24"/>
            </w:rPr>
          </w:rPrChange>
        </w:rPr>
        <w:t xml:space="preserve">graduating large </w:t>
      </w:r>
      <w:del w:id="2830" w:author="MUTILE WANYEE" w:date="2024-03-06T13:56:00Z">
        <w:r w:rsidDel="71AD1B7C" w:rsidRPr="190F27D7">
          <w:rPr>
            <w:rFonts w:ascii="Book Antiqua" w:cs="Book Antiqua" w:eastAsia="Book Antiqua" w:hAnsi="Book Antiqua"/>
            <w:sz w:val="24"/>
            <w:szCs w:val="24"/>
            <w:rPrChange w:id="2831" w:author="MUTILE WANYEE" w:date="2024-03-01T12:23:00Z">
              <w:rPr>
                <w:rFonts w:ascii="Book Antiqua" w:cs="Book Antiqua" w:eastAsia="Book Antiqua" w:hAnsi="Book Antiqua"/>
                <w:sz w:val="24"/>
                <w:szCs w:val="24"/>
              </w:rPr>
            </w:rPrChange>
          </w:rPr>
          <w:delText xml:space="preserve">and growing </w:delText>
        </w:r>
      </w:del>
      <w:r w:rsidRPr="673AFEF0">
        <w:rPr>
          <w:rFonts w:ascii="Book Antiqua" w:cs="Book Antiqua" w:eastAsia="Book Antiqua" w:hAnsi="Book Antiqua"/>
          <w:sz w:val="24"/>
          <w:szCs w:val="24"/>
          <w:rPrChange w:id="2832" w:author="MUTILE WANYEE" w:date="2024-03-01T12:23:00Z">
            <w:rPr>
              <w:rFonts w:ascii="Book Antiqua" w:cs="Book Antiqua" w:eastAsia="Book Antiqua" w:hAnsi="Book Antiqua"/>
              <w:sz w:val="24"/>
              <w:szCs w:val="24"/>
            </w:rPr>
          </w:rPrChange>
        </w:rPr>
        <w:t>numbers of health workers</w:t>
      </w:r>
      <w:ins w:id="2833" w:author="MUTILE WANYEE" w:date="2024-03-06T14:02:00Z">
        <w:r w:rsidR="938AD0A9" w:rsidRPr="249789CC">
          <w:rPr>
            <w:rFonts w:ascii="Book Antiqua" w:cs="Book Antiqua" w:eastAsia="Book Antiqua" w:hAnsi="Book Antiqua"/>
            <w:sz w:val="24"/>
            <w:szCs w:val="24"/>
            <w:rPrChange w:id="2834" w:author="MUTILE WANYEE" w:date="2024-03-01T12:23:00Z">
              <w:rPr>
                <w:rFonts w:ascii="Book Antiqua" w:cs="Book Antiqua" w:eastAsia="Book Antiqua" w:hAnsi="Book Antiqua"/>
                <w:sz w:val="24"/>
                <w:szCs w:val="24"/>
              </w:rPr>
            </w:rPrChange>
          </w:rPr>
          <w:t xml:space="preserve"> that is not informed by health labour market supply and demand dynamics.</w:t>
        </w:r>
      </w:ins>
      <w:del w:id="2835" w:author="MUTILE WANYEE" w:date="2024-03-06T14:02:00Z">
        <w:r w:rsidDel="5047DE6A" w:rsidRPr="72A5C28B">
          <w:rPr>
            <w:rFonts w:ascii="Book Antiqua" w:cs="Book Antiqua" w:eastAsia="Book Antiqua" w:hAnsi="Book Antiqua"/>
            <w:sz w:val="24"/>
            <w:szCs w:val="24"/>
            <w:rPrChange w:id="2836" w:author="MUTILE WANYEE" w:date="2024-03-01T12:23:00Z">
              <w:rPr>
                <w:rFonts w:ascii="Book Antiqua" w:cs="Book Antiqua" w:eastAsia="Book Antiqua" w:hAnsi="Book Antiqua"/>
                <w:sz w:val="24"/>
                <w:szCs w:val="24"/>
              </w:rPr>
            </w:rPrChange>
          </w:rPr>
          <w:delText>. The output is not coordinated with the demands of the health economy whose failure is magnified in the recruitment and retention system, which result in maldistribution and huge inefficiencies in investment into training new workers</w:delText>
        </w:r>
      </w:del>
      <w:r w:rsidRPr="31C964F3">
        <w:rPr>
          <w:rFonts w:ascii="Book Antiqua" w:cs="Book Antiqua" w:eastAsia="Book Antiqua" w:hAnsi="Book Antiqua"/>
          <w:sz w:val="24"/>
          <w:szCs w:val="24"/>
          <w:rPrChange w:id="2837" w:author="MUTILE WANYEE" w:date="2024-03-01T12:23:00Z">
            <w:rPr>
              <w:rFonts w:ascii="Book Antiqua" w:cs="Book Antiqua" w:eastAsia="Book Antiqua" w:hAnsi="Book Antiqua"/>
              <w:sz w:val="24"/>
              <w:szCs w:val="24"/>
            </w:rPr>
          </w:rPrChange>
        </w:rPr>
        <w:t xml:space="preserve">.  </w:t>
      </w:r>
    </w:p>
    <w:p>
      <w:pPr>
        <w:pStyle w:val="style0"/>
        <w:jc w:val="both"/>
        <w:rPr>
          <w:del w:id="2838" w:author="MUTILE WANYEE" w:date="2024-03-06T14:24:00Z"/>
          <w:rFonts w:ascii="Book Antiqua" w:cs="Book Antiqua" w:eastAsia="Book Antiqua" w:hAnsi="Book Antiqua"/>
          <w:sz w:val="24"/>
          <w:szCs w:val="24"/>
          <w:rPrChange w:id="2839" w:author="MUTILE WANYEE" w:date="2024-03-01T12:23:00Z">
            <w:rPr>
              <w:rFonts w:ascii="Book Antiqua" w:cs="Book Antiqua" w:eastAsia="Book Antiqua" w:hAnsi="Book Antiqua"/>
              <w:sz w:val="24"/>
              <w:szCs w:val="24"/>
            </w:rPr>
          </w:rPrChange>
        </w:rPr>
      </w:pPr>
      <w:del w:id="2840" w:author="MUTILE WANYEE" w:date="2024-03-06T14:24:00Z">
        <w:r w:rsidDel="138E8DCF" w:rsidRPr="FA04699D">
          <w:rPr>
            <w:rFonts w:ascii="Book Antiqua" w:cs="Book Antiqua" w:eastAsia="Book Antiqua" w:hAnsi="Book Antiqua"/>
            <w:sz w:val="24"/>
            <w:szCs w:val="24"/>
            <w:rPrChange w:id="2841" w:author="MUTILE WANYEE" w:date="2024-03-01T12:23:00Z">
              <w:rPr>
                <w:rFonts w:ascii="Book Antiqua" w:cs="Book Antiqua" w:eastAsia="Book Antiqua" w:hAnsi="Book Antiqua"/>
                <w:sz w:val="24"/>
                <w:szCs w:val="24"/>
              </w:rPr>
            </w:rPrChange>
          </w:rPr>
          <w:delText xml:space="preserve">There is therefore the need to seek for more effectively “back into” potential interventions in the private, public, and education/training sectors to improve the alignment of skills supply and demand Kenya’s health-related industries. For a successful implementation of these interventions some labour flows data needs to be identified to ensure that any decision made is well informed. </w:delText>
        </w:r>
      </w:del>
    </w:p>
    <w:p>
      <w:pPr>
        <w:pStyle w:val="style0"/>
        <w:jc w:val="both"/>
        <w:rPr>
          <w:rFonts w:ascii="Book Antiqua" w:cs="Book Antiqua" w:eastAsia="Book Antiqua" w:hAnsi="Book Antiqua"/>
          <w:b/>
          <w:sz w:val="24"/>
          <w:szCs w:val="24"/>
        </w:rPr>
      </w:pPr>
      <w:r w:rsidRPr="8ADD3C05">
        <w:rPr>
          <w:rFonts w:ascii="Book Antiqua" w:cs="Book Antiqua" w:eastAsia="Book Antiqua" w:hAnsi="Book Antiqua"/>
          <w:b/>
          <w:sz w:val="24"/>
          <w:szCs w:val="24"/>
          <w:rPrChange w:id="2842" w:author="MUTILE WANYEE" w:date="2024-03-01T12:23:00Z">
            <w:rPr>
              <w:rFonts w:ascii="Book Antiqua" w:cs="Book Antiqua" w:eastAsia="Book Antiqua" w:hAnsi="Book Antiqua"/>
              <w:b/>
              <w:sz w:val="24"/>
              <w:szCs w:val="24"/>
            </w:rPr>
          </w:rPrChange>
        </w:rPr>
        <w:t xml:space="preserve">5.2 Employment Characteristics and Working Conditions </w:t>
      </w:r>
    </w:p>
    <w:p>
      <w:pPr>
        <w:pStyle w:val="style0"/>
        <w:jc w:val="both"/>
        <w:rPr>
          <w:rFonts w:ascii="Book Antiqua" w:cs="Book Antiqua" w:eastAsia="Book Antiqua" w:hAnsi="Book Antiqua"/>
          <w:b/>
          <w:i/>
          <w:sz w:val="24"/>
          <w:szCs w:val="24"/>
        </w:rPr>
      </w:pPr>
      <w:r w:rsidRPr="68CC45CF">
        <w:rPr>
          <w:rFonts w:ascii="Book Antiqua" w:cs="Book Antiqua" w:eastAsia="Book Antiqua" w:hAnsi="Book Antiqua"/>
          <w:b/>
          <w:i/>
          <w:sz w:val="24"/>
          <w:szCs w:val="24"/>
          <w:rPrChange w:id="2843" w:author="MUTILE WANYEE" w:date="2024-03-01T12:23:00Z">
            <w:rPr>
              <w:rFonts w:ascii="Book Antiqua" w:cs="Book Antiqua" w:eastAsia="Book Antiqua" w:hAnsi="Book Antiqua"/>
              <w:b/>
              <w:i/>
              <w:sz w:val="24"/>
              <w:szCs w:val="24"/>
            </w:rPr>
          </w:rPrChange>
        </w:rPr>
        <w:t>5.2.1 Standard working hours for both Public and Private sectors</w:t>
      </w:r>
    </w:p>
    <w:p>
      <w:pPr>
        <w:pStyle w:val="style0"/>
        <w:jc w:val="both"/>
        <w:rPr>
          <w:rFonts w:ascii="Book Antiqua" w:cs="Book Antiqua" w:eastAsia="Book Antiqua" w:hAnsi="Book Antiqua"/>
          <w:sz w:val="24"/>
          <w:szCs w:val="24"/>
        </w:rPr>
      </w:pPr>
      <w:r w:rsidRPr="301BAF83">
        <w:rPr>
          <w:rFonts w:ascii="Book Antiqua" w:cs="Book Antiqua" w:eastAsia="Book Antiqua" w:hAnsi="Book Antiqua"/>
          <w:sz w:val="24"/>
          <w:szCs w:val="24"/>
          <w:rPrChange w:id="2844" w:author="MUTILE WANYEE" w:date="2024-03-01T12:23:00Z">
            <w:rPr>
              <w:rFonts w:ascii="Book Antiqua" w:cs="Book Antiqua" w:eastAsia="Book Antiqua" w:hAnsi="Book Antiqua"/>
              <w:sz w:val="24"/>
              <w:szCs w:val="24"/>
            </w:rPr>
          </w:rPrChange>
        </w:rPr>
        <w:t>The Labour Act confers power on employers to regulate employees’ working hours in line with their contract of service but does not expressly state the maximum working hours of an employee.</w:t>
      </w:r>
    </w:p>
    <w:p>
      <w:pPr>
        <w:pStyle w:val="style0"/>
        <w:jc w:val="both"/>
        <w:rPr>
          <w:rFonts w:ascii="Book Antiqua" w:cs="Book Antiqua" w:eastAsia="Book Antiqua" w:hAnsi="Book Antiqua"/>
          <w:sz w:val="24"/>
          <w:szCs w:val="24"/>
        </w:rPr>
      </w:pPr>
      <w:r w:rsidRPr="D1DABD63">
        <w:rPr>
          <w:rFonts w:ascii="Book Antiqua" w:cs="Book Antiqua" w:eastAsia="Book Antiqua" w:hAnsi="Book Antiqua"/>
          <w:sz w:val="24"/>
          <w:szCs w:val="24"/>
          <w:rPrChange w:id="2845" w:author="MUTILE WANYEE" w:date="2024-03-01T12:23:00Z">
            <w:rPr>
              <w:rFonts w:ascii="Book Antiqua" w:cs="Book Antiqua" w:eastAsia="Book Antiqua" w:hAnsi="Book Antiqua"/>
              <w:sz w:val="24"/>
              <w:szCs w:val="24"/>
            </w:rPr>
          </w:rPrChange>
        </w:rPr>
        <w:t>In Kenya, the daily work limit is 8 hours per day translating to 40 hours per week. However, health service is provided 24 hours a day at level 6, 5, 4, and 3 hence the facility management have regulated the working hours in shifts to cover the rest of the hours.</w:t>
      </w:r>
    </w:p>
    <w:tbl>
      <w:tblPr>
        <w:tblStyle w:val="style4108"/>
        <w:tblW w:w="97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3445"/>
        <w:gridCol w:w="5305"/>
      </w:tblGrid>
      <w:tr>
        <w:trPr>
          <w:cantSplit w:val="false"/>
          <w:trHeight w:val="485" w:hRule="atLeast"/>
          <w:tblHeader w:val="false"/>
          <w:jc w:val="left"/>
        </w:trPr>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0"/>
                <w:szCs w:val="20"/>
              </w:rPr>
            </w:pPr>
            <w:r w:rsidRPr="E8E28A16">
              <w:rPr>
                <w:rFonts w:ascii="Book Antiqua" w:cs="Book Antiqua" w:eastAsia="Book Antiqua" w:hAnsi="Book Antiqua"/>
                <w:b/>
                <w:color w:val="202124"/>
                <w:sz w:val="20"/>
                <w:szCs w:val="20"/>
                <w:highlight w:val="white"/>
                <w:rPrChange w:id="2846" w:author="MUTILE WANYEE" w:date="2024-03-01T12:23:00Z">
                  <w:rPr>
                    <w:rFonts w:ascii="Book Antiqua" w:cs="Book Antiqua" w:eastAsia="Book Antiqua" w:hAnsi="Book Antiqua"/>
                    <w:b/>
                    <w:color w:val="202124"/>
                    <w:sz w:val="20"/>
                    <w:szCs w:val="20"/>
                    <w:highlight w:val="white"/>
                  </w:rPr>
                </w:rPrChange>
              </w:rPr>
              <w:t xml:space="preserve"> </w:t>
            </w:r>
            <w:r w:rsidRPr="7DBA6741">
              <w:rPr>
                <w:rFonts w:ascii="Book Antiqua" w:cs="Book Antiqua" w:eastAsia="Book Antiqua" w:hAnsi="Book Antiqua"/>
                <w:b/>
                <w:color w:val="000000"/>
                <w:sz w:val="20"/>
                <w:szCs w:val="20"/>
                <w:rPrChange w:id="2847" w:author="MUTILE WANYEE" w:date="2024-03-01T12:23:00Z">
                  <w:rPr>
                    <w:rFonts w:ascii="Book Antiqua" w:cs="Book Antiqua" w:eastAsia="Book Antiqua" w:hAnsi="Book Antiqua"/>
                    <w:b/>
                    <w:color w:val="000000"/>
                    <w:sz w:val="20"/>
                    <w:szCs w:val="20"/>
                  </w:rPr>
                </w:rPrChange>
              </w:rPr>
              <w:t>SN</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0"/>
                <w:szCs w:val="20"/>
              </w:rPr>
            </w:pPr>
            <w:r w:rsidRPr="4DD59100">
              <w:rPr>
                <w:rFonts w:ascii="Book Antiqua" w:cs="Book Antiqua" w:eastAsia="Book Antiqua" w:hAnsi="Book Antiqua"/>
                <w:b/>
                <w:color w:val="000000"/>
                <w:sz w:val="20"/>
                <w:szCs w:val="20"/>
                <w:rPrChange w:id="2848" w:author="MUTILE WANYEE" w:date="2024-03-01T12:23:00Z">
                  <w:rPr>
                    <w:rFonts w:ascii="Book Antiqua" w:cs="Book Antiqua" w:eastAsia="Book Antiqua" w:hAnsi="Book Antiqua"/>
                    <w:b/>
                    <w:color w:val="000000"/>
                    <w:sz w:val="20"/>
                    <w:szCs w:val="20"/>
                  </w:rPr>
                </w:rPrChange>
              </w:rPr>
              <w:t>Occupation</w:t>
            </w:r>
          </w:p>
        </w:tc>
        <w:tc>
          <w:tcPr>
            <w:tcW w:w="0" w:type="auto"/>
            <w:tcBorders/>
            <w:shd w:val="clear" w:color="auto" w:fill="b4c6e7"/>
          </w:tcPr>
          <w:p>
            <w:pPr>
              <w:pStyle w:val="style0"/>
              <w:spacing w:after="0" w:lineRule="auto" w:line="240"/>
              <w:jc w:val="both"/>
              <w:rPr>
                <w:rFonts w:ascii="Book Antiqua" w:cs="Book Antiqua" w:eastAsia="Book Antiqua" w:hAnsi="Book Antiqua"/>
                <w:b/>
                <w:color w:val="000000"/>
                <w:sz w:val="20"/>
                <w:szCs w:val="20"/>
              </w:rPr>
            </w:pPr>
            <w:r w:rsidRPr="31E2F4C9">
              <w:rPr>
                <w:rFonts w:ascii="Book Antiqua" w:cs="Book Antiqua" w:eastAsia="Book Antiqua" w:hAnsi="Book Antiqua"/>
                <w:b/>
                <w:color w:val="000000"/>
                <w:sz w:val="20"/>
                <w:szCs w:val="20"/>
                <w:rPrChange w:id="2849" w:author="MUTILE WANYEE" w:date="2024-03-01T12:23:00Z">
                  <w:rPr>
                    <w:rFonts w:ascii="Book Antiqua" w:cs="Book Antiqua" w:eastAsia="Book Antiqua" w:hAnsi="Book Antiqua"/>
                    <w:b/>
                    <w:color w:val="000000"/>
                    <w:sz w:val="20"/>
                    <w:szCs w:val="20"/>
                  </w:rPr>
                </w:rPrChange>
              </w:rPr>
              <w:t>Standard Working Hours in a week (Public and Private Sectors)</w:t>
            </w:r>
          </w:p>
        </w:tc>
      </w:tr>
      <w:tr>
        <w:tblPrEx/>
        <w:trPr>
          <w:cantSplit w:val="false"/>
          <w:trHeight w:val="278"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3B723A31">
              <w:rPr>
                <w:rFonts w:ascii="Book Antiqua" w:cs="Book Antiqua" w:eastAsia="Book Antiqua" w:hAnsi="Book Antiqua"/>
                <w:sz w:val="20"/>
                <w:szCs w:val="20"/>
                <w:rPrChange w:id="2850" w:author="MUTILE WANYEE" w:date="2024-03-01T12:23:00Z">
                  <w:rPr>
                    <w:rFonts w:ascii="Book Antiqua" w:cs="Book Antiqua" w:eastAsia="Book Antiqua" w:hAnsi="Book Antiqua"/>
                    <w:sz w:val="20"/>
                    <w:szCs w:val="20"/>
                  </w:rPr>
                </w:rPrChange>
              </w:rPr>
              <w:t>1</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5ACC18FB">
              <w:rPr>
                <w:rFonts w:ascii="Book Antiqua" w:cs="Book Antiqua" w:eastAsia="Book Antiqua" w:hAnsi="Book Antiqua"/>
                <w:sz w:val="20"/>
                <w:szCs w:val="20"/>
                <w:rPrChange w:id="2851" w:author="MUTILE WANYEE" w:date="2024-03-01T12:23:00Z">
                  <w:rPr>
                    <w:rFonts w:ascii="Book Antiqua" w:cs="Book Antiqua" w:eastAsia="Book Antiqua" w:hAnsi="Book Antiqua"/>
                    <w:sz w:val="20"/>
                    <w:szCs w:val="20"/>
                  </w:rPr>
                </w:rPrChange>
              </w:rPr>
              <w:t>Medical Doctors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3C87A517">
              <w:rPr>
                <w:rFonts w:ascii="Book Antiqua" w:cs="Book Antiqua" w:eastAsia="Book Antiqua" w:hAnsi="Book Antiqua"/>
                <w:sz w:val="20"/>
                <w:szCs w:val="20"/>
                <w:rPrChange w:id="2852" w:author="MUTILE WANYEE" w:date="2024-03-01T12:23:00Z">
                  <w:rPr>
                    <w:rFonts w:ascii="Book Antiqua" w:cs="Book Antiqua" w:eastAsia="Book Antiqua" w:hAnsi="Book Antiqua"/>
                    <w:sz w:val="20"/>
                    <w:szCs w:val="20"/>
                  </w:rPr>
                </w:rPrChange>
              </w:rPr>
              <w:t>40</w:t>
            </w:r>
          </w:p>
        </w:tc>
      </w:tr>
      <w:tr>
        <w:tblPrEx/>
        <w:trPr>
          <w:cantSplit w:val="false"/>
          <w:trHeight w:val="179"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F041E92A">
              <w:rPr>
                <w:rFonts w:ascii="Book Antiqua" w:cs="Book Antiqua" w:eastAsia="Book Antiqua" w:hAnsi="Book Antiqua"/>
                <w:sz w:val="20"/>
                <w:szCs w:val="20"/>
                <w:rPrChange w:id="2853" w:author="MUTILE WANYEE" w:date="2024-03-01T12:23:00Z">
                  <w:rPr>
                    <w:rFonts w:ascii="Book Antiqua" w:cs="Book Antiqua" w:eastAsia="Book Antiqua" w:hAnsi="Book Antiqua"/>
                    <w:sz w:val="20"/>
                    <w:szCs w:val="20"/>
                  </w:rPr>
                </w:rPrChange>
              </w:rPr>
              <w:t>2</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69C00283">
              <w:rPr>
                <w:rFonts w:ascii="Book Antiqua" w:cs="Book Antiqua" w:eastAsia="Book Antiqua" w:hAnsi="Book Antiqua"/>
                <w:sz w:val="20"/>
                <w:szCs w:val="20"/>
                <w:rPrChange w:id="2854" w:author="MUTILE WANYEE" w:date="2024-03-01T12:23:00Z">
                  <w:rPr>
                    <w:rFonts w:ascii="Book Antiqua" w:cs="Book Antiqua" w:eastAsia="Book Antiqua" w:hAnsi="Book Antiqua"/>
                    <w:sz w:val="20"/>
                    <w:szCs w:val="20"/>
                  </w:rPr>
                </w:rPrChange>
              </w:rPr>
              <w:t>General Medical Practitioners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06339A89">
              <w:rPr>
                <w:rFonts w:ascii="Book Antiqua" w:cs="Book Antiqua" w:eastAsia="Book Antiqua" w:hAnsi="Book Antiqua"/>
                <w:sz w:val="20"/>
                <w:szCs w:val="20"/>
                <w:rPrChange w:id="2855" w:author="MUTILE WANYEE" w:date="2024-03-01T12:23:00Z">
                  <w:rPr>
                    <w:rFonts w:ascii="Book Antiqua" w:cs="Book Antiqua" w:eastAsia="Book Antiqua" w:hAnsi="Book Antiqua"/>
                    <w:sz w:val="20"/>
                    <w:szCs w:val="20"/>
                  </w:rPr>
                </w:rPrChange>
              </w:rPr>
              <w:t>40</w:t>
            </w:r>
          </w:p>
        </w:tc>
      </w:tr>
      <w:tr>
        <w:tblPrEx/>
        <w:trPr>
          <w:cantSplit w:val="false"/>
          <w:trHeight w:val="341"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F306E132">
              <w:rPr>
                <w:rFonts w:ascii="Book Antiqua" w:cs="Book Antiqua" w:eastAsia="Book Antiqua" w:hAnsi="Book Antiqua"/>
                <w:sz w:val="20"/>
                <w:szCs w:val="20"/>
                <w:rPrChange w:id="2856" w:author="MUTILE WANYEE" w:date="2024-03-01T12:23:00Z">
                  <w:rPr>
                    <w:rFonts w:ascii="Book Antiqua" w:cs="Book Antiqua" w:eastAsia="Book Antiqua" w:hAnsi="Book Antiqua"/>
                    <w:sz w:val="20"/>
                    <w:szCs w:val="20"/>
                  </w:rPr>
                </w:rPrChange>
              </w:rPr>
              <w:t>3</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7732A511">
              <w:rPr>
                <w:rFonts w:ascii="Book Antiqua" w:cs="Book Antiqua" w:eastAsia="Book Antiqua" w:hAnsi="Book Antiqua"/>
                <w:sz w:val="20"/>
                <w:szCs w:val="20"/>
                <w:rPrChange w:id="2857" w:author="MUTILE WANYEE" w:date="2024-03-01T12:23:00Z">
                  <w:rPr>
                    <w:rFonts w:ascii="Book Antiqua" w:cs="Book Antiqua" w:eastAsia="Book Antiqua" w:hAnsi="Book Antiqua"/>
                    <w:sz w:val="20"/>
                    <w:szCs w:val="20"/>
                  </w:rPr>
                </w:rPrChange>
              </w:rPr>
              <w:t>Specialist Medical Practitioners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2BD830FC">
              <w:rPr>
                <w:rFonts w:ascii="Book Antiqua" w:cs="Book Antiqua" w:eastAsia="Book Antiqua" w:hAnsi="Book Antiqua"/>
                <w:sz w:val="20"/>
                <w:szCs w:val="20"/>
                <w:rPrChange w:id="2858" w:author="MUTILE WANYEE" w:date="2024-03-01T12:23:00Z">
                  <w:rPr>
                    <w:rFonts w:ascii="Book Antiqua" w:cs="Book Antiqua" w:eastAsia="Book Antiqua" w:hAnsi="Book Antiqua"/>
                    <w:sz w:val="20"/>
                    <w:szCs w:val="20"/>
                  </w:rPr>
                </w:rPrChange>
              </w:rPr>
              <w:t>40</w:t>
            </w:r>
          </w:p>
        </w:tc>
      </w:tr>
      <w:tr>
        <w:tblPrEx/>
        <w:trPr>
          <w:cantSplit w:val="false"/>
          <w:trHeight w:val="300"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63211B89">
              <w:rPr>
                <w:rFonts w:ascii="Book Antiqua" w:cs="Book Antiqua" w:eastAsia="Book Antiqua" w:hAnsi="Book Antiqua"/>
                <w:sz w:val="20"/>
                <w:szCs w:val="20"/>
                <w:rPrChange w:id="2859" w:author="MUTILE WANYEE" w:date="2024-03-01T12:23:00Z">
                  <w:rPr>
                    <w:rFonts w:ascii="Book Antiqua" w:cs="Book Antiqua" w:eastAsia="Book Antiqua" w:hAnsi="Book Antiqua"/>
                    <w:sz w:val="20"/>
                    <w:szCs w:val="20"/>
                  </w:rPr>
                </w:rPrChange>
              </w:rPr>
              <w:t>4</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6D8424B9">
              <w:rPr>
                <w:rFonts w:ascii="Book Antiqua" w:cs="Book Antiqua" w:eastAsia="Book Antiqua" w:hAnsi="Book Antiqua"/>
                <w:sz w:val="20"/>
                <w:szCs w:val="20"/>
                <w:rPrChange w:id="2860" w:author="MUTILE WANYEE" w:date="2024-03-01T12:23:00Z">
                  <w:rPr>
                    <w:rFonts w:ascii="Book Antiqua" w:cs="Book Antiqua" w:eastAsia="Book Antiqua" w:hAnsi="Book Antiqua"/>
                    <w:sz w:val="20"/>
                    <w:szCs w:val="20"/>
                  </w:rPr>
                </w:rPrChange>
              </w:rPr>
              <w:t>Nursing Professionals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7F3041C6">
              <w:rPr>
                <w:rFonts w:ascii="Book Antiqua" w:cs="Book Antiqua" w:eastAsia="Book Antiqua" w:hAnsi="Book Antiqua"/>
                <w:sz w:val="20"/>
                <w:szCs w:val="20"/>
                <w:rPrChange w:id="2861" w:author="MUTILE WANYEE" w:date="2024-03-01T12:23:00Z">
                  <w:rPr>
                    <w:rFonts w:ascii="Book Antiqua" w:cs="Book Antiqua" w:eastAsia="Book Antiqua" w:hAnsi="Book Antiqua"/>
                    <w:sz w:val="20"/>
                    <w:szCs w:val="20"/>
                  </w:rPr>
                </w:rPrChange>
              </w:rPr>
              <w:t>40</w:t>
            </w:r>
          </w:p>
        </w:tc>
      </w:tr>
      <w:tr>
        <w:tblPrEx/>
        <w:trPr>
          <w:cantSplit w:val="false"/>
          <w:trHeight w:val="300"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87F5FB55">
              <w:rPr>
                <w:rFonts w:ascii="Book Antiqua" w:cs="Book Antiqua" w:eastAsia="Book Antiqua" w:hAnsi="Book Antiqua"/>
                <w:sz w:val="20"/>
                <w:szCs w:val="20"/>
                <w:rPrChange w:id="2862" w:author="MUTILE WANYEE" w:date="2024-03-01T12:23:00Z">
                  <w:rPr>
                    <w:rFonts w:ascii="Book Antiqua" w:cs="Book Antiqua" w:eastAsia="Book Antiqua" w:hAnsi="Book Antiqua"/>
                    <w:sz w:val="20"/>
                    <w:szCs w:val="20"/>
                  </w:rPr>
                </w:rPrChange>
              </w:rPr>
              <w:t>5</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57166557">
              <w:rPr>
                <w:rFonts w:ascii="Book Antiqua" w:cs="Book Antiqua" w:eastAsia="Book Antiqua" w:hAnsi="Book Antiqua"/>
                <w:sz w:val="20"/>
                <w:szCs w:val="20"/>
                <w:rPrChange w:id="2863" w:author="MUTILE WANYEE" w:date="2024-03-01T12:23:00Z">
                  <w:rPr>
                    <w:rFonts w:ascii="Book Antiqua" w:cs="Book Antiqua" w:eastAsia="Book Antiqua" w:hAnsi="Book Antiqua"/>
                    <w:sz w:val="20"/>
                    <w:szCs w:val="20"/>
                  </w:rPr>
                </w:rPrChange>
              </w:rPr>
              <w:t>Midwifery Professionals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469332B6">
              <w:rPr>
                <w:rFonts w:ascii="Book Antiqua" w:cs="Book Antiqua" w:eastAsia="Book Antiqua" w:hAnsi="Book Antiqua"/>
                <w:sz w:val="20"/>
                <w:szCs w:val="20"/>
                <w:rPrChange w:id="2864" w:author="MUTILE WANYEE" w:date="2024-03-01T12:23:00Z">
                  <w:rPr>
                    <w:rFonts w:ascii="Book Antiqua" w:cs="Book Antiqua" w:eastAsia="Book Antiqua" w:hAnsi="Book Antiqua"/>
                    <w:sz w:val="20"/>
                    <w:szCs w:val="20"/>
                  </w:rPr>
                </w:rPrChange>
              </w:rPr>
              <w:t>40</w:t>
            </w:r>
          </w:p>
        </w:tc>
      </w:tr>
      <w:tr>
        <w:tblPrEx/>
        <w:trPr>
          <w:cantSplit w:val="false"/>
          <w:trHeight w:val="300"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D6678A2C">
              <w:rPr>
                <w:rFonts w:ascii="Book Antiqua" w:cs="Book Antiqua" w:eastAsia="Book Antiqua" w:hAnsi="Book Antiqua"/>
                <w:sz w:val="20"/>
                <w:szCs w:val="20"/>
                <w:rPrChange w:id="2865" w:author="MUTILE WANYEE" w:date="2024-03-01T12:23:00Z">
                  <w:rPr>
                    <w:rFonts w:ascii="Book Antiqua" w:cs="Book Antiqua" w:eastAsia="Book Antiqua" w:hAnsi="Book Antiqua"/>
                    <w:sz w:val="20"/>
                    <w:szCs w:val="20"/>
                  </w:rPr>
                </w:rPrChange>
              </w:rPr>
              <w:t>5</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C9A04B54">
              <w:rPr>
                <w:rFonts w:ascii="Book Antiqua" w:cs="Book Antiqua" w:eastAsia="Book Antiqua" w:hAnsi="Book Antiqua"/>
                <w:sz w:val="20"/>
                <w:szCs w:val="20"/>
                <w:rPrChange w:id="2866" w:author="MUTILE WANYEE" w:date="2024-03-01T12:23:00Z">
                  <w:rPr>
                    <w:rFonts w:ascii="Book Antiqua" w:cs="Book Antiqua" w:eastAsia="Book Antiqua" w:hAnsi="Book Antiqua"/>
                    <w:sz w:val="20"/>
                    <w:szCs w:val="20"/>
                  </w:rPr>
                </w:rPrChange>
              </w:rPr>
              <w:t>Dentists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275EEC0A">
              <w:rPr>
                <w:rFonts w:ascii="Book Antiqua" w:cs="Book Antiqua" w:eastAsia="Book Antiqua" w:hAnsi="Book Antiqua"/>
                <w:sz w:val="20"/>
                <w:szCs w:val="20"/>
                <w:rPrChange w:id="2867" w:author="MUTILE WANYEE" w:date="2024-03-01T12:23:00Z">
                  <w:rPr>
                    <w:rFonts w:ascii="Book Antiqua" w:cs="Book Antiqua" w:eastAsia="Book Antiqua" w:hAnsi="Book Antiqua"/>
                    <w:sz w:val="20"/>
                    <w:szCs w:val="20"/>
                  </w:rPr>
                </w:rPrChange>
              </w:rPr>
              <w:t>40</w:t>
            </w:r>
          </w:p>
        </w:tc>
      </w:tr>
      <w:tr>
        <w:tblPrEx/>
        <w:trPr>
          <w:cantSplit w:val="false"/>
          <w:trHeight w:val="300" w:hRule="atLeast"/>
          <w:tblHeader w:val="false"/>
          <w:jc w:val="left"/>
        </w:trPr>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9B7521BB">
              <w:rPr>
                <w:rFonts w:ascii="Book Antiqua" w:cs="Book Antiqua" w:eastAsia="Book Antiqua" w:hAnsi="Book Antiqua"/>
                <w:sz w:val="20"/>
                <w:szCs w:val="20"/>
                <w:rPrChange w:id="2868" w:author="MUTILE WANYEE" w:date="2024-03-01T12:23:00Z">
                  <w:rPr>
                    <w:rFonts w:ascii="Book Antiqua" w:cs="Book Antiqua" w:eastAsia="Book Antiqua" w:hAnsi="Book Antiqua"/>
                    <w:sz w:val="20"/>
                    <w:szCs w:val="20"/>
                  </w:rPr>
                </w:rPrChange>
              </w:rPr>
              <w:t>6</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531F76CA">
              <w:rPr>
                <w:rFonts w:ascii="Book Antiqua" w:cs="Book Antiqua" w:eastAsia="Book Antiqua" w:hAnsi="Book Antiqua"/>
                <w:sz w:val="20"/>
                <w:szCs w:val="20"/>
                <w:rPrChange w:id="2869" w:author="MUTILE WANYEE" w:date="2024-03-01T12:23:00Z">
                  <w:rPr>
                    <w:rFonts w:ascii="Book Antiqua" w:cs="Book Antiqua" w:eastAsia="Book Antiqua" w:hAnsi="Book Antiqua"/>
                    <w:sz w:val="20"/>
                    <w:szCs w:val="20"/>
                  </w:rPr>
                </w:rPrChange>
              </w:rPr>
              <w:t>Pharmacists</w:t>
            </w:r>
          </w:p>
        </w:tc>
        <w:tc>
          <w:tcPr>
            <w:tcW w:w="0" w:type="auto"/>
            <w:tcBorders/>
            <w:shd w:val="clear" w:color="auto" w:fill="auto"/>
          </w:tcPr>
          <w:p>
            <w:pPr>
              <w:pStyle w:val="style0"/>
              <w:spacing w:after="0" w:lineRule="auto" w:line="240"/>
              <w:jc w:val="both"/>
              <w:rPr>
                <w:rFonts w:ascii="Book Antiqua" w:cs="Book Antiqua" w:eastAsia="Book Antiqua" w:hAnsi="Book Antiqua"/>
                <w:sz w:val="20"/>
                <w:szCs w:val="20"/>
              </w:rPr>
            </w:pPr>
            <w:r w:rsidRPr="52108B4E">
              <w:rPr>
                <w:rFonts w:ascii="Book Antiqua" w:cs="Book Antiqua" w:eastAsia="Book Antiqua" w:hAnsi="Book Antiqua"/>
                <w:sz w:val="20"/>
                <w:szCs w:val="20"/>
                <w:rPrChange w:id="2870" w:author="MUTILE WANYEE" w:date="2024-03-01T12:23:00Z">
                  <w:rPr>
                    <w:rFonts w:ascii="Book Antiqua" w:cs="Book Antiqua" w:eastAsia="Book Antiqua" w:hAnsi="Book Antiqua"/>
                    <w:sz w:val="20"/>
                    <w:szCs w:val="20"/>
                  </w:rPr>
                </w:rPrChange>
              </w:rPr>
              <w:t>40</w:t>
            </w:r>
          </w:p>
        </w:tc>
      </w:tr>
    </w:tbl>
    <w:p>
      <w:pPr>
        <w:pStyle w:val="style0"/>
        <w:jc w:val="both"/>
        <w:rPr>
          <w:rFonts w:ascii="Book Antiqua" w:cs="Book Antiqua" w:eastAsia="Book Antiqua" w:hAnsi="Times New Roman"/>
          <w:shd w:val="clear" w:color="auto" w:fill="auto"/>
          <w:rPrChange w:id="2871" w:author="MUTILE WANYEE" w:date="2024-03-06T14:33:00Z">
            <w:rPr>
              <w:rFonts w:ascii="Book Antiqua" w:cs="Book Antiqua" w:eastAsia="Book Antiqua" w:hAnsi="Book Antiqua"/>
            </w:rPr>
          </w:rPrChange>
        </w:rPr>
      </w:pPr>
      <w:r w:rsidRPr="0BBF6603">
        <w:rPr>
          <w:rFonts w:ascii="Book Antiqua" w:cs="Book Antiqua" w:eastAsia="Book Antiqua" w:hAnsi="Book Antiqua"/>
          <w:rPrChange w:id="2872" w:author="MUTILE WANYEE" w:date="2024-03-01T12:23:00Z">
            <w:rPr>
              <w:rFonts w:ascii="Book Antiqua" w:cs="Book Antiqua" w:eastAsia="Book Antiqua" w:hAnsi="Book Antiqua"/>
            </w:rPr>
          </w:rPrChange>
        </w:rPr>
        <w:t xml:space="preserve">         </w:t>
      </w:r>
    </w:p>
    <w:p>
      <w:pPr>
        <w:pStyle w:val="style0"/>
        <w:numPr>
          <w:ilvl w:val="2"/>
          <w:numId w:val="21"/>
        </w:numPr>
        <w:spacing w:after="0" w:lineRule="auto" w:line="276"/>
        <w:ind w:left="720" w:hanging="720"/>
        <w:jc w:val="both"/>
        <w:rPr>
          <w:rFonts w:ascii="Book Antiqua" w:cs="Book Antiqua" w:eastAsia="Book Antiqua" w:hAnsi="Times New Roman"/>
          <w:b w:val="false"/>
          <w:i/>
          <w:color w:val="auto"/>
          <w:sz w:val="20"/>
          <w:szCs w:val="24"/>
          <w:rPrChange w:id="2873" w:author="MUTILE WANYEE" w:date="2024-03-06T14:33:00Z">
            <w:rPr>
              <w:rFonts w:ascii="Book Antiqua" w:cs="Book Antiqua" w:eastAsia="Book Antiqua" w:hAnsi="Book Antiqua"/>
              <w:b/>
              <w:color w:val="000000"/>
              <w:sz w:val="24"/>
              <w:szCs w:val="24"/>
            </w:rPr>
          </w:rPrChange>
        </w:rPr>
        <w:pPrChange w:id="2874" w:author="MUTILE WANYEE" w:date="2024-03-06T14:33:00Z">
          <w:pPr>
            <w:pStyle w:val="style0"/>
            <w:numPr>
              <w:ilvl w:val="2"/>
              <w:numId w:val="21"/>
            </w:numPr>
            <w:spacing w:after="200" w:lineRule="auto" w:line="276"/>
            <w:ind w:left="720" w:hanging="720"/>
            <w:jc w:val="both"/>
          </w:pPr>
        </w:pPrChange>
      </w:pPr>
      <w:del w:id="2875" w:author="MUTILE WANYEE" w:date="2024-03-06T14:25:00Z">
        <w:r w:rsidDel="6D4FEE84" w:rsidRPr="2A66D9D6">
          <w:rPr>
            <w:rFonts w:ascii="Book Antiqua" w:cs="Book Antiqua" w:eastAsia="Book Antiqua" w:hAnsi="Book Antiqua"/>
            <w:b/>
            <w:color w:val="000000"/>
            <w:sz w:val="24"/>
            <w:szCs w:val="24"/>
            <w:rPrChange w:id="2876" w:author="MUTILE WANYEE" w:date="2024-03-01T12:23:00Z">
              <w:rPr>
                <w:rFonts w:ascii="Book Antiqua" w:cs="Book Antiqua" w:eastAsia="Book Antiqua" w:hAnsi="Book Antiqua"/>
                <w:b/>
                <w:color w:val="000000"/>
                <w:sz w:val="24"/>
                <w:szCs w:val="24"/>
              </w:rPr>
            </w:rPrChange>
          </w:rPr>
          <w:delText>Health workers with a p</w:delText>
        </w:r>
      </w:del>
      <w:ins w:id="2877" w:author="MUTILE WANYEE" w:date="2024-03-06T14:25:00Z">
        <w:r w:rsidR="3636BC59" w:rsidRPr="E70A3433">
          <w:rPr>
            <w:rFonts w:ascii="Book Antiqua" w:cs="Book Antiqua" w:eastAsia="Book Antiqua" w:hAnsi="Book Antiqua"/>
            <w:b/>
            <w:color w:val="000000"/>
            <w:sz w:val="24"/>
            <w:szCs w:val="24"/>
            <w:rPrChange w:id="2878" w:author="MUTILE WANYEE" w:date="2024-03-01T12:23:00Z">
              <w:rPr>
                <w:rFonts w:ascii="Book Antiqua" w:cs="Book Antiqua" w:eastAsia="Book Antiqua" w:hAnsi="Book Antiqua"/>
                <w:b/>
                <w:color w:val="000000"/>
                <w:sz w:val="24"/>
                <w:szCs w:val="24"/>
              </w:rPr>
            </w:rPrChange>
          </w:rPr>
          <w:t>P</w:t>
        </w:r>
      </w:ins>
      <w:r w:rsidRPr="2C74B61F">
        <w:rPr>
          <w:rFonts w:ascii="Book Antiqua" w:cs="Book Antiqua" w:eastAsia="Book Antiqua" w:hAnsi="Book Antiqua"/>
          <w:b/>
          <w:color w:val="000000"/>
          <w:sz w:val="24"/>
          <w:szCs w:val="24"/>
          <w:rPrChange w:id="2879" w:author="MUTILE WANYEE" w:date="2024-03-01T12:23:00Z">
            <w:rPr>
              <w:rFonts w:ascii="Book Antiqua" w:cs="Book Antiqua" w:eastAsia="Book Antiqua" w:hAnsi="Book Antiqua"/>
              <w:b/>
              <w:color w:val="000000"/>
              <w:sz w:val="24"/>
              <w:szCs w:val="24"/>
            </w:rPr>
          </w:rPrChange>
        </w:rPr>
        <w:t>art-time contract/</w:t>
      </w:r>
      <w:del w:id="2880" w:author="MUTILE WANYEE" w:date="2024-03-06T14:25:00Z">
        <w:r w:rsidDel="04C86832" w:rsidRPr="373678E0">
          <w:rPr>
            <w:rFonts w:ascii="Book Antiqua" w:cs="Book Antiqua" w:eastAsia="Book Antiqua" w:hAnsi="Book Antiqua"/>
            <w:b/>
            <w:color w:val="000000"/>
            <w:sz w:val="24"/>
            <w:szCs w:val="24"/>
            <w:rPrChange w:id="2881" w:author="MUTILE WANYEE" w:date="2024-03-01T12:23:00Z">
              <w:rPr>
                <w:rFonts w:ascii="Book Antiqua" w:cs="Book Antiqua" w:eastAsia="Book Antiqua" w:hAnsi="Book Antiqua"/>
                <w:b/>
                <w:color w:val="000000"/>
                <w:sz w:val="24"/>
                <w:szCs w:val="24"/>
              </w:rPr>
            </w:rPrChange>
          </w:rPr>
          <w:delText>Regulation on</w:delText>
        </w:r>
      </w:del>
      <w:r w:rsidRPr="6A5538BE">
        <w:rPr>
          <w:rFonts w:ascii="Book Antiqua" w:cs="Book Antiqua" w:eastAsia="Book Antiqua" w:hAnsi="Book Antiqua"/>
          <w:b/>
          <w:color w:val="000000"/>
          <w:sz w:val="24"/>
          <w:szCs w:val="24"/>
          <w:rPrChange w:id="2882" w:author="MUTILE WANYEE" w:date="2024-03-01T12:23:00Z">
            <w:rPr>
              <w:rFonts w:ascii="Book Antiqua" w:cs="Book Antiqua" w:eastAsia="Book Antiqua" w:hAnsi="Book Antiqua"/>
              <w:b/>
              <w:color w:val="000000"/>
              <w:sz w:val="24"/>
              <w:szCs w:val="24"/>
            </w:rPr>
          </w:rPrChange>
        </w:rPr>
        <w:t xml:space="preserve"> </w:t>
      </w:r>
      <w:ins w:id="2883" w:author="MUTILE WANYEE" w:date="2024-03-06T14:25:00Z">
        <w:r w:rsidR="BC3506EF" w:rsidRPr="E1BF3DA7">
          <w:rPr>
            <w:rFonts w:ascii="Book Antiqua" w:cs="Book Antiqua" w:eastAsia="Book Antiqua" w:hAnsi="Book Antiqua"/>
            <w:b/>
            <w:color w:val="000000"/>
            <w:sz w:val="24"/>
            <w:szCs w:val="24"/>
            <w:rPrChange w:id="2884" w:author="MUTILE WANYEE" w:date="2024-03-01T12:23:00Z">
              <w:rPr>
                <w:rFonts w:ascii="Book Antiqua" w:cs="Book Antiqua" w:eastAsia="Book Antiqua" w:hAnsi="Book Antiqua"/>
                <w:b/>
                <w:color w:val="000000"/>
                <w:sz w:val="24"/>
                <w:szCs w:val="24"/>
              </w:rPr>
            </w:rPrChange>
          </w:rPr>
          <w:t>D</w:t>
        </w:r>
      </w:ins>
      <w:del w:id="2885" w:author="MUTILE WANYEE" w:date="2024-03-06T14:25:00Z">
        <w:r w:rsidDel="78B749AF" w:rsidRPr="0C24BF4D">
          <w:rPr>
            <w:rFonts w:ascii="Book Antiqua" w:cs="Book Antiqua" w:eastAsia="Book Antiqua" w:hAnsi="Book Antiqua"/>
            <w:b/>
            <w:color w:val="000000"/>
            <w:sz w:val="24"/>
            <w:szCs w:val="24"/>
            <w:rPrChange w:id="2886" w:author="MUTILE WANYEE" w:date="2024-03-01T12:23:00Z">
              <w:rPr>
                <w:rFonts w:ascii="Book Antiqua" w:cs="Book Antiqua" w:eastAsia="Book Antiqua" w:hAnsi="Book Antiqua"/>
                <w:b/>
                <w:color w:val="000000"/>
                <w:sz w:val="24"/>
                <w:szCs w:val="24"/>
              </w:rPr>
            </w:rPrChange>
          </w:rPr>
          <w:delText>d</w:delText>
        </w:r>
      </w:del>
      <w:r w:rsidRPr="D6ADFEAA">
        <w:rPr>
          <w:rFonts w:ascii="Book Antiqua" w:cs="Book Antiqua" w:eastAsia="Book Antiqua" w:hAnsi="Book Antiqua"/>
          <w:b/>
          <w:color w:val="000000"/>
          <w:sz w:val="24"/>
          <w:szCs w:val="24"/>
          <w:rPrChange w:id="2887" w:author="MUTILE WANYEE" w:date="2024-03-01T12:23:00Z">
            <w:rPr>
              <w:rFonts w:ascii="Book Antiqua" w:cs="Book Antiqua" w:eastAsia="Book Antiqua" w:hAnsi="Book Antiqua"/>
              <w:b/>
              <w:color w:val="000000"/>
              <w:sz w:val="24"/>
              <w:szCs w:val="24"/>
            </w:rPr>
          </w:rPrChange>
        </w:rPr>
        <w:t>ual practice</w:t>
      </w:r>
      <w:ins w:id="2888" w:author="MUTILE WANYEE" w:date="2024-03-06T14:25:00Z">
        <w:r w:rsidR="9172A382" w:rsidRPr="34B6FC8B">
          <w:rPr>
            <w:rFonts w:ascii="Book Antiqua" w:cs="Book Antiqua" w:eastAsia="Book Antiqua" w:hAnsi="Book Antiqua"/>
            <w:b/>
            <w:i/>
            <w:color w:val="000000"/>
            <w:sz w:val="24"/>
            <w:szCs w:val="24"/>
            <w:rPrChange w:id="2889" w:author="MUTILE WANYEE" w:date="2024-03-01T12:23:00Z">
              <w:rPr>
                <w:rFonts w:ascii="Book Antiqua" w:cs="Book Antiqua" w:eastAsia="Book Antiqua" w:hAnsi="Book Antiqua"/>
                <w:b/>
                <w:i/>
                <w:color w:val="000000"/>
                <w:sz w:val="24"/>
                <w:szCs w:val="24"/>
              </w:rPr>
            </w:rPrChange>
          </w:rPr>
          <w:t xml:space="preserve"> </w:t>
        </w:r>
      </w:ins>
      <w:del w:id="2890" w:author="MUTILE WANYEE" w:date="2024-03-06T14:25:00Z">
        <w:r w:rsidDel="3B505182" w:rsidRPr="2F5223B7">
          <w:rPr>
            <w:rFonts w:ascii="Book Antiqua" w:cs="Book Antiqua" w:eastAsia="Book Antiqua" w:hAnsi="Book Antiqua"/>
            <w:b/>
            <w:color w:val="000000"/>
            <w:sz w:val="24"/>
            <w:szCs w:val="24"/>
            <w:rPrChange w:id="2891" w:author="MUTILE WANYEE" w:date="2024-03-01T12:23:00Z">
              <w:rPr>
                <w:rFonts w:ascii="Book Antiqua" w:cs="Book Antiqua" w:eastAsia="Book Antiqua" w:hAnsi="Book Antiqua"/>
                <w:b/>
                <w:color w:val="000000"/>
                <w:sz w:val="24"/>
                <w:szCs w:val="24"/>
              </w:rPr>
            </w:rPrChange>
          </w:rPr>
          <w:delText>/</w:delText>
        </w:r>
      </w:del>
      <w:r w:rsidRPr="8483E92D">
        <w:rPr>
          <w:rFonts w:ascii="Book Antiqua" w:cs="Book Antiqua" w:eastAsia="Book Antiqua" w:hAnsi="Book Antiqua"/>
          <w:b/>
          <w:color w:val="000000"/>
          <w:sz w:val="24"/>
          <w:szCs w:val="24"/>
          <w:rPrChange w:id="2892" w:author="MUTILE WANYEE" w:date="2024-03-01T12:23:00Z">
            <w:rPr>
              <w:rFonts w:ascii="Book Antiqua" w:cs="Book Antiqua" w:eastAsia="Book Antiqua" w:hAnsi="Book Antiqua"/>
              <w:b/>
              <w:color w:val="000000"/>
              <w:sz w:val="24"/>
              <w:szCs w:val="24"/>
            </w:rPr>
          </w:rPrChange>
        </w:rPr>
        <w:t xml:space="preserve">Regulation </w:t>
      </w:r>
      <w:del w:id="2893" w:author="MUTILE WANYEE" w:date="2024-03-06T14:25:00Z">
        <w:r w:rsidDel="BA0A2799" w:rsidRPr="8D5129E9">
          <w:rPr>
            <w:rFonts w:ascii="Book Antiqua" w:cs="Book Antiqua" w:eastAsia="Book Antiqua" w:hAnsi="Book Antiqua"/>
            <w:b/>
            <w:color w:val="000000"/>
            <w:sz w:val="24"/>
            <w:szCs w:val="24"/>
            <w:rPrChange w:id="2894" w:author="MUTILE WANYEE" w:date="2024-03-01T12:23:00Z">
              <w:rPr>
                <w:rFonts w:ascii="Book Antiqua" w:cs="Book Antiqua" w:eastAsia="Book Antiqua" w:hAnsi="Book Antiqua"/>
                <w:b/>
                <w:color w:val="000000"/>
                <w:sz w:val="24"/>
                <w:szCs w:val="24"/>
              </w:rPr>
            </w:rPrChange>
          </w:rPr>
          <w:delText>on compulsory service</w:delText>
        </w:r>
      </w:del>
    </w:p>
    <w:p>
      <w:pPr>
        <w:pStyle w:val="style0"/>
        <w:jc w:val="both"/>
        <w:rPr>
          <w:rFonts w:ascii="Book Antiqua" w:cs="Book Antiqua" w:eastAsia="Book Antiqua" w:hAnsi="Book Antiqua"/>
          <w:sz w:val="24"/>
          <w:szCs w:val="24"/>
        </w:rPr>
      </w:pPr>
      <w:del w:id="2895" w:author="MUTILE WANYEE" w:date="2024-03-06T14:26:00Z">
        <w:r w:rsidDel="EEF7F8DD" w:rsidRPr="F8E6FFD5">
          <w:rPr>
            <w:rFonts w:ascii="Book Antiqua" w:cs="Book Antiqua" w:eastAsia="Book Antiqua" w:hAnsi="Book Antiqua"/>
            <w:sz w:val="24"/>
            <w:szCs w:val="24"/>
            <w:rPrChange w:id="2896" w:author="MUTILE WANYEE" w:date="2024-03-01T12:23:00Z">
              <w:rPr>
                <w:rFonts w:ascii="Book Antiqua" w:cs="Book Antiqua" w:eastAsia="Book Antiqua" w:hAnsi="Book Antiqua"/>
                <w:sz w:val="24"/>
                <w:szCs w:val="24"/>
              </w:rPr>
            </w:rPrChange>
          </w:rPr>
          <w:delText>One of the policy questions that the government needs to address soonest is the matter of the d</w:delText>
        </w:r>
      </w:del>
      <w:ins w:id="2897" w:author="MUTILE WANYEE" w:date="2024-03-06T14:26:00Z">
        <w:r w:rsidR="D39BC631" w:rsidRPr="46AE7238">
          <w:rPr>
            <w:rFonts w:ascii="Book Antiqua" w:cs="Book Antiqua" w:eastAsia="Book Antiqua" w:hAnsi="Book Antiqua"/>
            <w:sz w:val="24"/>
            <w:szCs w:val="24"/>
            <w:rPrChange w:id="2898" w:author="MUTILE WANYEE" w:date="2024-03-01T12:23:00Z">
              <w:rPr>
                <w:rFonts w:ascii="Book Antiqua" w:cs="Book Antiqua" w:eastAsia="Book Antiqua" w:hAnsi="Book Antiqua"/>
                <w:sz w:val="24"/>
                <w:szCs w:val="24"/>
              </w:rPr>
            </w:rPrChange>
          </w:rPr>
          <w:t>D</w:t>
        </w:r>
      </w:ins>
      <w:r w:rsidRPr="6891983D">
        <w:rPr>
          <w:rFonts w:ascii="Book Antiqua" w:cs="Book Antiqua" w:eastAsia="Book Antiqua" w:hAnsi="Book Antiqua"/>
          <w:sz w:val="24"/>
          <w:szCs w:val="24"/>
          <w:rPrChange w:id="2899" w:author="MUTILE WANYEE" w:date="2024-03-01T12:23:00Z">
            <w:rPr>
              <w:rFonts w:ascii="Book Antiqua" w:cs="Book Antiqua" w:eastAsia="Book Antiqua" w:hAnsi="Book Antiqua"/>
              <w:sz w:val="24"/>
              <w:szCs w:val="24"/>
            </w:rPr>
          </w:rPrChange>
        </w:rPr>
        <w:t>ual practice</w:t>
      </w:r>
      <w:ins w:id="2900" w:author="MUTILE WANYEE" w:date="2024-03-06T14:26:00Z">
        <w:r w:rsidR="5236AC4D" w:rsidRPr="BF494EF7">
          <w:rPr>
            <w:rFonts w:ascii="Book Antiqua" w:cs="Book Antiqua" w:eastAsia="Book Antiqua" w:hAnsi="Book Antiqua"/>
            <w:sz w:val="24"/>
            <w:szCs w:val="24"/>
            <w:rPrChange w:id="2901" w:author="MUTILE WANYEE" w:date="2024-03-01T12:23:00Z">
              <w:rPr>
                <w:rFonts w:ascii="Book Antiqua" w:cs="Book Antiqua" w:eastAsia="Book Antiqua" w:hAnsi="Book Antiqua"/>
                <w:sz w:val="24"/>
                <w:szCs w:val="24"/>
              </w:rPr>
            </w:rPrChange>
          </w:rPr>
          <w:t xml:space="preserve"> has been a major challenge in the public sector since the employer ends up not receiving quality for money, the health professionals divide their working time between their private practice and the public sector. In many instances, the public sector which is where the majority of the population seeks for health care suffers. There is an urgent need to address this issue  </w:t>
        </w:r>
      </w:ins>
      <w:del w:id="2902" w:author="MUTILE WANYEE" w:date="2024-03-06T14:26:00Z">
        <w:r w:rsidDel="E4F8A1D8" w:rsidRPr="49CE8982">
          <w:rPr>
            <w:rFonts w:ascii="Book Antiqua" w:cs="Book Antiqua" w:eastAsia="Book Antiqua" w:hAnsi="Book Antiqua"/>
            <w:sz w:val="24"/>
            <w:szCs w:val="24"/>
            <w:rPrChange w:id="2903" w:author="MUTILE WANYEE" w:date="2024-03-01T12:23:00Z">
              <w:rPr>
                <w:rFonts w:ascii="Book Antiqua" w:cs="Book Antiqua" w:eastAsia="Book Antiqua" w:hAnsi="Book Antiqua"/>
                <w:sz w:val="24"/>
                <w:szCs w:val="24"/>
              </w:rPr>
            </w:rPrChange>
          </w:rPr>
          <w:delText>/part-time contract. Silently it has been gravely affecting the delivery of quality health services in that as long as it is not adequately regulated, then the health professionals usually prefer that which is beneficial to them.</w:delText>
        </w:r>
      </w:del>
      <w:r w:rsidRPr="C4FF7332">
        <w:rPr>
          <w:rFonts w:ascii="Book Antiqua" w:cs="Book Antiqua" w:eastAsia="Book Antiqua" w:hAnsi="Book Antiqua"/>
          <w:sz w:val="24"/>
          <w:szCs w:val="24"/>
          <w:rPrChange w:id="2904" w:author="MUTILE WANYEE" w:date="2024-03-01T12:23:00Z">
            <w:rPr>
              <w:rFonts w:ascii="Book Antiqua" w:cs="Book Antiqua" w:eastAsia="Book Antiqua" w:hAnsi="Book Antiqua"/>
              <w:sz w:val="24"/>
              <w:szCs w:val="24"/>
            </w:rPr>
          </w:rPrChange>
        </w:rPr>
        <w:t xml:space="preserve"> Since 2014, the regulatory body stopped license for dual practice and adopted an </w:t>
      </w:r>
      <w:del w:id="2905" w:author="MUTILE WANYEE" w:date="2024-03-06T14:34:00Z">
        <w:r w:rsidDel="5621972C" w:rsidRPr="2B3DC0A4">
          <w:rPr>
            <w:rFonts w:ascii="Book Antiqua" w:cs="Book Antiqua" w:eastAsia="Book Antiqua" w:hAnsi="Book Antiqua"/>
            <w:sz w:val="24"/>
            <w:szCs w:val="24"/>
            <w:rPrChange w:id="2906" w:author="MUTILE WANYEE" w:date="2024-03-01T12:23:00Z">
              <w:rPr>
                <w:rFonts w:ascii="Book Antiqua" w:cs="Book Antiqua" w:eastAsia="Book Antiqua" w:hAnsi="Book Antiqua"/>
                <w:sz w:val="24"/>
                <w:szCs w:val="24"/>
              </w:rPr>
            </w:rPrChange>
          </w:rPr>
          <w:delText xml:space="preserve">undefined blanket </w:delText>
        </w:r>
      </w:del>
      <w:ins w:id="2907" w:author="MUTILE WANYEE" w:date="2024-03-06T14:34:00Z">
        <w:r w:rsidR="E1484756" w:rsidRPr="D68AA34E">
          <w:rPr>
            <w:rFonts w:ascii="Book Antiqua" w:cs="Book Antiqua" w:eastAsia="Book Antiqua" w:hAnsi="Book Antiqua"/>
            <w:sz w:val="24"/>
            <w:szCs w:val="24"/>
            <w:rPrChange w:id="2908" w:author="MUTILE WANYEE" w:date="2024-03-01T12:23:00Z">
              <w:rPr>
                <w:rFonts w:ascii="Book Antiqua" w:cs="Book Antiqua" w:eastAsia="Book Antiqua" w:hAnsi="Book Antiqua"/>
                <w:sz w:val="24"/>
                <w:szCs w:val="24"/>
              </w:rPr>
            </w:rPrChange>
          </w:rPr>
          <w:t xml:space="preserve">overall </w:t>
        </w:r>
      </w:ins>
      <w:del w:id="2909" w:author="MUTILE WANYEE" w:date="2024-03-06T14:34:00Z">
        <w:r w:rsidDel="2D5E1741" w:rsidRPr="B03891F0">
          <w:rPr>
            <w:rFonts w:ascii="Book Antiqua" w:cs="Book Antiqua" w:eastAsia="Book Antiqua" w:hAnsi="Book Antiqua"/>
            <w:sz w:val="24"/>
            <w:szCs w:val="24"/>
            <w:rPrChange w:id="2910" w:author="MUTILE WANYEE" w:date="2024-03-01T12:23:00Z">
              <w:rPr>
                <w:rFonts w:ascii="Book Antiqua" w:cs="Book Antiqua" w:eastAsia="Book Antiqua" w:hAnsi="Book Antiqua"/>
                <w:sz w:val="24"/>
                <w:szCs w:val="24"/>
              </w:rPr>
            </w:rPrChange>
          </w:rPr>
          <w:delText>license of “</w:delText>
        </w:r>
      </w:del>
      <w:r w:rsidRPr="28ED2817">
        <w:rPr>
          <w:rFonts w:ascii="Book Antiqua" w:cs="Book Antiqua" w:eastAsia="Book Antiqua" w:hAnsi="Book Antiqua"/>
          <w:sz w:val="24"/>
          <w:szCs w:val="24"/>
          <w:rPrChange w:id="2911" w:author="MUTILE WANYEE" w:date="2024-03-01T12:23:00Z">
            <w:rPr>
              <w:rFonts w:ascii="Book Antiqua" w:cs="Book Antiqua" w:eastAsia="Book Antiqua" w:hAnsi="Book Antiqua"/>
              <w:sz w:val="24"/>
              <w:szCs w:val="24"/>
            </w:rPr>
          </w:rPrChange>
        </w:rPr>
        <w:t>general license</w:t>
      </w:r>
      <w:del w:id="2912" w:author="MUTILE WANYEE" w:date="2024-03-06T14:34:00Z">
        <w:r w:rsidDel="77652241" w:rsidRPr="DCD364AD">
          <w:rPr>
            <w:rFonts w:ascii="Book Antiqua" w:cs="Book Antiqua" w:eastAsia="Book Antiqua" w:hAnsi="Book Antiqua"/>
            <w:sz w:val="24"/>
            <w:szCs w:val="24"/>
            <w:rPrChange w:id="2913" w:author="MUTILE WANYEE" w:date="2024-03-01T12:23:00Z">
              <w:rPr>
                <w:rFonts w:ascii="Book Antiqua" w:cs="Book Antiqua" w:eastAsia="Book Antiqua" w:hAnsi="Book Antiqua"/>
                <w:sz w:val="24"/>
                <w:szCs w:val="24"/>
              </w:rPr>
            </w:rPrChange>
          </w:rPr>
          <w:delText>”</w:delText>
        </w:r>
      </w:del>
      <w:r w:rsidRPr="1118EBCC">
        <w:rPr>
          <w:rFonts w:ascii="Book Antiqua" w:cs="Book Antiqua" w:eastAsia="Book Antiqua" w:hAnsi="Book Antiqua"/>
          <w:sz w:val="24"/>
          <w:szCs w:val="24"/>
          <w:rPrChange w:id="2914" w:author="MUTILE WANYEE" w:date="2024-03-01T12:23:00Z">
            <w:rPr>
              <w:rFonts w:ascii="Book Antiqua" w:cs="Book Antiqua" w:eastAsia="Book Antiqua" w:hAnsi="Book Antiqua"/>
              <w:sz w:val="24"/>
              <w:szCs w:val="24"/>
            </w:rPr>
          </w:rPrChange>
        </w:rPr>
        <w:t xml:space="preserve"> for general practitioners and a </w:t>
      </w:r>
      <w:del w:id="2915" w:author="MUTILE WANYEE" w:date="2024-03-06T14:34:00Z">
        <w:r w:rsidDel="CE649DCA" w:rsidRPr="3473DF5E">
          <w:rPr>
            <w:rFonts w:ascii="Book Antiqua" w:cs="Book Antiqua" w:eastAsia="Book Antiqua" w:hAnsi="Book Antiqua"/>
            <w:sz w:val="24"/>
            <w:szCs w:val="24"/>
            <w:rPrChange w:id="2916" w:author="MUTILE WANYEE" w:date="2024-03-01T12:23:00Z">
              <w:rPr>
                <w:rFonts w:ascii="Book Antiqua" w:cs="Book Antiqua" w:eastAsia="Book Antiqua" w:hAnsi="Book Antiqua"/>
                <w:sz w:val="24"/>
                <w:szCs w:val="24"/>
              </w:rPr>
            </w:rPrChange>
          </w:rPr>
          <w:delText>“</w:delText>
        </w:r>
      </w:del>
      <w:r w:rsidRPr="E60EF4FF">
        <w:rPr>
          <w:rFonts w:ascii="Book Antiqua" w:cs="Book Antiqua" w:eastAsia="Book Antiqua" w:hAnsi="Book Antiqua"/>
          <w:sz w:val="24"/>
          <w:szCs w:val="24"/>
          <w:rPrChange w:id="2917" w:author="MUTILE WANYEE" w:date="2024-03-01T12:23:00Z">
            <w:rPr>
              <w:rFonts w:ascii="Book Antiqua" w:cs="Book Antiqua" w:eastAsia="Book Antiqua" w:hAnsi="Book Antiqua"/>
              <w:sz w:val="24"/>
              <w:szCs w:val="24"/>
            </w:rPr>
          </w:rPrChange>
        </w:rPr>
        <w:t>specialist</w:t>
      </w:r>
      <w:del w:id="2918" w:author="MUTILE WANYEE" w:date="2024-03-06T14:34:00Z">
        <w:r w:rsidDel="44E3BE88" w:rsidRPr="5F63014F">
          <w:rPr>
            <w:rFonts w:ascii="Book Antiqua" w:cs="Book Antiqua" w:eastAsia="Book Antiqua" w:hAnsi="Book Antiqua"/>
            <w:sz w:val="24"/>
            <w:szCs w:val="24"/>
            <w:rPrChange w:id="2919" w:author="MUTILE WANYEE" w:date="2024-03-01T12:23:00Z">
              <w:rPr>
                <w:rFonts w:ascii="Book Antiqua" w:cs="Book Antiqua" w:eastAsia="Book Antiqua" w:hAnsi="Book Antiqua"/>
                <w:sz w:val="24"/>
                <w:szCs w:val="24"/>
              </w:rPr>
            </w:rPrChange>
          </w:rPr>
          <w:delText>”</w:delText>
        </w:r>
      </w:del>
      <w:r w:rsidRPr="CB2210D2">
        <w:rPr>
          <w:rFonts w:ascii="Book Antiqua" w:cs="Book Antiqua" w:eastAsia="Book Antiqua" w:hAnsi="Book Antiqua"/>
          <w:sz w:val="24"/>
          <w:szCs w:val="24"/>
          <w:rPrChange w:id="2920" w:author="MUTILE WANYEE" w:date="2024-03-01T12:23:00Z">
            <w:rPr>
              <w:rFonts w:ascii="Book Antiqua" w:cs="Book Antiqua" w:eastAsia="Book Antiqua" w:hAnsi="Book Antiqua"/>
              <w:sz w:val="24"/>
              <w:szCs w:val="24"/>
            </w:rPr>
          </w:rPrChange>
        </w:rPr>
        <w:t xml:space="preserve"> license for specialists with the provision of private practice</w:t>
      </w:r>
      <w:ins w:id="2921" w:author="MUTILE WANYEE" w:date="2024-03-06T14:36:00Z">
        <w:r w:rsidR="EC257E36" w:rsidRPr="6F4D907B">
          <w:rPr>
            <w:rFonts w:ascii="Book Antiqua" w:cs="Book Antiqua" w:eastAsia="Book Antiqua" w:hAnsi="Book Antiqua"/>
            <w:sz w:val="24"/>
            <w:szCs w:val="24"/>
            <w:rPrChange w:id="2922" w:author="MUTILE WANYEE" w:date="2024-03-01T12:23:00Z">
              <w:rPr>
                <w:rFonts w:ascii="Book Antiqua" w:cs="Book Antiqua" w:eastAsia="Book Antiqua" w:hAnsi="Book Antiqua"/>
                <w:sz w:val="24"/>
                <w:szCs w:val="24"/>
              </w:rPr>
            </w:rPrChange>
          </w:rPr>
          <w:t xml:space="preserve"> which is being abused. Inadequate infrastructure provides a loophole for abuse.</w:t>
        </w:r>
      </w:ins>
      <w:del w:id="2923" w:author="MUTILE WANYEE" w:date="2024-03-06T14:36:00Z">
        <w:r w:rsidDel="6C925CD6" w:rsidRPr="67539F0B">
          <w:rPr>
            <w:rFonts w:ascii="Book Antiqua" w:cs="Book Antiqua" w:eastAsia="Book Antiqua" w:hAnsi="Book Antiqua"/>
            <w:sz w:val="24"/>
            <w:szCs w:val="24"/>
            <w:rPrChange w:id="2924" w:author="MUTILE WANYEE" w:date="2024-03-01T12:23:00Z">
              <w:rPr>
                <w:rFonts w:ascii="Book Antiqua" w:cs="Book Antiqua" w:eastAsia="Book Antiqua" w:hAnsi="Book Antiqua"/>
                <w:sz w:val="24"/>
                <w:szCs w:val="24"/>
              </w:rPr>
            </w:rPrChange>
          </w:rPr>
          <w:delText>. The vagueness provides a loophole that leads to the patients in the public sector suffer financial constraint.</w:delText>
        </w:r>
      </w:del>
    </w:p>
    <w:p>
      <w:pPr>
        <w:pStyle w:val="style0"/>
        <w:jc w:val="both"/>
        <w:rPr>
          <w:del w:id="2925" w:author="MUTILE WANYEE" w:date="2024-03-06T14:49:00Z"/>
          <w:rFonts w:ascii="Book Antiqua" w:cs="Book Antiqua" w:eastAsia="Book Antiqua" w:hAnsi="Book Antiqua"/>
          <w:sz w:val="24"/>
          <w:szCs w:val="24"/>
          <w:rPrChange w:id="2926" w:author="MUTILE WANYEE" w:date="2024-03-01T12:23:00Z">
            <w:rPr>
              <w:rFonts w:ascii="Book Antiqua" w:cs="Book Antiqua" w:eastAsia="Book Antiqua" w:hAnsi="Book Antiqua"/>
              <w:sz w:val="24"/>
              <w:szCs w:val="24"/>
            </w:rPr>
          </w:rPrChange>
        </w:rPr>
      </w:pPr>
      <w:del w:id="2927" w:author="MUTILE WANYEE" w:date="2024-03-06T14:49:00Z">
        <w:r w:rsidDel="F618E991" w:rsidRPr="A7886256">
          <w:rPr>
            <w:rFonts w:ascii="Book Antiqua" w:cs="Book Antiqua" w:eastAsia="Book Antiqua" w:hAnsi="Book Antiqua"/>
            <w:sz w:val="24"/>
            <w:szCs w:val="24"/>
            <w:rPrChange w:id="2928" w:author="MUTILE WANYEE" w:date="2024-03-01T12:23:00Z">
              <w:rPr>
                <w:rFonts w:ascii="Book Antiqua" w:cs="Book Antiqua" w:eastAsia="Book Antiqua" w:hAnsi="Book Antiqua"/>
                <w:sz w:val="24"/>
                <w:szCs w:val="24"/>
              </w:rPr>
            </w:rPrChange>
          </w:rPr>
          <w:delText xml:space="preserve">In addition to this there is also the challenge of the facilities in the counties not having all the necessary infrastructure for the delivery of all the services that they have been posted to provide. Further to this, there is the facilities are not fully equipped which provides a loop hole that leaves the specialist with an opportunity to engage in private practice even when they are expected to be on duty. </w:delText>
        </w:r>
      </w:del>
    </w:p>
    <w:p>
      <w:pPr>
        <w:pStyle w:val="style0"/>
        <w:jc w:val="both"/>
        <w:rPr>
          <w:rFonts w:ascii="Book Antiqua" w:cs="Book Antiqua" w:eastAsia="Book Antiqua" w:hAnsi="Book Antiqua"/>
          <w:color w:val="111827"/>
          <w:sz w:val="24"/>
          <w:szCs w:val="24"/>
          <w:highlight w:val="white"/>
        </w:rPr>
      </w:pPr>
      <w:r w:rsidRPr="12DF0420">
        <w:rPr>
          <w:rFonts w:ascii="Book Antiqua" w:cs="Book Antiqua" w:eastAsia="Book Antiqua" w:hAnsi="Book Antiqua"/>
          <w:color w:val="111827"/>
          <w:sz w:val="24"/>
          <w:szCs w:val="24"/>
          <w:highlight w:val="white"/>
          <w:rPrChange w:id="2929" w:author="MUTILE WANYEE" w:date="2024-03-01T12:23:00Z">
            <w:rPr>
              <w:rFonts w:ascii="Book Antiqua" w:cs="Book Antiqua" w:eastAsia="Book Antiqua" w:hAnsi="Book Antiqua"/>
              <w:color w:val="111827"/>
              <w:sz w:val="24"/>
              <w:szCs w:val="24"/>
              <w:highlight w:val="white"/>
            </w:rPr>
          </w:rPrChange>
        </w:rPr>
        <w:t>In the private sector, part-time contracts exist and various employers regulate their working hours as per the Employment Act, 2007.</w:t>
      </w:r>
    </w:p>
    <w:p>
      <w:pPr>
        <w:pStyle w:val="style0"/>
        <w:jc w:val="both"/>
        <w:rPr>
          <w:del w:id="2930" w:author="MUTILE WANYEE" w:date="2024-03-06T14:49:00Z"/>
          <w:rFonts w:ascii="Book Antiqua" w:cs="Book Antiqua" w:eastAsia="Book Antiqua" w:hAnsi="Times New Roman"/>
          <w:i/>
          <w:sz w:val="20"/>
          <w:szCs w:val="24"/>
          <w:shd w:val="clear" w:color="auto" w:fill="auto"/>
          <w:rPrChange w:id="2931" w:author="MUTILE WANYEE" w:date="2024-03-06T14:50:00Z">
            <w:rPr>
              <w:rFonts w:ascii="Book Antiqua" w:cs="Book Antiqua" w:eastAsia="Book Antiqua" w:hAnsi="Book Antiqua"/>
              <w:sz w:val="24"/>
              <w:szCs w:val="24"/>
            </w:rPr>
          </w:rPrChange>
        </w:rPr>
      </w:pPr>
      <w:del w:id="2932" w:author="MUTILE WANYEE" w:date="2024-03-06T14:49:00Z">
        <w:r w:rsidDel="CB4316CA" w:rsidRPr="CF9DFB64">
          <w:rPr>
            <w:rFonts w:ascii="Book Antiqua" w:cs="Book Antiqua" w:eastAsia="Book Antiqua" w:hAnsi="Book Antiqua"/>
            <w:color w:val="111827"/>
            <w:sz w:val="24"/>
            <w:szCs w:val="24"/>
            <w:highlight w:val="white"/>
            <w:rPrChange w:id="2933" w:author="MUTILE WANYEE" w:date="2024-03-01T12:23:00Z">
              <w:rPr>
                <w:rFonts w:ascii="Book Antiqua" w:cs="Book Antiqua" w:eastAsia="Book Antiqua" w:hAnsi="Book Antiqua"/>
                <w:color w:val="111827"/>
                <w:sz w:val="24"/>
                <w:szCs w:val="24"/>
                <w:highlight w:val="white"/>
              </w:rPr>
            </w:rPrChange>
          </w:rPr>
          <w:delText>Locally, the term “normal” working hours is not defined in the Employment Act, 2007 making it difficult to define a part-time worker. The Act confers power on employers to regulate employees’ working hours in line with their contract of service but does not expressly state the maximum working hours of an employee</w:delText>
        </w:r>
      </w:del>
    </w:p>
    <w:p>
      <w:pPr>
        <w:pStyle w:val="style0"/>
        <w:spacing w:after="0" w:lineRule="auto" w:line="276"/>
        <w:jc w:val="both"/>
        <w:rPr>
          <w:rFonts w:ascii="Book Antiqua" w:cs="Book Antiqua" w:eastAsia="Book Antiqua" w:hAnsi="Times New Roman"/>
          <w:b w:val="false"/>
          <w:i/>
          <w:sz w:val="20"/>
          <w:szCs w:val="24"/>
          <w:shd w:val="clear" w:color="auto" w:fill="auto"/>
          <w:rPrChange w:id="2934" w:author="MUTILE WANYEE" w:date="2024-03-06T14:50:00Z">
            <w:rPr>
              <w:rFonts w:ascii="Book Antiqua" w:cs="Book Antiqua" w:eastAsia="Book Antiqua" w:hAnsi="Book Antiqua"/>
              <w:b/>
              <w:sz w:val="24"/>
              <w:szCs w:val="24"/>
            </w:rPr>
          </w:rPrChange>
        </w:rPr>
        <w:pPrChange w:id="2935" w:author="MUTILE WANYEE" w:date="2024-03-06T14:50:00Z">
          <w:pPr>
            <w:pStyle w:val="style0"/>
            <w:spacing w:after="200" w:lineRule="auto" w:line="276"/>
            <w:jc w:val="both"/>
          </w:pPr>
        </w:pPrChange>
      </w:pPr>
      <w:r w:rsidRPr="E3912A64">
        <w:rPr>
          <w:rFonts w:ascii="Book Antiqua" w:cs="Book Antiqua" w:eastAsia="Book Antiqua" w:hAnsi="Book Antiqua"/>
          <w:b/>
          <w:sz w:val="24"/>
          <w:szCs w:val="24"/>
          <w:rPrChange w:id="2936" w:author="MUTILE WANYEE" w:date="2024-03-01T12:23:00Z">
            <w:rPr>
              <w:rFonts w:ascii="Book Antiqua" w:cs="Book Antiqua" w:eastAsia="Book Antiqua" w:hAnsi="Book Antiqua"/>
              <w:b/>
              <w:sz w:val="24"/>
              <w:szCs w:val="24"/>
            </w:rPr>
          </w:rPrChange>
        </w:rPr>
        <w:t>5.2.3 Regulation on working hours and conditions</w:t>
      </w:r>
    </w:p>
    <w:p>
      <w:pPr>
        <w:pStyle w:val="style0"/>
        <w:jc w:val="both"/>
        <w:rPr>
          <w:rFonts w:ascii="Book Antiqua" w:cs="Book Antiqua" w:eastAsia="Book Antiqua" w:hAnsi="Book Antiqua"/>
          <w:sz w:val="24"/>
          <w:szCs w:val="24"/>
        </w:rPr>
      </w:pPr>
      <w:r w:rsidRPr="7ECBAE16">
        <w:rPr>
          <w:rFonts w:ascii="Book Antiqua" w:cs="Book Antiqua" w:eastAsia="Book Antiqua" w:hAnsi="Book Antiqua"/>
          <w:sz w:val="24"/>
          <w:szCs w:val="24"/>
          <w:rPrChange w:id="2937" w:author="MUTILE WANYEE" w:date="2024-03-01T12:23:00Z">
            <w:rPr>
              <w:rFonts w:ascii="Book Antiqua" w:cs="Book Antiqua" w:eastAsia="Book Antiqua" w:hAnsi="Book Antiqua"/>
              <w:sz w:val="24"/>
              <w:szCs w:val="24"/>
            </w:rPr>
          </w:rPrChange>
        </w:rPr>
        <w:t xml:space="preserve">Various sectors regulate the working hours and conditions as provisioned in Section 27 of the Employment Act, 2007. Cross-cutting regulations on working hours and conditions exist public sector for all workers, but none specifically for healthcare workers. The private sector and other institutions regulate their working hours and conditions that differ between facilities, institutions, and any other organization. It is recommended that there should be consensus on this and if possible, adopted in the multiagency stakeholder’s forum. </w:t>
      </w:r>
    </w:p>
    <w:p>
      <w:pPr>
        <w:pStyle w:val="style0"/>
        <w:spacing w:after="0" w:lineRule="auto" w:line="276"/>
        <w:jc w:val="both"/>
        <w:rPr>
          <w:del w:id="2938" w:author="MUTILE WANYEE" w:date="2024-03-06T14:49:00Z"/>
          <w:rFonts w:ascii="Book Antiqua" w:cs="Book Antiqua" w:eastAsia="Book Antiqua" w:hAnsi="Times New Roman"/>
          <w:b w:val="false"/>
          <w:i/>
          <w:sz w:val="20"/>
          <w:szCs w:val="24"/>
          <w:shd w:val="clear" w:color="auto" w:fill="auto"/>
          <w:rPrChange w:id="2939" w:author="MUTILE WANYEE" w:date="2024-03-06T14:50:00Z">
            <w:rPr>
              <w:rFonts w:ascii="Book Antiqua" w:cs="Book Antiqua" w:eastAsia="Book Antiqua" w:hAnsi="Book Antiqua"/>
              <w:b/>
              <w:sz w:val="24"/>
              <w:szCs w:val="24"/>
            </w:rPr>
          </w:rPrChange>
        </w:rPr>
        <w:pPrChange w:id="2940" w:author="MUTILE WANYEE" w:date="2024-03-06T14:50:00Z">
          <w:pPr>
            <w:pStyle w:val="style0"/>
            <w:spacing w:after="200" w:lineRule="auto" w:line="276"/>
            <w:jc w:val="both"/>
          </w:pPr>
        </w:pPrChange>
      </w:pPr>
    </w:p>
    <w:p>
      <w:pPr>
        <w:pStyle w:val="style0"/>
        <w:spacing w:after="0" w:lineRule="auto" w:line="276"/>
        <w:jc w:val="both"/>
        <w:rPr>
          <w:del w:id="2941" w:author="MUTILE WANYEE" w:date="2024-03-06T14:49:00Z"/>
          <w:rFonts w:ascii="Book Antiqua" w:cs="Book Antiqua" w:eastAsia="Book Antiqua" w:hAnsi="Times New Roman"/>
          <w:b w:val="false"/>
          <w:i/>
          <w:sz w:val="20"/>
          <w:szCs w:val="24"/>
          <w:shd w:val="clear" w:color="auto" w:fill="auto"/>
          <w:rPrChange w:id="2942" w:author="MUTILE WANYEE" w:date="2024-03-06T14:50:00Z">
            <w:rPr>
              <w:rFonts w:ascii="Book Antiqua" w:cs="Book Antiqua" w:eastAsia="Book Antiqua" w:hAnsi="Book Antiqua"/>
              <w:b/>
              <w:sz w:val="24"/>
              <w:szCs w:val="24"/>
            </w:rPr>
          </w:rPrChange>
        </w:rPr>
        <w:pPrChange w:id="2943" w:author="MUTILE WANYEE" w:date="2024-03-06T14:50:00Z">
          <w:pPr>
            <w:pStyle w:val="style0"/>
            <w:spacing w:after="200" w:lineRule="auto" w:line="276"/>
            <w:jc w:val="both"/>
          </w:pPr>
        </w:pPrChange>
      </w:pPr>
    </w:p>
    <w:p>
      <w:pPr>
        <w:pStyle w:val="style0"/>
        <w:spacing w:after="0" w:lineRule="auto" w:line="276"/>
        <w:jc w:val="both"/>
        <w:rPr>
          <w:del w:id="2944" w:author="MUTILE WANYEE" w:date="2024-03-06T14:49:00Z"/>
          <w:rFonts w:ascii="Book Antiqua" w:cs="Book Antiqua" w:eastAsia="Book Antiqua" w:hAnsi="Times New Roman"/>
          <w:b w:val="false"/>
          <w:i/>
          <w:sz w:val="20"/>
          <w:szCs w:val="24"/>
          <w:shd w:val="clear" w:color="auto" w:fill="auto"/>
          <w:rPrChange w:id="2945" w:author="MUTILE WANYEE" w:date="2024-03-06T14:50:00Z">
            <w:rPr>
              <w:rFonts w:ascii="Book Antiqua" w:cs="Book Antiqua" w:eastAsia="Book Antiqua" w:hAnsi="Book Antiqua"/>
              <w:b/>
              <w:sz w:val="24"/>
              <w:szCs w:val="24"/>
            </w:rPr>
          </w:rPrChange>
        </w:rPr>
        <w:pPrChange w:id="2946" w:author="MUTILE WANYEE" w:date="2024-03-06T14:50:00Z">
          <w:pPr>
            <w:pStyle w:val="style0"/>
            <w:spacing w:after="200" w:lineRule="auto" w:line="276"/>
            <w:jc w:val="both"/>
          </w:pPr>
        </w:pPrChange>
      </w:pPr>
    </w:p>
    <w:p>
      <w:pPr>
        <w:pStyle w:val="style0"/>
        <w:spacing w:after="0" w:lineRule="auto" w:line="276"/>
        <w:jc w:val="both"/>
        <w:rPr>
          <w:rFonts w:ascii="Book Antiqua" w:cs="Book Antiqua" w:eastAsia="Book Antiqua" w:hAnsi="Times New Roman"/>
          <w:b w:val="false"/>
          <w:i/>
          <w:sz w:val="20"/>
          <w:szCs w:val="24"/>
          <w:shd w:val="clear" w:color="auto" w:fill="auto"/>
          <w:rPrChange w:id="2947" w:author="MUTILE WANYEE" w:date="2024-03-06T14:50:00Z">
            <w:rPr>
              <w:rFonts w:ascii="Book Antiqua" w:cs="Book Antiqua" w:eastAsia="Book Antiqua" w:hAnsi="Book Antiqua"/>
              <w:b/>
              <w:sz w:val="24"/>
              <w:szCs w:val="24"/>
            </w:rPr>
          </w:rPrChange>
        </w:rPr>
        <w:pPrChange w:id="2948" w:author="MUTILE WANYEE" w:date="2024-03-06T14:50:00Z">
          <w:pPr>
            <w:pStyle w:val="style0"/>
            <w:spacing w:after="200" w:lineRule="auto" w:line="276"/>
            <w:jc w:val="both"/>
          </w:pPr>
        </w:pPrChange>
      </w:pPr>
      <w:r w:rsidRPr="E17EF029">
        <w:rPr>
          <w:rFonts w:ascii="Book Antiqua" w:cs="Book Antiqua" w:eastAsia="Book Antiqua" w:hAnsi="Book Antiqua"/>
          <w:b/>
          <w:sz w:val="24"/>
          <w:szCs w:val="24"/>
          <w:rPrChange w:id="2949" w:author="MUTILE WANYEE" w:date="2024-03-01T12:23:00Z">
            <w:rPr>
              <w:rFonts w:ascii="Book Antiqua" w:cs="Book Antiqua" w:eastAsia="Book Antiqua" w:hAnsi="Book Antiqua"/>
              <w:b/>
              <w:sz w:val="24"/>
              <w:szCs w:val="24"/>
            </w:rPr>
          </w:rPrChange>
        </w:rPr>
        <w:t>5.2.4 Regulation on minimum wage</w:t>
      </w:r>
    </w:p>
    <w:p>
      <w:pPr>
        <w:pStyle w:val="style0"/>
        <w:jc w:val="both"/>
        <w:rPr>
          <w:del w:id="2950" w:author="MUTILE WANYEE" w:date="2024-03-06T14:51:00Z"/>
          <w:rFonts w:ascii="Book Antiqua" w:cs="Book Antiqua" w:eastAsia="Book Antiqua" w:hAnsi="Book Antiqua"/>
          <w:sz w:val="24"/>
          <w:szCs w:val="24"/>
          <w:highlight w:val="white"/>
          <w:rPrChange w:id="2951" w:author="MUTILE WANYEE" w:date="2024-03-01T12:23:00Z">
            <w:rPr>
              <w:rFonts w:ascii="Book Antiqua" w:cs="Book Antiqua" w:eastAsia="Book Antiqua" w:hAnsi="Book Antiqua"/>
              <w:sz w:val="24"/>
              <w:szCs w:val="24"/>
              <w:highlight w:val="white"/>
            </w:rPr>
          </w:rPrChange>
        </w:rPr>
      </w:pPr>
      <w:r w:rsidRPr="055D9F8E">
        <w:rPr>
          <w:rFonts w:ascii="Book Antiqua" w:cs="Book Antiqua" w:eastAsia="Book Antiqua" w:hAnsi="Book Antiqua"/>
          <w:sz w:val="24"/>
          <w:szCs w:val="24"/>
          <w:highlight w:val="white"/>
          <w:rPrChange w:id="2952" w:author="MUTILE WANYEE" w:date="2024-03-01T12:23:00Z">
            <w:rPr>
              <w:rFonts w:ascii="Book Antiqua" w:cs="Book Antiqua" w:eastAsia="Book Antiqua" w:hAnsi="Book Antiqua"/>
              <w:sz w:val="24"/>
              <w:szCs w:val="24"/>
              <w:highlight w:val="white"/>
            </w:rPr>
          </w:rPrChange>
        </w:rPr>
        <w:t xml:space="preserve">National law regulating minimum wage exits in Kenya (The Labour Institutions Act, 2007). A Regulation of Wages (General) Order is normally published from time to time to amend the schedule of basic minimum monthly wages and minimum daily and hourly rates.  </w:t>
      </w:r>
    </w:p>
    <w:p>
      <w:pPr>
        <w:pStyle w:val="style0"/>
        <w:spacing w:lineRule="auto" w:line="276"/>
        <w:jc w:val="both"/>
        <w:rPr>
          <w:rFonts w:ascii="Book Antiqua" w:cs="Book Antiqua" w:eastAsia="Book Antiqua" w:hAnsi="Times New Roman"/>
          <w:sz w:val="20"/>
          <w:szCs w:val="24"/>
          <w:highlight w:val="none"/>
          <w:rPrChange w:id="2953" w:author="MUTILE WANYEE" w:date="2024-03-06T14:51:00Z">
            <w:rPr>
              <w:rFonts w:ascii="Book Antiqua" w:cs="Book Antiqua" w:eastAsia="Book Antiqua" w:hAnsi="Book Antiqua"/>
              <w:sz w:val="24"/>
              <w:szCs w:val="24"/>
              <w:highlight w:val="white"/>
            </w:rPr>
          </w:rPrChange>
        </w:rPr>
      </w:pPr>
      <w:r w:rsidRPr="FE92A262">
        <w:rPr>
          <w:rFonts w:ascii="Book Antiqua" w:cs="Book Antiqua" w:eastAsia="Book Antiqua" w:hAnsi="Book Antiqua"/>
          <w:sz w:val="24"/>
          <w:szCs w:val="24"/>
          <w:rPrChange w:id="2954" w:author="MUTILE WANYEE" w:date="2024-03-01T12:23:00Z">
            <w:rPr>
              <w:rFonts w:ascii="Book Antiqua" w:cs="Book Antiqua" w:eastAsia="Book Antiqua" w:hAnsi="Book Antiqua"/>
              <w:sz w:val="24"/>
              <w:szCs w:val="24"/>
            </w:rPr>
          </w:rPrChange>
        </w:rPr>
        <w:t xml:space="preserve">Health workers in Public Sector are not eligible to receive a minimum wage because their salaries are determined by the Salaries and Remuneration Commission which is mandated to set and regularly review the remuneration of public officers.  </w:t>
      </w:r>
    </w:p>
    <w:p>
      <w:pPr>
        <w:pStyle w:val="style0"/>
        <w:numPr>
          <w:ilvl w:val="2"/>
          <w:numId w:val="23"/>
        </w:numPr>
        <w:spacing w:after="0" w:lineRule="auto" w:line="276"/>
        <w:ind w:left="720" w:hanging="720"/>
        <w:jc w:val="both"/>
        <w:rPr>
          <w:rFonts w:ascii="Book Antiqua" w:cs="Book Antiqua" w:eastAsia="Book Antiqua" w:hAnsi="Times New Roman"/>
          <w:b w:val="false"/>
          <w:color w:val="auto"/>
          <w:sz w:val="20"/>
          <w:szCs w:val="24"/>
          <w:rPrChange w:id="2955" w:author="MUTILE WANYEE" w:date="2024-03-06T14:51:00Z">
            <w:rPr>
              <w:rFonts w:ascii="Book Antiqua" w:cs="Book Antiqua" w:eastAsia="Book Antiqua" w:hAnsi="Book Antiqua"/>
              <w:b/>
              <w:color w:val="000000"/>
              <w:sz w:val="24"/>
              <w:szCs w:val="24"/>
            </w:rPr>
          </w:rPrChange>
        </w:rPr>
        <w:pPrChange w:id="2956" w:author="MUTILE WANYEE" w:date="2024-03-06T14:51:00Z">
          <w:pPr>
            <w:pStyle w:val="style0"/>
            <w:numPr>
              <w:ilvl w:val="2"/>
              <w:numId w:val="23"/>
            </w:numPr>
            <w:spacing w:after="200" w:lineRule="auto" w:line="276"/>
            <w:ind w:left="720" w:hanging="720"/>
            <w:jc w:val="both"/>
          </w:pPr>
        </w:pPrChange>
      </w:pPr>
      <w:r w:rsidRPr="50E49762">
        <w:rPr>
          <w:rFonts w:ascii="Book Antiqua" w:cs="Book Antiqua" w:eastAsia="Book Antiqua" w:hAnsi="Book Antiqua"/>
          <w:b/>
          <w:color w:val="000000"/>
          <w:sz w:val="24"/>
          <w:szCs w:val="24"/>
          <w:rPrChange w:id="2957" w:author="MUTILE WANYEE" w:date="2024-03-01T12:23:00Z">
            <w:rPr>
              <w:rFonts w:ascii="Book Antiqua" w:cs="Book Antiqua" w:eastAsia="Book Antiqua" w:hAnsi="Book Antiqua"/>
              <w:b/>
              <w:color w:val="000000"/>
              <w:sz w:val="24"/>
              <w:szCs w:val="24"/>
            </w:rPr>
          </w:rPrChange>
        </w:rPr>
        <w:t>Regulation on social protection</w:t>
      </w:r>
    </w:p>
    <w:p>
      <w:pPr>
        <w:pStyle w:val="style0"/>
        <w:jc w:val="both"/>
        <w:rPr>
          <w:rFonts w:ascii="Book Antiqua" w:cs="Book Antiqua" w:eastAsia="Book Antiqua" w:hAnsi="Book Antiqua"/>
          <w:sz w:val="24"/>
          <w:szCs w:val="24"/>
          <w:shd w:val="clear" w:color="auto" w:fill="fcfcfc"/>
        </w:rPr>
      </w:pPr>
      <w:r w:rsidRPr="2E6EF135">
        <w:rPr>
          <w:rFonts w:ascii="Book Antiqua" w:cs="Book Antiqua" w:eastAsia="Book Antiqua" w:hAnsi="Book Antiqua"/>
          <w:sz w:val="24"/>
          <w:szCs w:val="24"/>
          <w:shd w:val="clear" w:color="auto" w:fill="fcfcfc"/>
          <w:rPrChange w:id="2958" w:author="MUTILE WANYEE" w:date="2024-03-01T12:23:00Z">
            <w:rPr>
              <w:rFonts w:ascii="Book Antiqua" w:cs="Book Antiqua" w:eastAsia="Book Antiqua" w:hAnsi="Book Antiqua"/>
              <w:sz w:val="24"/>
              <w:szCs w:val="24"/>
              <w:shd w:val="clear" w:color="auto" w:fill="fcfcfc"/>
            </w:rPr>
          </w:rPrChange>
        </w:rPr>
        <w:t>Kenya, social protection is implemented in both non-contributory and contributory schemes. The Constitution of Kenya (2010) on the Bill of Rights, Article 43 guarantees all Kenyans their economic, social, and cultural (ESC) rights.</w:t>
      </w:r>
    </w:p>
    <w:p>
      <w:pPr>
        <w:pStyle w:val="style0"/>
        <w:spacing w:after="0" w:lineRule="auto" w:line="240"/>
        <w:jc w:val="both"/>
        <w:rPr>
          <w:rFonts w:ascii="Book Antiqua" w:cs="Book Antiqua" w:eastAsia="Book Antiqua" w:hAnsi="Book Antiqua"/>
          <w:color w:val="000000"/>
          <w:sz w:val="24"/>
          <w:szCs w:val="24"/>
        </w:rPr>
      </w:pPr>
      <w:r w:rsidRPr="2BD106FB">
        <w:rPr>
          <w:rFonts w:ascii="Book Antiqua" w:cs="Book Antiqua" w:eastAsia="Book Antiqua" w:hAnsi="Book Antiqua"/>
          <w:color w:val="000000"/>
          <w:sz w:val="24"/>
          <w:szCs w:val="24"/>
          <w:shd w:val="clear" w:color="auto" w:fill="fcfcfc"/>
          <w:rPrChange w:id="2959" w:author="MUTILE WANYEE" w:date="2024-03-01T12:23:00Z">
            <w:rPr>
              <w:rFonts w:ascii="Book Antiqua" w:cs="Book Antiqua" w:eastAsia="Book Antiqua" w:hAnsi="Book Antiqua"/>
              <w:color w:val="000000"/>
              <w:sz w:val="24"/>
              <w:szCs w:val="24"/>
              <w:shd w:val="clear" w:color="auto" w:fill="fcfcfc"/>
            </w:rPr>
          </w:rPrChange>
        </w:rPr>
        <w:t xml:space="preserve">In the public sector, as outlined in the Public Service Commission-Human Resource Manual-2016 Health workers are entitled to </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C74FF9B9">
        <w:rPr>
          <w:rFonts w:ascii="Book Antiqua" w:cs="Book Antiqua" w:eastAsia="Book Antiqua" w:hAnsi="Book Antiqua"/>
          <w:color w:val="000000"/>
          <w:sz w:val="24"/>
          <w:szCs w:val="24"/>
          <w:rPrChange w:id="2960" w:author="MUTILE WANYEE" w:date="2024-03-01T12:23:00Z">
            <w:rPr>
              <w:rFonts w:ascii="Book Antiqua" w:cs="Book Antiqua" w:eastAsia="Book Antiqua" w:hAnsi="Book Antiqua"/>
              <w:color w:val="000000"/>
              <w:sz w:val="24"/>
              <w:szCs w:val="24"/>
            </w:rPr>
          </w:rPrChange>
        </w:rPr>
        <w:t xml:space="preserve">Annual Leave; </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45D99DF8">
        <w:rPr>
          <w:rFonts w:ascii="Book Antiqua" w:cs="Book Antiqua" w:eastAsia="Book Antiqua" w:hAnsi="Book Antiqua"/>
          <w:color w:val="000000"/>
          <w:sz w:val="24"/>
          <w:szCs w:val="24"/>
          <w:rPrChange w:id="2961" w:author="MUTILE WANYEE" w:date="2024-03-01T12:23:00Z">
            <w:rPr>
              <w:rFonts w:ascii="Book Antiqua" w:cs="Book Antiqua" w:eastAsia="Book Antiqua" w:hAnsi="Book Antiqua"/>
              <w:color w:val="000000"/>
              <w:sz w:val="24"/>
              <w:szCs w:val="24"/>
            </w:rPr>
          </w:rPrChange>
        </w:rPr>
        <w:t xml:space="preserve">Maternity Leave; </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883AB133">
        <w:rPr>
          <w:rFonts w:ascii="Book Antiqua" w:cs="Book Antiqua" w:eastAsia="Book Antiqua" w:hAnsi="Book Antiqua"/>
          <w:color w:val="000000"/>
          <w:sz w:val="24"/>
          <w:szCs w:val="24"/>
          <w:rPrChange w:id="2962" w:author="MUTILE WANYEE" w:date="2024-03-01T12:23:00Z">
            <w:rPr>
              <w:rFonts w:ascii="Book Antiqua" w:cs="Book Antiqua" w:eastAsia="Book Antiqua" w:hAnsi="Book Antiqua"/>
              <w:color w:val="000000"/>
              <w:sz w:val="24"/>
              <w:szCs w:val="24"/>
            </w:rPr>
          </w:rPrChange>
        </w:rPr>
        <w:t xml:space="preserve"> Child Adoption Leave;</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B8EE34AD">
        <w:rPr>
          <w:rFonts w:ascii="Book Antiqua" w:cs="Book Antiqua" w:eastAsia="Book Antiqua" w:hAnsi="Book Antiqua"/>
          <w:color w:val="000000"/>
          <w:sz w:val="24"/>
          <w:szCs w:val="24"/>
          <w:rPrChange w:id="2963" w:author="MUTILE WANYEE" w:date="2024-03-01T12:23:00Z">
            <w:rPr>
              <w:rFonts w:ascii="Book Antiqua" w:cs="Book Antiqua" w:eastAsia="Book Antiqua" w:hAnsi="Book Antiqua"/>
              <w:color w:val="000000"/>
              <w:sz w:val="24"/>
              <w:szCs w:val="24"/>
            </w:rPr>
          </w:rPrChange>
        </w:rPr>
        <w:t xml:space="preserve"> Paternity Leave;</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067E24A2">
        <w:rPr>
          <w:rFonts w:ascii="Book Antiqua" w:cs="Book Antiqua" w:eastAsia="Book Antiqua" w:hAnsi="Book Antiqua"/>
          <w:color w:val="000000"/>
          <w:sz w:val="24"/>
          <w:szCs w:val="24"/>
          <w:rPrChange w:id="2964" w:author="MUTILE WANYEE" w:date="2024-03-01T12:23:00Z">
            <w:rPr>
              <w:rFonts w:ascii="Book Antiqua" w:cs="Book Antiqua" w:eastAsia="Book Antiqua" w:hAnsi="Book Antiqua"/>
              <w:color w:val="000000"/>
              <w:sz w:val="24"/>
              <w:szCs w:val="24"/>
            </w:rPr>
          </w:rPrChange>
        </w:rPr>
        <w:t xml:space="preserve"> Unpaid Leave;</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2616744D">
        <w:rPr>
          <w:rFonts w:ascii="Book Antiqua" w:cs="Book Antiqua" w:eastAsia="Book Antiqua" w:hAnsi="Book Antiqua"/>
          <w:color w:val="000000"/>
          <w:sz w:val="24"/>
          <w:szCs w:val="24"/>
          <w:rPrChange w:id="2965" w:author="MUTILE WANYEE" w:date="2024-03-01T12:23:00Z">
            <w:rPr>
              <w:rFonts w:ascii="Book Antiqua" w:cs="Book Antiqua" w:eastAsia="Book Antiqua" w:hAnsi="Book Antiqua"/>
              <w:color w:val="000000"/>
              <w:sz w:val="24"/>
              <w:szCs w:val="24"/>
            </w:rPr>
          </w:rPrChange>
        </w:rPr>
        <w:t xml:space="preserve">Compassionate Leave; </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F597859B">
        <w:rPr>
          <w:rFonts w:ascii="Book Antiqua" w:cs="Book Antiqua" w:eastAsia="Book Antiqua" w:hAnsi="Book Antiqua"/>
          <w:color w:val="000000"/>
          <w:sz w:val="24"/>
          <w:szCs w:val="24"/>
          <w:rPrChange w:id="2966" w:author="MUTILE WANYEE" w:date="2024-03-01T12:23:00Z">
            <w:rPr>
              <w:rFonts w:ascii="Book Antiqua" w:cs="Book Antiqua" w:eastAsia="Book Antiqua" w:hAnsi="Book Antiqua"/>
              <w:color w:val="000000"/>
              <w:sz w:val="24"/>
              <w:szCs w:val="24"/>
            </w:rPr>
          </w:rPrChange>
        </w:rPr>
        <w:t xml:space="preserve">Leave for Sportsmen/women; </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418EF7F0">
        <w:rPr>
          <w:rFonts w:ascii="Book Antiqua" w:cs="Book Antiqua" w:eastAsia="Book Antiqua" w:hAnsi="Book Antiqua"/>
          <w:color w:val="000000"/>
          <w:sz w:val="24"/>
          <w:szCs w:val="24"/>
          <w:rPrChange w:id="2967" w:author="MUTILE WANYEE" w:date="2024-03-01T12:23:00Z">
            <w:rPr>
              <w:rFonts w:ascii="Book Antiqua" w:cs="Book Antiqua" w:eastAsia="Book Antiqua" w:hAnsi="Book Antiqua"/>
              <w:color w:val="000000"/>
              <w:sz w:val="24"/>
              <w:szCs w:val="24"/>
            </w:rPr>
          </w:rPrChange>
        </w:rPr>
        <w:t xml:space="preserve">Sick Leave; and </w:t>
      </w:r>
    </w:p>
    <w:p>
      <w:pPr>
        <w:pStyle w:val="style0"/>
        <w:numPr>
          <w:ilvl w:val="0"/>
          <w:numId w:val="24"/>
        </w:numPr>
        <w:spacing w:after="0" w:lineRule="auto" w:line="240"/>
        <w:ind w:left="780" w:hanging="720"/>
        <w:jc w:val="both"/>
        <w:rPr>
          <w:rFonts w:ascii="Book Antiqua" w:cs="Book Antiqua" w:eastAsia="Book Antiqua" w:hAnsi="Book Antiqua"/>
          <w:color w:val="000000"/>
          <w:sz w:val="24"/>
          <w:szCs w:val="24"/>
        </w:rPr>
      </w:pPr>
      <w:r w:rsidRPr="9ED06DCC">
        <w:rPr>
          <w:rFonts w:ascii="Book Antiqua" w:cs="Book Antiqua" w:eastAsia="Book Antiqua" w:hAnsi="Book Antiqua"/>
          <w:color w:val="000000"/>
          <w:sz w:val="24"/>
          <w:szCs w:val="24"/>
          <w:rPrChange w:id="2968" w:author="MUTILE WANYEE" w:date="2024-03-01T12:23:00Z">
            <w:rPr>
              <w:rFonts w:ascii="Book Antiqua" w:cs="Book Antiqua" w:eastAsia="Book Antiqua" w:hAnsi="Book Antiqua"/>
              <w:color w:val="000000"/>
              <w:sz w:val="24"/>
              <w:szCs w:val="24"/>
            </w:rPr>
          </w:rPrChange>
        </w:rPr>
        <w:t xml:space="preserve">Terminal Leave. </w:t>
      </w:r>
    </w:p>
    <w:p>
      <w:pPr>
        <w:pStyle w:val="style0"/>
        <w:spacing w:after="0"/>
        <w:ind w:left="780" w:firstLine="0"/>
        <w:jc w:val="both"/>
        <w:rPr>
          <w:rFonts w:ascii="Book Antiqua" w:cs="Book Antiqua" w:eastAsia="Book Antiqua" w:hAnsi="Book Antiqua"/>
          <w:color w:val="1a1a1a"/>
        </w:rPr>
      </w:pPr>
    </w:p>
    <w:p>
      <w:pPr>
        <w:pStyle w:val="style0"/>
        <w:spacing w:after="0"/>
        <w:ind w:left="720" w:firstLine="0"/>
        <w:jc w:val="both"/>
        <w:rPr>
          <w:rFonts w:ascii="Book Antiqua" w:cs="Book Antiqua" w:eastAsia="Book Antiqua" w:hAnsi="Book Antiqua"/>
          <w:b/>
          <w:i/>
          <w:sz w:val="24"/>
          <w:szCs w:val="24"/>
        </w:rPr>
      </w:pPr>
      <w:r w:rsidRPr="B6120084">
        <w:rPr>
          <w:rFonts w:ascii="Book Antiqua" w:cs="Book Antiqua" w:eastAsia="Book Antiqua" w:hAnsi="Book Antiqua"/>
          <w:b/>
          <w:i/>
          <w:sz w:val="24"/>
          <w:szCs w:val="24"/>
          <w:rPrChange w:id="2969" w:author="MUTILE WANYEE" w:date="2024-03-01T12:23:00Z">
            <w:rPr>
              <w:rFonts w:ascii="Book Antiqua" w:cs="Book Antiqua" w:eastAsia="Book Antiqua" w:hAnsi="Book Antiqua"/>
              <w:b/>
              <w:i/>
              <w:sz w:val="24"/>
              <w:szCs w:val="24"/>
            </w:rPr>
          </w:rPrChange>
        </w:rPr>
        <w:t xml:space="preserve">5.2.5.1 National Social Security Fund (NSSF) </w:t>
      </w:r>
    </w:p>
    <w:p>
      <w:pPr>
        <w:pStyle w:val="style0"/>
        <w:spacing w:after="0"/>
        <w:jc w:val="both"/>
        <w:rPr>
          <w:rFonts w:ascii="Book Antiqua" w:cs="Book Antiqua" w:eastAsia="Book Antiqua" w:hAnsi="Book Antiqua"/>
          <w:sz w:val="24"/>
          <w:szCs w:val="24"/>
        </w:rPr>
      </w:pPr>
      <w:r w:rsidRPr="94E79F66">
        <w:rPr>
          <w:rFonts w:ascii="Book Antiqua" w:cs="Book Antiqua" w:eastAsia="Book Antiqua" w:hAnsi="Book Antiqua"/>
          <w:sz w:val="24"/>
          <w:szCs w:val="24"/>
          <w:rPrChange w:id="2970" w:author="MUTILE WANYEE" w:date="2024-03-01T12:23:00Z">
            <w:rPr>
              <w:rFonts w:ascii="Book Antiqua" w:cs="Book Antiqua" w:eastAsia="Book Antiqua" w:hAnsi="Book Antiqua"/>
              <w:sz w:val="24"/>
              <w:szCs w:val="24"/>
            </w:rPr>
          </w:rPrChange>
        </w:rPr>
        <w:t>The National Social Security Fund (NSSF) was established in 1965 through an Act of Parliament Cap 258 of the Laws of Kenya. The NSSF is a State Corporation that was established as a mandatory national scheme whose main objective was to provide basic financial security benefits to Kenyans upon retirement. The Fund was transformed from a Provident Fund to a Pension Scheme to which every Kenyan with an income. It is expected to contribute a percentage of the employee’s gross earnings so as to be guaranteed basic compensation in case of permanent disability, basic assistance to needy dependents in case of death and a monthly life pension upon retirement.</w:t>
      </w:r>
    </w:p>
    <w:p>
      <w:pPr>
        <w:pStyle w:val="style0"/>
        <w:spacing w:after="0"/>
        <w:jc w:val="both"/>
        <w:rPr>
          <w:rFonts w:ascii="Book Antiqua" w:cs="Book Antiqua" w:eastAsia="Book Antiqua" w:hAnsi="Book Antiqua"/>
          <w:sz w:val="16"/>
          <w:szCs w:val="16"/>
        </w:rPr>
      </w:pPr>
    </w:p>
    <w:p>
      <w:pPr>
        <w:pStyle w:val="style0"/>
        <w:spacing w:after="0" w:lineRule="auto" w:line="276"/>
        <w:jc w:val="both"/>
        <w:rPr>
          <w:rFonts w:ascii="Book Antiqua" w:cs="Book Antiqua" w:eastAsia="Book Antiqua" w:hAnsi="Book Antiqua"/>
          <w:b/>
          <w:i/>
          <w:sz w:val="24"/>
          <w:szCs w:val="24"/>
        </w:rPr>
      </w:pPr>
      <w:r w:rsidRPr="399CADF5">
        <w:rPr>
          <w:rFonts w:ascii="Book Antiqua" w:cs="Book Antiqua" w:eastAsia="Book Antiqua" w:hAnsi="Book Antiqua"/>
          <w:b/>
          <w:i/>
          <w:sz w:val="24"/>
          <w:szCs w:val="24"/>
          <w:rPrChange w:id="2971" w:author="MUTILE WANYEE" w:date="2024-03-01T12:23:00Z">
            <w:rPr>
              <w:rFonts w:ascii="Book Antiqua" w:cs="Book Antiqua" w:eastAsia="Book Antiqua" w:hAnsi="Book Antiqua"/>
              <w:b/>
              <w:i/>
              <w:sz w:val="24"/>
              <w:szCs w:val="24"/>
            </w:rPr>
          </w:rPrChange>
        </w:rPr>
        <w:t>5.3.1 Health worker status in employment</w:t>
      </w:r>
    </w:p>
    <w:p>
      <w:pPr>
        <w:pStyle w:val="style0"/>
        <w:jc w:val="both"/>
        <w:rPr>
          <w:rFonts w:ascii="Book Antiqua" w:cs="Book Antiqua" w:eastAsia="Book Antiqua" w:hAnsi="Book Antiqua"/>
          <w:sz w:val="24"/>
          <w:szCs w:val="24"/>
        </w:rPr>
      </w:pPr>
      <w:r w:rsidRPr="1C481B18">
        <w:rPr>
          <w:rFonts w:ascii="Book Antiqua" w:cs="Book Antiqua" w:eastAsia="Book Antiqua" w:hAnsi="Book Antiqua"/>
          <w:sz w:val="24"/>
          <w:szCs w:val="24"/>
          <w:rPrChange w:id="2972" w:author="MUTILE WANYEE" w:date="2024-03-01T12:23:00Z">
            <w:rPr>
              <w:rFonts w:ascii="Book Antiqua" w:cs="Book Antiqua" w:eastAsia="Book Antiqua" w:hAnsi="Book Antiqua"/>
              <w:sz w:val="24"/>
              <w:szCs w:val="24"/>
            </w:rPr>
          </w:rPrChange>
        </w:rPr>
        <w:t xml:space="preserve">Currently the health sector does not have sufficient data on health workers in self-employed but with further engagement with the Ministry of Labour, Kenya will be able to provide the relevant data. </w:t>
      </w:r>
    </w:p>
    <w:p>
      <w:pPr>
        <w:pStyle w:val="style0"/>
        <w:numPr>
          <w:ilvl w:val="2"/>
          <w:numId w:val="25"/>
        </w:numPr>
        <w:spacing w:after="0" w:lineRule="auto" w:line="276"/>
        <w:ind w:left="720" w:hanging="720"/>
        <w:jc w:val="both"/>
        <w:rPr>
          <w:rFonts w:ascii="Book Antiqua" w:cs="Book Antiqua" w:eastAsia="Book Antiqua" w:hAnsi="Book Antiqua"/>
          <w:b/>
          <w:color w:val="000000"/>
          <w:sz w:val="24"/>
          <w:szCs w:val="24"/>
        </w:rPr>
      </w:pPr>
      <w:r w:rsidRPr="035AED0A">
        <w:rPr>
          <w:rFonts w:ascii="Book Antiqua" w:cs="Book Antiqua" w:eastAsia="Book Antiqua" w:hAnsi="Book Antiqua"/>
          <w:b/>
          <w:color w:val="000000"/>
          <w:sz w:val="24"/>
          <w:szCs w:val="24"/>
          <w:rPrChange w:id="2973" w:author="MUTILE WANYEE" w:date="2024-03-01T12:23:00Z">
            <w:rPr>
              <w:rFonts w:ascii="Book Antiqua" w:cs="Book Antiqua" w:eastAsia="Book Antiqua" w:hAnsi="Book Antiqua"/>
              <w:b/>
              <w:color w:val="000000"/>
              <w:sz w:val="24"/>
              <w:szCs w:val="24"/>
            </w:rPr>
          </w:rPrChange>
        </w:rPr>
        <w:t>Measures to prevent attacks on health workers</w:t>
      </w:r>
    </w:p>
    <w:p>
      <w:pPr>
        <w:pStyle w:val="style0"/>
        <w:jc w:val="both"/>
        <w:rPr>
          <w:rFonts w:ascii="Book Antiqua" w:cs="Book Antiqua" w:eastAsia="Book Antiqua" w:hAnsi="Book Antiqua"/>
          <w:sz w:val="24"/>
          <w:szCs w:val="24"/>
        </w:rPr>
      </w:pPr>
      <w:r w:rsidRPr="3B58F886">
        <w:rPr>
          <w:rFonts w:ascii="Book Antiqua" w:cs="Book Antiqua" w:eastAsia="Book Antiqua" w:hAnsi="Book Antiqua"/>
          <w:sz w:val="24"/>
          <w:szCs w:val="24"/>
          <w:rPrChange w:id="2974" w:author="MUTILE WANYEE" w:date="2024-03-01T12:23:00Z">
            <w:rPr>
              <w:rFonts w:ascii="Book Antiqua" w:cs="Book Antiqua" w:eastAsia="Book Antiqua" w:hAnsi="Book Antiqua"/>
              <w:sz w:val="24"/>
              <w:szCs w:val="24"/>
            </w:rPr>
          </w:rPrChange>
        </w:rPr>
        <w:t xml:space="preserve">Health workforce </w:t>
      </w:r>
      <w:del w:id="2975" w:author="MUTILE WANYEE" w:date="2024-03-06T14:53:00Z">
        <w:r w:rsidDel="4862E8D5" w:rsidRPr="B5EDBC5E">
          <w:rPr>
            <w:rFonts w:ascii="Book Antiqua" w:cs="Book Antiqua" w:eastAsia="Book Antiqua" w:hAnsi="Book Antiqua"/>
            <w:sz w:val="24"/>
            <w:szCs w:val="24"/>
            <w:rPrChange w:id="2976" w:author="MUTILE WANYEE" w:date="2024-03-01T12:23:00Z">
              <w:rPr>
                <w:rFonts w:ascii="Book Antiqua" w:cs="Book Antiqua" w:eastAsia="Book Antiqua" w:hAnsi="Book Antiqua"/>
                <w:sz w:val="24"/>
                <w:szCs w:val="24"/>
              </w:rPr>
            </w:rPrChange>
          </w:rPr>
          <w:delText>are</w:delText>
        </w:r>
      </w:del>
      <w:ins w:id="2977" w:author="MUTILE WANYEE" w:date="2024-03-06T14:53:00Z">
        <w:r w:rsidR="74909FA2" w:rsidRPr="0E527F72">
          <w:rPr>
            <w:rFonts w:ascii="Book Antiqua" w:cs="Book Antiqua" w:eastAsia="Book Antiqua" w:hAnsi="Book Antiqua"/>
            <w:sz w:val="24"/>
            <w:szCs w:val="24"/>
            <w:rPrChange w:id="2978" w:author="MUTILE WANYEE" w:date="2024-03-01T12:23:00Z">
              <w:rPr>
                <w:rFonts w:ascii="Book Antiqua" w:cs="Book Antiqua" w:eastAsia="Book Antiqua" w:hAnsi="Book Antiqua"/>
                <w:sz w:val="24"/>
                <w:szCs w:val="24"/>
              </w:rPr>
            </w:rPrChange>
          </w:rPr>
          <w:t>is</w:t>
        </w:r>
      </w:ins>
      <w:r w:rsidRPr="46D38EC4">
        <w:rPr>
          <w:rFonts w:ascii="Book Antiqua" w:cs="Book Antiqua" w:eastAsia="Book Antiqua" w:hAnsi="Book Antiqua"/>
          <w:sz w:val="24"/>
          <w:szCs w:val="24"/>
          <w:rPrChange w:id="2979" w:author="MUTILE WANYEE" w:date="2024-03-01T12:23:00Z">
            <w:rPr>
              <w:rFonts w:ascii="Book Antiqua" w:cs="Book Antiqua" w:eastAsia="Book Antiqua" w:hAnsi="Book Antiqua"/>
              <w:sz w:val="24"/>
              <w:szCs w:val="24"/>
            </w:rPr>
          </w:rPrChange>
        </w:rPr>
        <w:t xml:space="preserve"> at the risk some attacks/ hazards, the most common health and safety hazards in hospitals include:</w:t>
      </w:r>
    </w:p>
    <w:p>
      <w:pPr>
        <w:pStyle w:val="style0"/>
        <w:numPr>
          <w:ilvl w:val="0"/>
          <w:numId w:val="26"/>
        </w:numPr>
        <w:spacing w:after="0"/>
        <w:ind w:left="720" w:hanging="360"/>
        <w:jc w:val="both"/>
        <w:rPr>
          <w:color w:val="000000"/>
          <w:sz w:val="24"/>
          <w:szCs w:val="24"/>
        </w:rPr>
      </w:pPr>
      <w:r w:rsidRPr="A0CB2C90">
        <w:rPr>
          <w:rFonts w:ascii="Book Antiqua" w:cs="Book Antiqua" w:eastAsia="Book Antiqua" w:hAnsi="Book Antiqua"/>
          <w:color w:val="000000"/>
          <w:sz w:val="24"/>
          <w:szCs w:val="24"/>
          <w:rPrChange w:id="2980" w:author="MUTILE WANYEE" w:date="2024-03-01T12:23:00Z">
            <w:rPr>
              <w:rFonts w:ascii="Book Antiqua" w:cs="Book Antiqua" w:eastAsia="Book Antiqua" w:hAnsi="Book Antiqua"/>
              <w:color w:val="000000"/>
              <w:sz w:val="24"/>
              <w:szCs w:val="24"/>
            </w:rPr>
          </w:rPrChange>
        </w:rPr>
        <w:t xml:space="preserve">Manual handling. This can include lifting, transporting or supporting patients, machinery and equipment. </w:t>
      </w:r>
    </w:p>
    <w:p>
      <w:pPr>
        <w:pStyle w:val="style0"/>
        <w:numPr>
          <w:ilvl w:val="0"/>
          <w:numId w:val="26"/>
        </w:numPr>
        <w:spacing w:after="0"/>
        <w:ind w:left="720" w:hanging="360"/>
        <w:jc w:val="both"/>
        <w:rPr>
          <w:color w:val="000000"/>
          <w:sz w:val="24"/>
          <w:szCs w:val="24"/>
        </w:rPr>
      </w:pPr>
      <w:r w:rsidRPr="000C0DBD">
        <w:rPr>
          <w:rFonts w:ascii="Book Antiqua" w:cs="Book Antiqua" w:eastAsia="Book Antiqua" w:hAnsi="Book Antiqua"/>
          <w:color w:val="000000"/>
          <w:sz w:val="24"/>
          <w:szCs w:val="24"/>
          <w:rPrChange w:id="2981" w:author="MUTILE WANYEE" w:date="2024-03-01T12:23:00Z">
            <w:rPr>
              <w:rFonts w:ascii="Book Antiqua" w:cs="Book Antiqua" w:eastAsia="Book Antiqua" w:hAnsi="Book Antiqua"/>
              <w:color w:val="000000"/>
              <w:sz w:val="24"/>
              <w:szCs w:val="24"/>
            </w:rPr>
          </w:rPrChange>
        </w:rPr>
        <w:t xml:space="preserve">Occupational violence. </w:t>
      </w:r>
    </w:p>
    <w:p>
      <w:pPr>
        <w:pStyle w:val="style0"/>
        <w:numPr>
          <w:ilvl w:val="0"/>
          <w:numId w:val="26"/>
        </w:numPr>
        <w:spacing w:after="0"/>
        <w:ind w:left="720" w:hanging="360"/>
        <w:jc w:val="both"/>
        <w:rPr>
          <w:color w:val="000000"/>
          <w:sz w:val="24"/>
          <w:szCs w:val="24"/>
        </w:rPr>
      </w:pPr>
      <w:r w:rsidRPr="0D89F6E2">
        <w:rPr>
          <w:rFonts w:ascii="Book Antiqua" w:cs="Book Antiqua" w:eastAsia="Book Antiqua" w:hAnsi="Book Antiqua"/>
          <w:color w:val="000000"/>
          <w:sz w:val="24"/>
          <w:szCs w:val="24"/>
          <w:rPrChange w:id="2982" w:author="MUTILE WANYEE" w:date="2024-03-01T12:23:00Z">
            <w:rPr>
              <w:rFonts w:ascii="Book Antiqua" w:cs="Book Antiqua" w:eastAsia="Book Antiqua" w:hAnsi="Book Antiqua"/>
              <w:color w:val="000000"/>
              <w:sz w:val="24"/>
              <w:szCs w:val="24"/>
            </w:rPr>
          </w:rPrChange>
        </w:rPr>
        <w:t>Work-related stress.</w:t>
      </w:r>
    </w:p>
    <w:p>
      <w:pPr>
        <w:pStyle w:val="style0"/>
        <w:numPr>
          <w:ilvl w:val="0"/>
          <w:numId w:val="26"/>
        </w:numPr>
        <w:spacing w:after="0"/>
        <w:ind w:left="720" w:hanging="360"/>
        <w:jc w:val="both"/>
        <w:rPr>
          <w:color w:val="000000"/>
          <w:sz w:val="24"/>
          <w:szCs w:val="24"/>
        </w:rPr>
      </w:pPr>
      <w:r w:rsidRPr="F2913887">
        <w:rPr>
          <w:rFonts w:ascii="Book Antiqua" w:cs="Book Antiqua" w:eastAsia="Book Antiqua" w:hAnsi="Book Antiqua"/>
          <w:color w:val="000000"/>
          <w:sz w:val="24"/>
          <w:szCs w:val="24"/>
          <w:rPrChange w:id="2983" w:author="MUTILE WANYEE" w:date="2024-03-01T12:23:00Z">
            <w:rPr>
              <w:rFonts w:ascii="Book Antiqua" w:cs="Book Antiqua" w:eastAsia="Book Antiqua" w:hAnsi="Book Antiqua"/>
              <w:color w:val="000000"/>
              <w:sz w:val="24"/>
              <w:szCs w:val="24"/>
            </w:rPr>
          </w:rPrChange>
        </w:rPr>
        <w:t xml:space="preserve">Chemical hazards. </w:t>
      </w:r>
    </w:p>
    <w:p>
      <w:pPr>
        <w:pStyle w:val="style0"/>
        <w:numPr>
          <w:ilvl w:val="0"/>
          <w:numId w:val="26"/>
        </w:numPr>
        <w:spacing w:after="0"/>
        <w:ind w:left="720" w:hanging="360"/>
        <w:jc w:val="both"/>
        <w:rPr>
          <w:color w:val="000000"/>
          <w:sz w:val="24"/>
          <w:szCs w:val="24"/>
        </w:rPr>
      </w:pPr>
      <w:r w:rsidRPr="4722011F">
        <w:rPr>
          <w:rFonts w:ascii="Book Antiqua" w:cs="Book Antiqua" w:eastAsia="Book Antiqua" w:hAnsi="Book Antiqua"/>
          <w:color w:val="000000"/>
          <w:sz w:val="24"/>
          <w:szCs w:val="24"/>
          <w:rPrChange w:id="2984" w:author="MUTILE WANYEE" w:date="2024-03-01T12:23:00Z">
            <w:rPr>
              <w:rFonts w:ascii="Book Antiqua" w:cs="Book Antiqua" w:eastAsia="Book Antiqua" w:hAnsi="Book Antiqua"/>
              <w:color w:val="000000"/>
              <w:sz w:val="24"/>
              <w:szCs w:val="24"/>
            </w:rPr>
          </w:rPrChange>
        </w:rPr>
        <w:t xml:space="preserve">Infectious diseases and agents. </w:t>
      </w:r>
    </w:p>
    <w:p>
      <w:pPr>
        <w:pStyle w:val="style0"/>
        <w:numPr>
          <w:ilvl w:val="0"/>
          <w:numId w:val="26"/>
        </w:numPr>
        <w:ind w:left="720" w:hanging="360"/>
        <w:jc w:val="both"/>
        <w:rPr>
          <w:color w:val="000000"/>
          <w:sz w:val="24"/>
          <w:szCs w:val="24"/>
        </w:rPr>
      </w:pPr>
      <w:r w:rsidRPr="FE51020E">
        <w:rPr>
          <w:rFonts w:ascii="Book Antiqua" w:cs="Book Antiqua" w:eastAsia="Book Antiqua" w:hAnsi="Book Antiqua"/>
          <w:color w:val="000000"/>
          <w:sz w:val="24"/>
          <w:szCs w:val="24"/>
          <w:rPrChange w:id="2985" w:author="MUTILE WANYEE" w:date="2024-03-01T12:23:00Z">
            <w:rPr>
              <w:rFonts w:ascii="Book Antiqua" w:cs="Book Antiqua" w:eastAsia="Book Antiqua" w:hAnsi="Book Antiqua"/>
              <w:color w:val="000000"/>
              <w:sz w:val="24"/>
              <w:szCs w:val="24"/>
            </w:rPr>
          </w:rPrChange>
        </w:rPr>
        <w:t>Slips, trips and falls.</w:t>
      </w:r>
    </w:p>
    <w:p>
      <w:pPr>
        <w:pStyle w:val="style0"/>
        <w:jc w:val="both"/>
        <w:rPr>
          <w:rFonts w:ascii="Book Antiqua" w:cs="Book Antiqua" w:eastAsia="Book Antiqua" w:hAnsi="Book Antiqua"/>
          <w:sz w:val="24"/>
          <w:szCs w:val="24"/>
        </w:rPr>
      </w:pPr>
      <w:r w:rsidRPr="EE318DD7">
        <w:rPr>
          <w:rFonts w:ascii="Book Antiqua" w:cs="Book Antiqua" w:eastAsia="Book Antiqua" w:hAnsi="Book Antiqua"/>
          <w:sz w:val="24"/>
          <w:szCs w:val="24"/>
          <w:rPrChange w:id="2986" w:author="MUTILE WANYEE" w:date="2024-03-01T12:23:00Z">
            <w:rPr>
              <w:rFonts w:ascii="Book Antiqua" w:cs="Book Antiqua" w:eastAsia="Book Antiqua" w:hAnsi="Book Antiqua"/>
              <w:sz w:val="24"/>
              <w:szCs w:val="24"/>
            </w:rPr>
          </w:rPrChange>
        </w:rPr>
        <w:t>Occupational health is an area of work in public health to promote and maintain highest degree of physical, mental and social well-being of workers in all occupations. Its objectives are:</w:t>
      </w:r>
    </w:p>
    <w:p>
      <w:pPr>
        <w:pStyle w:val="style0"/>
        <w:numPr>
          <w:ilvl w:val="0"/>
          <w:numId w:val="27"/>
        </w:numPr>
        <w:spacing w:after="0"/>
        <w:ind w:left="720" w:hanging="360"/>
        <w:jc w:val="both"/>
        <w:rPr>
          <w:color w:val="000000"/>
          <w:sz w:val="24"/>
          <w:szCs w:val="24"/>
        </w:rPr>
      </w:pPr>
      <w:r w:rsidRPr="D29C8323">
        <w:rPr>
          <w:rFonts w:ascii="Book Antiqua" w:cs="Book Antiqua" w:eastAsia="Book Antiqua" w:hAnsi="Book Antiqua"/>
          <w:color w:val="000000"/>
          <w:sz w:val="24"/>
          <w:szCs w:val="24"/>
          <w:rPrChange w:id="2987" w:author="MUTILE WANYEE" w:date="2024-03-01T12:23:00Z">
            <w:rPr>
              <w:rFonts w:ascii="Book Antiqua" w:cs="Book Antiqua" w:eastAsia="Book Antiqua" w:hAnsi="Book Antiqua"/>
              <w:color w:val="000000"/>
              <w:sz w:val="24"/>
              <w:szCs w:val="24"/>
            </w:rPr>
          </w:rPrChange>
        </w:rPr>
        <w:t>the maintenance and promotion of workers' health and working capacity;</w:t>
      </w:r>
    </w:p>
    <w:p>
      <w:pPr>
        <w:pStyle w:val="style0"/>
        <w:numPr>
          <w:ilvl w:val="0"/>
          <w:numId w:val="27"/>
        </w:numPr>
        <w:spacing w:after="0"/>
        <w:ind w:left="720" w:hanging="360"/>
        <w:jc w:val="both"/>
        <w:rPr>
          <w:color w:val="000000"/>
          <w:sz w:val="24"/>
          <w:szCs w:val="24"/>
        </w:rPr>
      </w:pPr>
      <w:r w:rsidRPr="C78F0B9D">
        <w:rPr>
          <w:rFonts w:ascii="Book Antiqua" w:cs="Book Antiqua" w:eastAsia="Book Antiqua" w:hAnsi="Book Antiqua"/>
          <w:color w:val="000000"/>
          <w:sz w:val="24"/>
          <w:szCs w:val="24"/>
          <w:rPrChange w:id="2988" w:author="MUTILE WANYEE" w:date="2024-03-01T12:23:00Z">
            <w:rPr>
              <w:rFonts w:ascii="Book Antiqua" w:cs="Book Antiqua" w:eastAsia="Book Antiqua" w:hAnsi="Book Antiqua"/>
              <w:color w:val="000000"/>
              <w:sz w:val="24"/>
              <w:szCs w:val="24"/>
            </w:rPr>
          </w:rPrChange>
        </w:rPr>
        <w:t>the improvement of working conditions and the working environment to become conducive to safety and health;</w:t>
      </w:r>
    </w:p>
    <w:p>
      <w:pPr>
        <w:pStyle w:val="style0"/>
        <w:numPr>
          <w:ilvl w:val="0"/>
          <w:numId w:val="27"/>
        </w:numPr>
        <w:ind w:left="720" w:hanging="360"/>
        <w:jc w:val="both"/>
        <w:rPr>
          <w:color w:val="000000"/>
          <w:sz w:val="24"/>
          <w:szCs w:val="24"/>
        </w:rPr>
      </w:pPr>
      <w:r w:rsidRPr="EDD5A75E">
        <w:rPr>
          <w:rFonts w:ascii="Book Antiqua" w:cs="Book Antiqua" w:eastAsia="Book Antiqua" w:hAnsi="Book Antiqua"/>
          <w:color w:val="000000"/>
          <w:sz w:val="24"/>
          <w:szCs w:val="24"/>
          <w:rPrChange w:id="2989" w:author="MUTILE WANYEE" w:date="2024-03-01T12:23:00Z">
            <w:rPr>
              <w:rFonts w:ascii="Book Antiqua" w:cs="Book Antiqua" w:eastAsia="Book Antiqua" w:hAnsi="Book Antiqua"/>
              <w:color w:val="000000"/>
              <w:sz w:val="24"/>
              <w:szCs w:val="24"/>
            </w:rPr>
          </w:rPrChange>
        </w:rPr>
        <w:t>the development of work organization and working cultures that should reflect essential value systems adopted by the undertaking concerned, and include effective managerial systems, personnel policy, principles for participation, and voluntary quality-related management practices to improve occupational safety and health.</w:t>
      </w:r>
    </w:p>
    <w:p>
      <w:pPr>
        <w:pStyle w:val="style0"/>
        <w:jc w:val="both"/>
        <w:rPr>
          <w:rFonts w:ascii="Book Antiqua" w:cs="Book Antiqua" w:eastAsia="Book Antiqua" w:hAnsi="Book Antiqua"/>
          <w:sz w:val="24"/>
          <w:szCs w:val="24"/>
        </w:rPr>
      </w:pPr>
      <w:r w:rsidRPr="911873DE">
        <w:rPr>
          <w:rFonts w:ascii="Book Antiqua" w:cs="Book Antiqua" w:eastAsia="Book Antiqua" w:hAnsi="Book Antiqua"/>
          <w:sz w:val="24"/>
          <w:szCs w:val="24"/>
          <w:rPrChange w:id="2990" w:author="MUTILE WANYEE" w:date="2024-03-01T12:23:00Z">
            <w:rPr>
              <w:rFonts w:ascii="Book Antiqua" w:cs="Book Antiqua" w:eastAsia="Book Antiqua" w:hAnsi="Book Antiqua"/>
              <w:sz w:val="24"/>
              <w:szCs w:val="24"/>
            </w:rPr>
          </w:rPrChange>
        </w:rPr>
        <w:t xml:space="preserve">Presently, the Occupational Safety and Health Act, 2007 is the only one that has been providing guidance on how to handle matters regarding any injuries that may be sustained while in line of duty. </w:t>
      </w:r>
      <w:del w:id="2991" w:author="MUTILE WANYEE" w:date="2024-03-06T14:54:00Z">
        <w:r w:rsidDel="6F1848D6" w:rsidRPr="17B1D1A3">
          <w:rPr>
            <w:rFonts w:ascii="Book Antiqua" w:cs="Book Antiqua" w:eastAsia="Book Antiqua" w:hAnsi="Book Antiqua"/>
            <w:sz w:val="24"/>
            <w:szCs w:val="24"/>
            <w:rPrChange w:id="2992" w:author="MUTILE WANYEE" w:date="2024-03-01T12:23:00Z">
              <w:rPr>
                <w:rFonts w:ascii="Book Antiqua" w:cs="Book Antiqua" w:eastAsia="Book Antiqua" w:hAnsi="Book Antiqua"/>
                <w:sz w:val="24"/>
                <w:szCs w:val="24"/>
              </w:rPr>
            </w:rPrChange>
          </w:rPr>
          <w:delText xml:space="preserve">However, in this document the direct matter regarding the physical attack to the health worker as has happened previously is not factored anywhere and KHHRAC is in the process of adopting and implementing the HealthWISE Action Manual. </w:delText>
        </w:r>
      </w:del>
    </w:p>
    <w:p>
      <w:pPr>
        <w:pStyle w:val="style0"/>
        <w:spacing w:after="0" w:lineRule="auto" w:line="276"/>
        <w:jc w:val="both"/>
        <w:rPr>
          <w:rFonts w:ascii="Book Antiqua" w:cs="Book Antiqua" w:eastAsia="Book Antiqua" w:hAnsi="Book Antiqua"/>
          <w:b/>
          <w:sz w:val="24"/>
          <w:szCs w:val="24"/>
        </w:rPr>
      </w:pPr>
      <w:r w:rsidRPr="E8376C9C">
        <w:rPr>
          <w:rFonts w:ascii="Book Antiqua" w:cs="Book Antiqua" w:eastAsia="Book Antiqua" w:hAnsi="Book Antiqua"/>
          <w:b/>
          <w:sz w:val="24"/>
          <w:szCs w:val="24"/>
          <w:rPrChange w:id="2993" w:author="MUTILE WANYEE" w:date="2024-03-01T12:23:00Z">
            <w:rPr>
              <w:rFonts w:ascii="Book Antiqua" w:cs="Book Antiqua" w:eastAsia="Book Antiqua" w:hAnsi="Book Antiqua"/>
              <w:b/>
              <w:sz w:val="24"/>
              <w:szCs w:val="24"/>
            </w:rPr>
          </w:rPrChange>
        </w:rPr>
        <w:t>5.4.2 Attacks on the healthcare system</w:t>
      </w:r>
    </w:p>
    <w:p>
      <w:pPr>
        <w:pStyle w:val="style0"/>
        <w:jc w:val="both"/>
        <w:rPr>
          <w:rFonts w:ascii="Book Antiqua" w:cs="Book Antiqua" w:eastAsia="Book Antiqua" w:hAnsi="Book Antiqua"/>
          <w:sz w:val="24"/>
          <w:szCs w:val="24"/>
        </w:rPr>
      </w:pPr>
      <w:r w:rsidRPr="0989ED94">
        <w:rPr>
          <w:rFonts w:ascii="Book Antiqua" w:cs="Book Antiqua" w:eastAsia="Book Antiqua" w:hAnsi="Book Antiqua"/>
          <w:sz w:val="24"/>
          <w:szCs w:val="24"/>
          <w:rPrChange w:id="2994" w:author="MUTILE WANYEE" w:date="2024-03-01T12:23:00Z">
            <w:rPr>
              <w:rFonts w:ascii="Book Antiqua" w:cs="Book Antiqua" w:eastAsia="Book Antiqua" w:hAnsi="Book Antiqua"/>
              <w:sz w:val="24"/>
              <w:szCs w:val="24"/>
            </w:rPr>
          </w:rPrChange>
        </w:rPr>
        <w:t>Attacks on the health-care system is the primary attack on the:</w:t>
      </w:r>
    </w:p>
    <w:p>
      <w:pPr>
        <w:pStyle w:val="style0"/>
        <w:numPr>
          <w:ilvl w:val="0"/>
          <w:numId w:val="28"/>
        </w:numPr>
        <w:spacing w:after="0"/>
        <w:ind w:left="720" w:hanging="360"/>
        <w:jc w:val="both"/>
        <w:rPr>
          <w:color w:val="000000"/>
          <w:sz w:val="24"/>
          <w:szCs w:val="24"/>
        </w:rPr>
      </w:pPr>
      <w:r w:rsidRPr="0C63F54A">
        <w:rPr>
          <w:rFonts w:ascii="Book Antiqua" w:cs="Book Antiqua" w:eastAsia="Book Antiqua" w:hAnsi="Book Antiqua"/>
          <w:color w:val="000000"/>
          <w:sz w:val="24"/>
          <w:szCs w:val="24"/>
          <w:rPrChange w:id="2995" w:author="MUTILE WANYEE" w:date="2024-03-01T12:23:00Z">
            <w:rPr>
              <w:rFonts w:ascii="Book Antiqua" w:cs="Book Antiqua" w:eastAsia="Book Antiqua" w:hAnsi="Book Antiqua"/>
              <w:color w:val="000000"/>
              <w:sz w:val="24"/>
              <w:szCs w:val="24"/>
            </w:rPr>
          </w:rPrChange>
        </w:rPr>
        <w:t>Facility</w:t>
      </w:r>
    </w:p>
    <w:p>
      <w:pPr>
        <w:pStyle w:val="style0"/>
        <w:numPr>
          <w:ilvl w:val="0"/>
          <w:numId w:val="28"/>
        </w:numPr>
        <w:spacing w:after="0"/>
        <w:ind w:left="720" w:hanging="360"/>
        <w:jc w:val="both"/>
        <w:rPr>
          <w:color w:val="000000"/>
          <w:sz w:val="24"/>
          <w:szCs w:val="24"/>
        </w:rPr>
      </w:pPr>
      <w:r w:rsidRPr="0DF91EF4">
        <w:rPr>
          <w:rFonts w:ascii="Book Antiqua" w:cs="Book Antiqua" w:eastAsia="Book Antiqua" w:hAnsi="Book Antiqua"/>
          <w:color w:val="000000"/>
          <w:sz w:val="24"/>
          <w:szCs w:val="24"/>
          <w:rPrChange w:id="2996" w:author="MUTILE WANYEE" w:date="2024-03-01T12:23:00Z">
            <w:rPr>
              <w:rFonts w:ascii="Book Antiqua" w:cs="Book Antiqua" w:eastAsia="Book Antiqua" w:hAnsi="Book Antiqua"/>
              <w:color w:val="000000"/>
              <w:sz w:val="24"/>
              <w:szCs w:val="24"/>
            </w:rPr>
          </w:rPrChange>
        </w:rPr>
        <w:t>Health-care provider</w:t>
      </w:r>
    </w:p>
    <w:p>
      <w:pPr>
        <w:pStyle w:val="style0"/>
        <w:numPr>
          <w:ilvl w:val="0"/>
          <w:numId w:val="28"/>
        </w:numPr>
        <w:spacing w:after="0"/>
        <w:ind w:left="720" w:hanging="360"/>
        <w:jc w:val="both"/>
        <w:rPr>
          <w:color w:val="000000"/>
          <w:sz w:val="24"/>
          <w:szCs w:val="24"/>
        </w:rPr>
      </w:pPr>
      <w:r w:rsidRPr="8AD19638">
        <w:rPr>
          <w:rFonts w:ascii="Book Antiqua" w:cs="Book Antiqua" w:eastAsia="Book Antiqua" w:hAnsi="Book Antiqua"/>
          <w:color w:val="000000"/>
          <w:sz w:val="24"/>
          <w:szCs w:val="24"/>
          <w:rPrChange w:id="2997" w:author="MUTILE WANYEE" w:date="2024-03-01T12:23:00Z">
            <w:rPr>
              <w:rFonts w:ascii="Book Antiqua" w:cs="Book Antiqua" w:eastAsia="Book Antiqua" w:hAnsi="Book Antiqua"/>
              <w:color w:val="000000"/>
              <w:sz w:val="24"/>
              <w:szCs w:val="24"/>
            </w:rPr>
          </w:rPrChange>
        </w:rPr>
        <w:t>Transport</w:t>
      </w:r>
    </w:p>
    <w:p>
      <w:pPr>
        <w:pStyle w:val="style0"/>
        <w:numPr>
          <w:ilvl w:val="0"/>
          <w:numId w:val="28"/>
        </w:numPr>
        <w:ind w:left="720" w:hanging="360"/>
        <w:jc w:val="both"/>
        <w:rPr>
          <w:color w:val="000000"/>
          <w:sz w:val="24"/>
          <w:szCs w:val="24"/>
        </w:rPr>
      </w:pPr>
      <w:r w:rsidRPr="BD6AAD6C">
        <w:rPr>
          <w:rFonts w:ascii="Book Antiqua" w:cs="Book Antiqua" w:eastAsia="Book Antiqua" w:hAnsi="Book Antiqua"/>
          <w:color w:val="000000"/>
          <w:sz w:val="24"/>
          <w:szCs w:val="24"/>
          <w:rPrChange w:id="2998" w:author="MUTILE WANYEE" w:date="2024-03-01T12:23:00Z">
            <w:rPr>
              <w:rFonts w:ascii="Book Antiqua" w:cs="Book Antiqua" w:eastAsia="Book Antiqua" w:hAnsi="Book Antiqua"/>
              <w:color w:val="000000"/>
              <w:sz w:val="24"/>
              <w:szCs w:val="24"/>
            </w:rPr>
          </w:rPrChange>
        </w:rPr>
        <w:t>Patient.</w:t>
      </w:r>
    </w:p>
    <w:p>
      <w:pPr>
        <w:pStyle w:val="style0"/>
        <w:jc w:val="both"/>
        <w:rPr>
          <w:del w:id="2999" w:author="MUTILE WANYEE" w:date="2024-03-06T14:59:00Z"/>
          <w:rFonts w:ascii="Book Antiqua" w:cs="Book Antiqua" w:eastAsia="Book Antiqua" w:hAnsi="Book Antiqua"/>
          <w:sz w:val="24"/>
          <w:szCs w:val="24"/>
          <w:rPrChange w:id="3000" w:author="MUTILE WANYEE" w:date="2024-03-01T12:23:00Z">
            <w:rPr>
              <w:rFonts w:ascii="Book Antiqua" w:cs="Book Antiqua" w:eastAsia="Book Antiqua" w:hAnsi="Book Antiqua"/>
              <w:sz w:val="24"/>
              <w:szCs w:val="24"/>
            </w:rPr>
          </w:rPrChange>
        </w:rPr>
      </w:pPr>
      <w:r w:rsidRPr="4F1B10B0">
        <w:rPr>
          <w:rFonts w:ascii="Book Antiqua" w:cs="Book Antiqua" w:eastAsia="Book Antiqua" w:hAnsi="Book Antiqua"/>
          <w:sz w:val="24"/>
          <w:szCs w:val="24"/>
          <w:rPrChange w:id="3001" w:author="MUTILE WANYEE" w:date="2024-03-01T12:23:00Z">
            <w:rPr>
              <w:rFonts w:ascii="Book Antiqua" w:cs="Book Antiqua" w:eastAsia="Book Antiqua" w:hAnsi="Book Antiqua"/>
              <w:sz w:val="24"/>
              <w:szCs w:val="24"/>
            </w:rPr>
          </w:rPrChange>
        </w:rPr>
        <w:t>For health-care providers and patients, both components of physical and psychological attacks refer to intentional use of physical force that harms another person physically, sexually or psychologically</w:t>
      </w:r>
      <w:ins w:id="3002" w:author="MUTILE WANYEE" w:date="2024-03-06T14:59:00Z">
        <w:r w:rsidR="C8CC74AF" w:rsidRPr="2AF7202A">
          <w:rPr>
            <w:rFonts w:ascii="Book Antiqua" w:cs="Book Antiqua" w:eastAsia="Book Antiqua" w:hAnsi="Book Antiqua"/>
            <w:sz w:val="24"/>
            <w:szCs w:val="24"/>
            <w:rPrChange w:id="3003" w:author="MUTILE WANYEE" w:date="2024-03-01T12:23:00Z">
              <w:rPr>
                <w:rFonts w:ascii="Book Antiqua" w:cs="Book Antiqua" w:eastAsia="Book Antiqua" w:hAnsi="Book Antiqua"/>
                <w:sz w:val="24"/>
                <w:szCs w:val="24"/>
              </w:rPr>
            </w:rPrChange>
          </w:rPr>
          <w:t>.</w:t>
        </w:r>
      </w:ins>
    </w:p>
    <w:p>
      <w:pPr>
        <w:pStyle w:val="style0"/>
        <w:jc w:val="both"/>
        <w:rPr>
          <w:del w:id="3004" w:author="MUTILE WANYEE" w:date="2024-03-06T14:55:00Z"/>
          <w:rFonts w:ascii="Book Antiqua" w:cs="Book Antiqua" w:eastAsia="Book Antiqua" w:hAnsi="Book Antiqua"/>
          <w:sz w:val="24"/>
          <w:szCs w:val="24"/>
          <w:rPrChange w:id="3005" w:author="MUTILE WANYEE" w:date="2024-03-01T12:23:00Z">
            <w:rPr>
              <w:rFonts w:ascii="Book Antiqua" w:cs="Book Antiqua" w:eastAsia="Book Antiqua" w:hAnsi="Book Antiqua"/>
              <w:sz w:val="24"/>
              <w:szCs w:val="24"/>
            </w:rPr>
          </w:rPrChange>
        </w:rPr>
      </w:pPr>
      <w:ins w:id="3006" w:author="MUTILE WANYEE" w:date="2024-03-06T14:59:00Z">
        <w:r w:rsidR="E54A9054" w:rsidRPr="98AC70B8">
          <w:rPr>
            <w:rFonts w:ascii="Book Antiqua" w:cs="Book Antiqua" w:eastAsia="Book Antiqua" w:hAnsi="Book Antiqua"/>
            <w:sz w:val="24"/>
            <w:szCs w:val="24"/>
            <w:rPrChange w:id="3007" w:author="MUTILE WANYEE" w:date="2024-03-01T12:23:00Z">
              <w:rPr>
                <w:rFonts w:ascii="Book Antiqua" w:cs="Book Antiqua" w:eastAsia="Book Antiqua" w:hAnsi="Book Antiqua"/>
                <w:sz w:val="24"/>
                <w:szCs w:val="24"/>
              </w:rPr>
            </w:rPrChange>
          </w:rPr>
          <w:t xml:space="preserve"> </w:t>
        </w:r>
      </w:ins>
      <w:r w:rsidRPr="D4778AC4">
        <w:rPr>
          <w:rFonts w:ascii="Book Antiqua" w:cs="Book Antiqua" w:eastAsia="Book Antiqua" w:hAnsi="Book Antiqua"/>
          <w:sz w:val="24"/>
          <w:szCs w:val="24"/>
          <w:rPrChange w:id="3008" w:author="MUTILE WANYEE" w:date="2024-03-01T12:23:00Z">
            <w:rPr>
              <w:rFonts w:ascii="Book Antiqua" w:cs="Book Antiqua" w:eastAsia="Book Antiqua" w:hAnsi="Book Antiqua"/>
              <w:sz w:val="24"/>
              <w:szCs w:val="24"/>
            </w:rPr>
          </w:rPrChange>
        </w:rPr>
        <w:t>There is inadequate information on the number of attacks on the health -care system. We hope to be able to consolidate this information through the existing various committees such as gender mainstreaming, Safety and Security, Public Complaints, MHRMAC, and Anti-Corruption.</w:t>
      </w:r>
      <w:ins w:id="3009" w:author="MUTILE WANYEE" w:date="2024-03-06T14:55:00Z">
        <w:r w:rsidR="D50F88B1" w:rsidRPr="7041F1E5">
          <w:rPr>
            <w:rFonts w:ascii="Book Antiqua" w:cs="Book Antiqua" w:eastAsia="Book Antiqua" w:hAnsi="Book Antiqua"/>
            <w:sz w:val="24"/>
            <w:szCs w:val="24"/>
            <w:rPrChange w:id="3010" w:author="MUTILE WANYEE" w:date="2024-03-01T12:23:00Z">
              <w:rPr>
                <w:rFonts w:ascii="Book Antiqua" w:cs="Book Antiqua" w:eastAsia="Book Antiqua" w:hAnsi="Book Antiqua"/>
                <w:sz w:val="24"/>
                <w:szCs w:val="24"/>
              </w:rPr>
            </w:rPrChange>
          </w:rPr>
          <w:t xml:space="preserve"> </w:t>
        </w:r>
      </w:ins>
    </w:p>
    <w:p>
      <w:pPr>
        <w:pStyle w:val="style0"/>
        <w:jc w:val="both"/>
        <w:rPr>
          <w:rFonts w:ascii="Book Antiqua" w:cs="Book Antiqua" w:eastAsia="Book Antiqua" w:hAnsi="Book Antiqua"/>
          <w:sz w:val="24"/>
          <w:szCs w:val="24"/>
        </w:rPr>
      </w:pPr>
      <w:r w:rsidRPr="DA51F469">
        <w:rPr>
          <w:rFonts w:ascii="Book Antiqua" w:cs="Book Antiqua" w:eastAsia="Book Antiqua" w:hAnsi="Book Antiqua"/>
          <w:sz w:val="24"/>
          <w:szCs w:val="24"/>
          <w:rPrChange w:id="3011" w:author="MUTILE WANYEE" w:date="2024-03-01T12:23:00Z">
            <w:rPr>
              <w:rFonts w:ascii="Book Antiqua" w:cs="Book Antiqua" w:eastAsia="Book Antiqua" w:hAnsi="Book Antiqua"/>
              <w:sz w:val="24"/>
              <w:szCs w:val="24"/>
            </w:rPr>
          </w:rPrChange>
        </w:rPr>
        <w:t>At the National Level, we have Ombudsman, EACC, and Internal Security</w:t>
      </w:r>
    </w:p>
    <w:p>
      <w:pPr>
        <w:pStyle w:val="style0"/>
        <w:jc w:val="both"/>
        <w:rPr>
          <w:rFonts w:ascii="Book Antiqua" w:cs="Book Antiqua" w:eastAsia="Book Antiqua" w:hAnsi="Times New Roman"/>
          <w:b w:val="false"/>
          <w:i/>
          <w:sz w:val="20"/>
          <w:szCs w:val="24"/>
          <w:shd w:val="clear" w:color="auto" w:fill="auto"/>
          <w:rPrChange w:id="3012" w:author="MUTILE WANYEE" w:date="2024-03-06T14:58:00Z">
            <w:rPr>
              <w:rFonts w:ascii="Book Antiqua" w:cs="Book Antiqua" w:eastAsia="Book Antiqua" w:hAnsi="Book Antiqua"/>
              <w:b/>
              <w:sz w:val="24"/>
              <w:szCs w:val="24"/>
            </w:rPr>
          </w:rPrChange>
        </w:rPr>
      </w:pPr>
      <w:r w:rsidRPr="6D35E868">
        <w:rPr>
          <w:rFonts w:ascii="Book Antiqua" w:cs="Book Antiqua" w:eastAsia="Book Antiqua" w:hAnsi="Book Antiqua"/>
          <w:b/>
          <w:sz w:val="24"/>
          <w:szCs w:val="24"/>
          <w:rPrChange w:id="3013" w:author="MUTILE WANYEE" w:date="2024-03-01T12:23:00Z">
            <w:rPr>
              <w:rFonts w:ascii="Book Antiqua" w:cs="Book Antiqua" w:eastAsia="Book Antiqua" w:hAnsi="Book Antiqua"/>
              <w:b/>
              <w:sz w:val="24"/>
              <w:szCs w:val="24"/>
            </w:rPr>
          </w:rPrChange>
        </w:rPr>
        <w:t xml:space="preserve">5.5 Health Workforce Spending and Remuneration </w:t>
      </w:r>
    </w:p>
    <w:p>
      <w:pPr>
        <w:pStyle w:val="style0"/>
        <w:jc w:val="both"/>
        <w:rPr>
          <w:rFonts w:ascii="Book Antiqua" w:cs="Book Antiqua" w:eastAsia="Book Antiqua" w:hAnsi="Book Antiqua"/>
          <w:color w:val="000000"/>
          <w:sz w:val="24"/>
          <w:szCs w:val="24"/>
        </w:rPr>
      </w:pPr>
      <w:r w:rsidRPr="D8CA3866">
        <w:rPr>
          <w:rFonts w:ascii="Book Antiqua" w:cs="Book Antiqua" w:eastAsia="Book Antiqua" w:hAnsi="Book Antiqua"/>
          <w:sz w:val="24"/>
          <w:szCs w:val="24"/>
          <w:rPrChange w:id="3014" w:author="MUTILE WANYEE" w:date="2024-03-01T12:23:00Z">
            <w:rPr>
              <w:rFonts w:ascii="Book Antiqua" w:cs="Book Antiqua" w:eastAsia="Book Antiqua" w:hAnsi="Book Antiqua"/>
              <w:sz w:val="24"/>
              <w:szCs w:val="24"/>
            </w:rPr>
          </w:rPrChange>
        </w:rPr>
        <w:t>The public sector health</w:t>
      </w:r>
      <w:r w:rsidRPr="375FB0E6">
        <w:rPr>
          <w:rFonts w:ascii="Book Antiqua" w:cs="Book Antiqua" w:eastAsia="Book Antiqua" w:hAnsi="Book Antiqua"/>
          <w:color w:val="000000"/>
          <w:sz w:val="24"/>
          <w:szCs w:val="24"/>
          <w:rPrChange w:id="3015" w:author="MUTILE WANYEE" w:date="2024-03-01T12:23:00Z">
            <w:rPr>
              <w:rFonts w:ascii="Book Antiqua" w:cs="Book Antiqua" w:eastAsia="Book Antiqua" w:hAnsi="Book Antiqua"/>
              <w:color w:val="000000"/>
              <w:sz w:val="24"/>
              <w:szCs w:val="24"/>
            </w:rPr>
          </w:rPrChange>
        </w:rPr>
        <w:t xml:space="preserve"> sector is labor-intensive and is dependent on its workforce to provide quality health care services. The country has made significant progress, including scaling up the recruitment of additional health workers, reviewing health worker salaries and benefits, and strengthening human resource systems, policies and practices. </w:t>
      </w:r>
      <w:r w:rsidRPr="BAF80B27">
        <w:rPr>
          <w:rFonts w:ascii="Book Antiqua" w:cs="Book Antiqua" w:eastAsia="Book Antiqua" w:hAnsi="Book Antiqua"/>
          <w:sz w:val="24"/>
          <w:szCs w:val="24"/>
          <w:rPrChange w:id="3016" w:author="MUTILE WANYEE" w:date="2024-03-01T12:23:00Z">
            <w:rPr>
              <w:rFonts w:ascii="Book Antiqua" w:cs="Book Antiqua" w:eastAsia="Book Antiqua" w:hAnsi="Book Antiqua"/>
              <w:sz w:val="24"/>
              <w:szCs w:val="24"/>
            </w:rPr>
          </w:rPrChange>
        </w:rPr>
        <w:t>In FY 2020/21, the MOH was allocated Ksh 114 billion—an increase from the Ksh 90 billion and Ksh 93 billion allocated in FY 2018/19 and FY 2019/20, respectively. This sum constituted 6.5 percent of the national government budget—a significant increase from the 5.1 percent allocated in FY 2018/19 and 4.8 percent allocated in FY 2019/20. In absolute terms, the MOH budget increased by 27 percent over the three-year period.</w:t>
      </w:r>
    </w:p>
    <w:p>
      <w:pPr>
        <w:pStyle w:val="style0"/>
        <w:spacing w:after="0" w:lineRule="auto" w:line="240"/>
        <w:rPr>
          <w:rFonts w:ascii="Book Antiqua" w:cs="Book Antiqua" w:eastAsia="Book Antiqua" w:hAnsi="Book Antiqua"/>
          <w:b/>
          <w:i/>
          <w:sz w:val="24"/>
          <w:szCs w:val="24"/>
        </w:rPr>
      </w:pPr>
      <w:r w:rsidRPr="D0F6BE50">
        <w:rPr>
          <w:rFonts w:ascii="Book Antiqua" w:cs="Book Antiqua" w:eastAsia="Book Antiqua" w:hAnsi="Book Antiqua"/>
          <w:b/>
          <w:i/>
          <w:sz w:val="24"/>
          <w:szCs w:val="24"/>
          <w:rPrChange w:id="3017" w:author="MUTILE WANYEE" w:date="2024-03-01T12:23:00Z">
            <w:rPr>
              <w:rFonts w:ascii="Book Antiqua" w:cs="Book Antiqua" w:eastAsia="Book Antiqua" w:hAnsi="Book Antiqua"/>
              <w:b/>
              <w:i/>
              <w:sz w:val="24"/>
              <w:szCs w:val="24"/>
            </w:rPr>
          </w:rPrChange>
        </w:rPr>
        <w:t>5.5.1 Total expenditure on health workforce</w:t>
      </w:r>
    </w:p>
    <w:p>
      <w:pPr>
        <w:pStyle w:val="style0"/>
        <w:spacing w:after="0"/>
        <w:jc w:val="both"/>
        <w:rPr>
          <w:del w:id="3018" w:author="MUTILE WANYEE" w:date="2024-03-06T14:55:00Z"/>
          <w:rFonts w:ascii="Book Antiqua" w:cs="Book Antiqua" w:eastAsia="Book Antiqua" w:hAnsi="Book Antiqua"/>
          <w:sz w:val="16"/>
          <w:szCs w:val="16"/>
          <w:rPrChange w:id="3019" w:author="MUTILE WANYEE" w:date="2024-03-01T12:23:00Z">
            <w:rPr>
              <w:rFonts w:ascii="Book Antiqua" w:cs="Book Antiqua" w:eastAsia="Book Antiqua" w:hAnsi="Book Antiqua"/>
              <w:sz w:val="16"/>
              <w:szCs w:val="16"/>
            </w:rPr>
          </w:rPrChange>
        </w:rPr>
      </w:pPr>
    </w:p>
    <w:p>
      <w:pPr>
        <w:pStyle w:val="style0"/>
        <w:spacing w:after="0"/>
        <w:jc w:val="both"/>
        <w:rPr>
          <w:rFonts w:ascii="Book Antiqua" w:cs="Book Antiqua" w:eastAsia="Book Antiqua" w:hAnsi="Book Antiqua"/>
          <w:sz w:val="24"/>
          <w:szCs w:val="24"/>
        </w:rPr>
      </w:pPr>
      <w:del w:id="3020" w:author="MUTILE WANYEE" w:date="2024-03-06T14:55:00Z">
        <w:r w:rsidDel="940427E4" w:rsidRPr="6B9DFF0F">
          <w:rPr>
            <w:rFonts w:ascii="Book Antiqua" w:cs="Book Antiqua" w:eastAsia="Book Antiqua" w:hAnsi="Book Antiqua"/>
            <w:sz w:val="24"/>
            <w:szCs w:val="24"/>
            <w:rPrChange w:id="3021" w:author="MUTILE WANYEE" w:date="2024-03-01T12:23:00Z">
              <w:rPr>
                <w:rFonts w:ascii="Book Antiqua" w:cs="Book Antiqua" w:eastAsia="Book Antiqua" w:hAnsi="Book Antiqua"/>
                <w:sz w:val="24"/>
                <w:szCs w:val="24"/>
              </w:rPr>
            </w:rPrChange>
          </w:rPr>
          <w:delText xml:space="preserve">Health services are a devolved function and the Ministry at national level is mandated to provide policy direction and technical assistance, while counties implement and execute health service delivery. In this regard, there is currently no mechanism to obtain the total expenditure on health workforce in the country.  </w:delText>
        </w:r>
      </w:del>
      <w:r w:rsidRPr="328BB137">
        <w:rPr>
          <w:rFonts w:ascii="Book Antiqua" w:cs="Book Antiqua" w:eastAsia="Book Antiqua" w:hAnsi="Book Antiqua"/>
          <w:sz w:val="24"/>
          <w:szCs w:val="24"/>
          <w:rPrChange w:id="3022" w:author="MUTILE WANYEE" w:date="2024-03-01T12:23:00Z">
            <w:rPr>
              <w:rFonts w:ascii="Book Antiqua" w:cs="Book Antiqua" w:eastAsia="Book Antiqua" w:hAnsi="Book Antiqua"/>
              <w:sz w:val="24"/>
              <w:szCs w:val="24"/>
            </w:rPr>
          </w:rPrChange>
        </w:rPr>
        <w:t xml:space="preserve">The assumption is that Total Expenditure entails wages and salaries, trainings, grants, scholarships among other expenses incurred in the delivery of health services.  </w:t>
      </w:r>
    </w:p>
    <w:p>
      <w:pPr>
        <w:pStyle w:val="style0"/>
        <w:spacing w:after="0"/>
        <w:jc w:val="both"/>
        <w:rPr>
          <w:rFonts w:ascii="Book Antiqua" w:cs="Book Antiqua" w:eastAsia="Book Antiqua" w:hAnsi="Book Antiqua"/>
          <w:sz w:val="16"/>
          <w:szCs w:val="16"/>
        </w:rPr>
      </w:pPr>
    </w:p>
    <w:p>
      <w:pPr>
        <w:pStyle w:val="style0"/>
        <w:spacing w:after="0"/>
        <w:jc w:val="both"/>
        <w:rPr>
          <w:del w:id="3023" w:author="MUTILE WANYEE" w:date="2024-03-06T14:58:00Z"/>
          <w:rFonts w:ascii="Book Antiqua" w:cs="Book Antiqua" w:eastAsia="Book Antiqua" w:hAnsi="Book Antiqua"/>
          <w:sz w:val="24"/>
          <w:szCs w:val="24"/>
          <w:rPrChange w:id="3024" w:author="MUTILE WANYEE" w:date="2024-03-01T12:23:00Z">
            <w:rPr>
              <w:rFonts w:ascii="Book Antiqua" w:cs="Book Antiqua" w:eastAsia="Book Antiqua" w:hAnsi="Book Antiqua"/>
              <w:sz w:val="24"/>
              <w:szCs w:val="24"/>
            </w:rPr>
          </w:rPrChange>
        </w:rPr>
      </w:pPr>
      <w:del w:id="3025" w:author="MUTILE WANYEE" w:date="2024-03-06T14:58:00Z">
        <w:r w:rsidDel="3ABFFA61" w:rsidRPr="3963143F">
          <w:rPr>
            <w:rFonts w:ascii="Book Antiqua" w:cs="Book Antiqua" w:eastAsia="Book Antiqua" w:hAnsi="Book Antiqua"/>
            <w:sz w:val="24"/>
            <w:szCs w:val="24"/>
            <w:rPrChange w:id="3026" w:author="MUTILE WANYEE" w:date="2024-03-01T12:23:00Z">
              <w:rPr>
                <w:rFonts w:ascii="Book Antiqua" w:cs="Book Antiqua" w:eastAsia="Book Antiqua" w:hAnsi="Book Antiqua"/>
                <w:sz w:val="24"/>
                <w:szCs w:val="24"/>
              </w:rPr>
            </w:rPrChange>
          </w:rPr>
          <w:delText>The health workforce is spread within the health sector, private sector, faith-based organizations among other institutions.  The Country statistics on total expenditure are in various sources and currently no mechanism exists to consolidate this.</w:delText>
        </w:r>
      </w:del>
    </w:p>
    <w:p>
      <w:pPr>
        <w:pStyle w:val="style0"/>
        <w:spacing w:after="0" w:lineRule="auto" w:line="240"/>
        <w:rPr>
          <w:del w:id="3027" w:author="MUTILE WANYEE" w:date="2024-03-06T14:58:00Z"/>
          <w:rFonts w:ascii="Book Antiqua" w:cs="Book Antiqua" w:eastAsia="Book Antiqua" w:hAnsi="Book Antiqua"/>
          <w:b/>
          <w:sz w:val="24"/>
          <w:szCs w:val="24"/>
          <w:rPrChange w:id="3028" w:author="MUTILE WANYEE" w:date="2024-03-01T12:23:00Z">
            <w:rPr>
              <w:rFonts w:ascii="Book Antiqua" w:cs="Book Antiqua" w:eastAsia="Book Antiqua" w:hAnsi="Book Antiqua"/>
              <w:b/>
              <w:sz w:val="24"/>
              <w:szCs w:val="24"/>
            </w:rPr>
          </w:rPrChange>
        </w:rPr>
      </w:pPr>
    </w:p>
    <w:p>
      <w:pPr>
        <w:pStyle w:val="style0"/>
        <w:spacing w:after="0" w:lineRule="auto" w:line="240"/>
        <w:rPr>
          <w:rFonts w:ascii="Book Antiqua" w:cs="Book Antiqua" w:eastAsia="Book Antiqua" w:hAnsi="Book Antiqua"/>
          <w:b/>
          <w:i/>
          <w:sz w:val="24"/>
          <w:szCs w:val="24"/>
        </w:rPr>
      </w:pPr>
      <w:r w:rsidRPr="C99C806D">
        <w:rPr>
          <w:rFonts w:ascii="Book Antiqua" w:cs="Book Antiqua" w:eastAsia="Book Antiqua" w:hAnsi="Book Antiqua"/>
          <w:b/>
          <w:i/>
          <w:sz w:val="24"/>
          <w:szCs w:val="24"/>
          <w:rPrChange w:id="3029" w:author="MUTILE WANYEE" w:date="2024-03-01T12:23:00Z">
            <w:rPr>
              <w:rFonts w:ascii="Book Antiqua" w:cs="Book Antiqua" w:eastAsia="Book Antiqua" w:hAnsi="Book Antiqua"/>
              <w:b/>
              <w:i/>
              <w:sz w:val="24"/>
              <w:szCs w:val="24"/>
            </w:rPr>
          </w:rPrChange>
        </w:rPr>
        <w:t>5.5.2 Total official development assistance on health workforce</w:t>
      </w:r>
    </w:p>
    <w:p>
      <w:pPr>
        <w:pStyle w:val="style0"/>
        <w:jc w:val="both"/>
        <w:rPr>
          <w:del w:id="3030" w:author="MUTILE WANYEE" w:date="2024-03-06T14:58:00Z"/>
          <w:rFonts w:ascii="Book Antiqua" w:cs="Book Antiqua" w:eastAsia="Book Antiqua" w:hAnsi="Book Antiqua"/>
          <w:sz w:val="24"/>
          <w:szCs w:val="24"/>
          <w:rPrChange w:id="3031" w:author="MUTILE WANYEE" w:date="2024-03-01T12:23:00Z">
            <w:rPr>
              <w:rFonts w:ascii="Book Antiqua" w:cs="Book Antiqua" w:eastAsia="Book Antiqua" w:hAnsi="Book Antiqua"/>
              <w:sz w:val="24"/>
              <w:szCs w:val="24"/>
            </w:rPr>
          </w:rPrChange>
        </w:rPr>
      </w:pPr>
      <w:r w:rsidRPr="18EE9BC5">
        <w:rPr>
          <w:rFonts w:ascii="Book Antiqua" w:cs="Book Antiqua" w:eastAsia="Book Antiqua" w:hAnsi="Book Antiqua"/>
          <w:sz w:val="24"/>
          <w:szCs w:val="24"/>
          <w:rPrChange w:id="3032" w:author="MUTILE WANYEE" w:date="2024-03-01T12:23:00Z">
            <w:rPr>
              <w:rFonts w:ascii="Book Antiqua" w:cs="Book Antiqua" w:eastAsia="Book Antiqua" w:hAnsi="Book Antiqua"/>
              <w:sz w:val="24"/>
              <w:szCs w:val="24"/>
            </w:rPr>
          </w:rPrChange>
        </w:rPr>
        <w:t>The total incoming financial support received from official development assistance allocated to the health workforce in the country was not available as this data is available at the county level, private sector, faith-based organizations (FBOs), non-governmental organizations (NGOs) and other institutions is currently not available.</w:t>
      </w:r>
      <w:ins w:id="3033" w:author="MUTILE WANYEE" w:date="2024-03-06T14:58:00Z">
        <w:r w:rsidR="7930C921" w:rsidRPr="9D721AA2">
          <w:rPr>
            <w:rFonts w:ascii="Book Antiqua" w:cs="Book Antiqua" w:eastAsia="Book Antiqua" w:hAnsi="Book Antiqua"/>
            <w:sz w:val="24"/>
            <w:szCs w:val="24"/>
            <w:rPrChange w:id="3034" w:author="MUTILE WANYEE" w:date="2024-03-01T12:23:00Z">
              <w:rPr>
                <w:rFonts w:ascii="Book Antiqua" w:cs="Book Antiqua" w:eastAsia="Book Antiqua" w:hAnsi="Book Antiqua"/>
                <w:sz w:val="24"/>
                <w:szCs w:val="24"/>
              </w:rPr>
            </w:rPrChange>
          </w:rPr>
          <w:t xml:space="preserve"> </w:t>
        </w:r>
      </w:ins>
    </w:p>
    <w:p>
      <w:pPr>
        <w:pStyle w:val="style0"/>
        <w:rPr>
          <w:rFonts w:ascii="Book Antiqua" w:cs="Book Antiqua" w:eastAsia="Book Antiqua" w:hAnsi="Times New Roman"/>
          <w:sz w:val="20"/>
          <w:szCs w:val="24"/>
          <w:shd w:val="clear" w:color="auto" w:fill="auto"/>
          <w:rPrChange w:id="3035" w:author="MUTILE WANYEE" w:date="2024-03-06T14:58:00Z">
            <w:rPr>
              <w:rFonts w:ascii="Book Antiqua" w:cs="Book Antiqua" w:eastAsia="Book Antiqua" w:hAnsi="Book Antiqua"/>
              <w:sz w:val="24"/>
              <w:szCs w:val="24"/>
            </w:rPr>
          </w:rPrChange>
        </w:rPr>
      </w:pPr>
      <w:r w:rsidRPr="98EE9852">
        <w:rPr>
          <w:rFonts w:ascii="Book Antiqua" w:cs="Book Antiqua" w:eastAsia="Book Antiqua" w:hAnsi="Book Antiqua"/>
          <w:sz w:val="24"/>
          <w:szCs w:val="24"/>
          <w:rPrChange w:id="3036" w:author="MUTILE WANYEE" w:date="2024-03-01T12:23:00Z">
            <w:rPr>
              <w:rFonts w:ascii="Book Antiqua" w:cs="Book Antiqua" w:eastAsia="Book Antiqua" w:hAnsi="Book Antiqua"/>
              <w:sz w:val="24"/>
              <w:szCs w:val="24"/>
            </w:rPr>
          </w:rPrChange>
        </w:rPr>
        <w:t>KHHRAC received figures from some of the subnational (county) level – Attached Annex 2</w:t>
      </w:r>
    </w:p>
    <w:p>
      <w:pPr>
        <w:pStyle w:val="style0"/>
        <w:spacing w:after="0" w:lineRule="auto" w:line="276"/>
        <w:rPr>
          <w:rFonts w:ascii="Book Antiqua" w:cs="Book Antiqua" w:eastAsia="Book Antiqua" w:hAnsi="Times New Roman"/>
          <w:b w:val="false"/>
          <w:i w:val="false"/>
          <w:sz w:val="20"/>
          <w:szCs w:val="24"/>
          <w:shd w:val="clear" w:color="auto" w:fill="auto"/>
          <w:rPrChange w:id="3037" w:author="MUTILE WANYEE" w:date="2024-03-06T15:00:00Z">
            <w:rPr>
              <w:rFonts w:ascii="Book Antiqua" w:cs="Book Antiqua" w:eastAsia="Book Antiqua" w:hAnsi="Book Antiqua"/>
              <w:b/>
              <w:i/>
              <w:sz w:val="24"/>
              <w:szCs w:val="24"/>
            </w:rPr>
          </w:rPrChange>
        </w:rPr>
        <w:pPrChange w:id="3038" w:author="MUTILE WANYEE" w:date="2024-03-06T15:00:00Z">
          <w:pPr>
            <w:pStyle w:val="style0"/>
            <w:spacing w:after="0" w:lineRule="auto" w:line="240"/>
          </w:pPr>
        </w:pPrChange>
      </w:pPr>
      <w:r w:rsidRPr="EBBE1CAC">
        <w:rPr>
          <w:rFonts w:ascii="Book Antiqua" w:cs="Book Antiqua" w:eastAsia="Book Antiqua" w:hAnsi="Book Antiqua"/>
          <w:b/>
          <w:i/>
          <w:sz w:val="24"/>
          <w:szCs w:val="24"/>
          <w:rPrChange w:id="3039" w:author="MUTILE WANYEE" w:date="2024-03-01T12:23:00Z">
            <w:rPr>
              <w:rFonts w:ascii="Book Antiqua" w:cs="Book Antiqua" w:eastAsia="Book Antiqua" w:hAnsi="Book Antiqua"/>
              <w:b/>
              <w:i/>
              <w:sz w:val="24"/>
              <w:szCs w:val="24"/>
            </w:rPr>
          </w:rPrChange>
        </w:rPr>
        <w:t>5.5.3 Total expenditure on compensation of health workers</w:t>
      </w:r>
    </w:p>
    <w:p>
      <w:pPr>
        <w:pStyle w:val="style0"/>
        <w:spacing w:after="0" w:lineRule="auto" w:line="276"/>
        <w:rPr>
          <w:del w:id="3040" w:author="MUTILE WANYEE" w:date="2024-03-06T15:01:00Z"/>
          <w:rFonts w:ascii="Book Antiqua" w:cs="Book Antiqua" w:eastAsia="Book Antiqua" w:hAnsi="Times New Roman"/>
          <w:b w:val="false"/>
          <w:i w:val="false"/>
          <w:sz w:val="20"/>
          <w:szCs w:val="16"/>
          <w:shd w:val="clear" w:color="auto" w:fill="auto"/>
          <w:rPrChange w:id="3041" w:author="MUTILE WANYEE" w:date="2024-03-06T15:00:00Z">
            <w:rPr>
              <w:rFonts w:ascii="Book Antiqua" w:cs="Book Antiqua" w:eastAsia="Book Antiqua" w:hAnsi="Book Antiqua"/>
              <w:b/>
              <w:i/>
              <w:sz w:val="16"/>
              <w:szCs w:val="16"/>
            </w:rPr>
          </w:rPrChange>
        </w:rPr>
        <w:pPrChange w:id="3042" w:author="MUTILE WANYEE" w:date="2024-03-06T15:00:00Z">
          <w:pPr>
            <w:pStyle w:val="style0"/>
            <w:spacing w:after="0" w:lineRule="auto" w:line="240"/>
          </w:pPr>
        </w:pPrChange>
      </w:pPr>
    </w:p>
    <w:p>
      <w:pPr>
        <w:pStyle w:val="style0"/>
        <w:jc w:val="both"/>
        <w:rPr>
          <w:del w:id="3043" w:author="MUTILE WANYEE" w:date="2024-03-06T15:01:00Z"/>
          <w:rFonts w:ascii="Book Antiqua" w:cs="Book Antiqua" w:eastAsia="Book Antiqua" w:hAnsi="Book Antiqua"/>
          <w:sz w:val="24"/>
          <w:szCs w:val="24"/>
          <w:rPrChange w:id="3044" w:author="MUTILE WANYEE" w:date="2024-03-01T12:23:00Z">
            <w:rPr>
              <w:rFonts w:ascii="Book Antiqua" w:cs="Book Antiqua" w:eastAsia="Book Antiqua" w:hAnsi="Book Antiqua"/>
              <w:sz w:val="24"/>
              <w:szCs w:val="24"/>
            </w:rPr>
          </w:rPrChange>
        </w:rPr>
      </w:pPr>
      <w:r w:rsidRPr="96537B4B">
        <w:rPr>
          <w:rFonts w:ascii="Book Antiqua" w:cs="Book Antiqua" w:eastAsia="Book Antiqua" w:hAnsi="Book Antiqua"/>
          <w:sz w:val="24"/>
          <w:szCs w:val="24"/>
          <w:rPrChange w:id="3045" w:author="MUTILE WANYEE" w:date="2024-03-01T12:23:00Z">
            <w:rPr>
              <w:rFonts w:ascii="Book Antiqua" w:cs="Book Antiqua" w:eastAsia="Book Antiqua" w:hAnsi="Book Antiqua"/>
              <w:sz w:val="24"/>
              <w:szCs w:val="24"/>
            </w:rPr>
          </w:rPrChange>
        </w:rPr>
        <w:t>The total expenditure on compensation of health workers in the country is not available as data from the subnational level, private sector, faith-based organizations (FBOs), non-governmental organizations (NGOs) and other institutions was not available.</w:t>
      </w:r>
    </w:p>
    <w:p>
      <w:pPr>
        <w:pStyle w:val="style0"/>
        <w:jc w:val="both"/>
        <w:rPr>
          <w:rFonts w:ascii="Book Antiqua" w:cs="Book Antiqua" w:eastAsia="Book Antiqua" w:hAnsi="Book Antiqua"/>
          <w:sz w:val="24"/>
          <w:szCs w:val="24"/>
        </w:rPr>
      </w:pPr>
      <w:ins w:id="3046" w:author="MUTILE WANYEE" w:date="2024-03-06T15:01:00Z">
        <w:r w:rsidR="7047FF25" w:rsidRPr="64DC67EB">
          <w:rPr>
            <w:rFonts w:ascii="Book Antiqua" w:cs="Book Antiqua" w:eastAsia="Book Antiqua" w:hAnsi="Book Antiqua"/>
            <w:sz w:val="24"/>
            <w:szCs w:val="24"/>
            <w:rPrChange w:id="3047" w:author="MUTILE WANYEE" w:date="2024-03-01T12:23:00Z">
              <w:rPr>
                <w:rFonts w:ascii="Book Antiqua" w:cs="Book Antiqua" w:eastAsia="Book Antiqua" w:hAnsi="Book Antiqua"/>
                <w:sz w:val="24"/>
                <w:szCs w:val="24"/>
              </w:rPr>
            </w:rPrChange>
          </w:rPr>
          <w:t xml:space="preserve"> </w:t>
        </w:r>
      </w:ins>
      <w:r w:rsidRPr="C955C5CD">
        <w:rPr>
          <w:rFonts w:ascii="Book Antiqua" w:cs="Book Antiqua" w:eastAsia="Book Antiqua" w:hAnsi="Book Antiqua"/>
          <w:sz w:val="24"/>
          <w:szCs w:val="24"/>
          <w:rPrChange w:id="3048" w:author="MUTILE WANYEE" w:date="2024-03-01T12:23:00Z">
            <w:rPr>
              <w:rFonts w:ascii="Book Antiqua" w:cs="Book Antiqua" w:eastAsia="Book Antiqua" w:hAnsi="Book Antiqua"/>
              <w:sz w:val="24"/>
              <w:szCs w:val="24"/>
            </w:rPr>
          </w:rPrChange>
        </w:rPr>
        <w:t xml:space="preserve">Total expenditure that has been consolidated for </w:t>
      </w:r>
      <w:r w:rsidRPr="E66CC686">
        <w:rPr>
          <w:rFonts w:ascii="Book Antiqua" w:cs="Book Antiqua" w:eastAsia="Book Antiqua" w:hAnsi="Book Antiqua"/>
          <w:b/>
          <w:sz w:val="24"/>
          <w:szCs w:val="24"/>
          <w:rPrChange w:id="3049" w:author="MUTILE WANYEE" w:date="2024-03-01T12:23:00Z">
            <w:rPr>
              <w:rFonts w:ascii="Book Antiqua" w:cs="Book Antiqua" w:eastAsia="Book Antiqua" w:hAnsi="Book Antiqua"/>
              <w:b/>
              <w:sz w:val="24"/>
              <w:szCs w:val="24"/>
            </w:rPr>
          </w:rPrChange>
        </w:rPr>
        <w:t>public sector</w:t>
      </w:r>
      <w:r w:rsidRPr="9C5DC9B1">
        <w:rPr>
          <w:rFonts w:ascii="Book Antiqua" w:cs="Book Antiqua" w:eastAsia="Book Antiqua" w:hAnsi="Book Antiqua"/>
          <w:sz w:val="24"/>
          <w:szCs w:val="24"/>
          <w:rPrChange w:id="3050" w:author="MUTILE WANYEE" w:date="2024-03-01T12:23:00Z">
            <w:rPr>
              <w:rFonts w:ascii="Book Antiqua" w:cs="Book Antiqua" w:eastAsia="Book Antiqua" w:hAnsi="Book Antiqua"/>
              <w:sz w:val="24"/>
              <w:szCs w:val="24"/>
            </w:rPr>
          </w:rPrChange>
        </w:rPr>
        <w:t xml:space="preserve"> in FY 2021/2022 indicates that the National Government spent Ksh.</w:t>
      </w:r>
      <w:r w:rsidRPr="7CE856A5">
        <w:rPr>
          <w:rFonts w:ascii="Book Antiqua" w:cs="Book Antiqua" w:eastAsia="Book Antiqua" w:hAnsi="Book Antiqua"/>
          <w:color w:val="000000"/>
          <w:sz w:val="24"/>
          <w:szCs w:val="24"/>
          <w:rPrChange w:id="3051" w:author="MUTILE WANYEE" w:date="2024-03-01T12:23:00Z">
            <w:rPr>
              <w:rFonts w:ascii="Book Antiqua" w:cs="Book Antiqua" w:eastAsia="Book Antiqua" w:hAnsi="Book Antiqua"/>
              <w:color w:val="000000"/>
              <w:sz w:val="24"/>
              <w:szCs w:val="24"/>
            </w:rPr>
          </w:rPrChange>
        </w:rPr>
        <w:t xml:space="preserve"> </w:t>
      </w:r>
      <w:r w:rsidRPr="4B902D5D">
        <w:rPr>
          <w:rFonts w:ascii="Book Antiqua" w:cs="Book Antiqua" w:eastAsia="Book Antiqua" w:hAnsi="Book Antiqua"/>
          <w:sz w:val="24"/>
          <w:szCs w:val="24"/>
          <w:rPrChange w:id="3052" w:author="MUTILE WANYEE" w:date="2024-03-01T12:23:00Z">
            <w:rPr>
              <w:rFonts w:ascii="Book Antiqua" w:cs="Book Antiqua" w:eastAsia="Book Antiqua" w:hAnsi="Book Antiqua"/>
              <w:sz w:val="24"/>
              <w:szCs w:val="24"/>
            </w:rPr>
          </w:rPrChange>
        </w:rPr>
        <w:t xml:space="preserve">47,306,000,000/= on compensation of health workers.  </w:t>
      </w:r>
    </w:p>
    <w:p>
      <w:pPr>
        <w:pStyle w:val="style0"/>
        <w:spacing w:after="0" w:lineRule="auto" w:line="240"/>
        <w:jc w:val="both"/>
        <w:rPr>
          <w:rFonts w:ascii="Book Antiqua" w:cs="Book Antiqua" w:eastAsia="Book Antiqua" w:hAnsi="Book Antiqua"/>
          <w:b/>
          <w:i/>
          <w:sz w:val="24"/>
          <w:szCs w:val="24"/>
        </w:rPr>
      </w:pPr>
      <w:r w:rsidRPr="A67DBBF2">
        <w:rPr>
          <w:rFonts w:ascii="Book Antiqua" w:cs="Book Antiqua" w:eastAsia="Book Antiqua" w:hAnsi="Book Antiqua"/>
          <w:b/>
          <w:i/>
          <w:sz w:val="24"/>
          <w:szCs w:val="24"/>
          <w:rPrChange w:id="3053" w:author="MUTILE WANYEE" w:date="2024-03-01T12:23:00Z">
            <w:rPr>
              <w:rFonts w:ascii="Book Antiqua" w:cs="Book Antiqua" w:eastAsia="Book Antiqua" w:hAnsi="Book Antiqua"/>
              <w:b/>
              <w:i/>
              <w:sz w:val="24"/>
              <w:szCs w:val="24"/>
            </w:rPr>
          </w:rPrChange>
        </w:rPr>
        <w:t>5.5.4 Public expenditure on compensation of health workers</w:t>
      </w:r>
    </w:p>
    <w:p>
      <w:pPr>
        <w:pStyle w:val="style0"/>
        <w:jc w:val="both"/>
        <w:rPr>
          <w:rFonts w:ascii="Book Antiqua" w:cs="Book Antiqua" w:eastAsia="Book Antiqua" w:hAnsi="Book Antiqua"/>
          <w:sz w:val="24"/>
          <w:szCs w:val="24"/>
        </w:rPr>
      </w:pPr>
      <w:r w:rsidRPr="598142CA">
        <w:rPr>
          <w:rFonts w:ascii="Book Antiqua" w:cs="Book Antiqua" w:eastAsia="Book Antiqua" w:hAnsi="Book Antiqua"/>
          <w:sz w:val="24"/>
          <w:szCs w:val="24"/>
          <w:rPrChange w:id="3054" w:author="MUTILE WANYEE" w:date="2024-03-01T12:23:00Z">
            <w:rPr>
              <w:rFonts w:ascii="Book Antiqua" w:cs="Book Antiqua" w:eastAsia="Book Antiqua" w:hAnsi="Book Antiqua"/>
              <w:sz w:val="24"/>
              <w:szCs w:val="24"/>
            </w:rPr>
          </w:rPrChange>
        </w:rPr>
        <w:t>In FY 2021/2022, The National Government spent Ksh.</w:t>
      </w:r>
      <w:r w:rsidRPr="30E99520">
        <w:rPr>
          <w:rFonts w:ascii="Book Antiqua" w:cs="Book Antiqua" w:eastAsia="Book Antiqua" w:hAnsi="Book Antiqua"/>
          <w:color w:val="000000"/>
          <w:sz w:val="24"/>
          <w:szCs w:val="24"/>
          <w:rPrChange w:id="3055" w:author="MUTILE WANYEE" w:date="2024-03-01T12:23:00Z">
            <w:rPr>
              <w:rFonts w:ascii="Book Antiqua" w:cs="Book Antiqua" w:eastAsia="Book Antiqua" w:hAnsi="Book Antiqua"/>
              <w:color w:val="000000"/>
              <w:sz w:val="24"/>
              <w:szCs w:val="24"/>
            </w:rPr>
          </w:rPrChange>
        </w:rPr>
        <w:t xml:space="preserve"> </w:t>
      </w:r>
      <w:r w:rsidRPr="853EA217">
        <w:rPr>
          <w:rFonts w:ascii="Book Antiqua" w:cs="Book Antiqua" w:eastAsia="Book Antiqua" w:hAnsi="Book Antiqua"/>
          <w:sz w:val="24"/>
          <w:szCs w:val="24"/>
          <w:rPrChange w:id="3056" w:author="MUTILE WANYEE" w:date="2024-03-01T12:23:00Z">
            <w:rPr>
              <w:rFonts w:ascii="Book Antiqua" w:cs="Book Antiqua" w:eastAsia="Book Antiqua" w:hAnsi="Book Antiqua"/>
              <w:sz w:val="24"/>
              <w:szCs w:val="24"/>
            </w:rPr>
          </w:rPrChange>
        </w:rPr>
        <w:t>47,306,000,000/= on compensation of health workers.  The county (subnational) data was inadequate to calculate a total expenditure on compensation in public sector.</w:t>
      </w:r>
    </w:p>
    <w:p>
      <w:pPr>
        <w:pStyle w:val="style0"/>
        <w:rPr>
          <w:del w:id="3057" w:author="MUTILE WANYEE" w:date="2024-03-06T15:01:00Z"/>
          <w:rFonts w:ascii="Book Antiqua" w:cs="Book Antiqua" w:eastAsia="Book Antiqua" w:hAnsi="Book Antiqua"/>
          <w:sz w:val="24"/>
          <w:szCs w:val="24"/>
          <w:rPrChange w:id="3058" w:author="MUTILE WANYEE" w:date="2024-03-01T12:23:00Z">
            <w:rPr>
              <w:rFonts w:ascii="Book Antiqua" w:cs="Book Antiqua" w:eastAsia="Book Antiqua" w:hAnsi="Book Antiqua"/>
              <w:sz w:val="24"/>
              <w:szCs w:val="24"/>
            </w:rPr>
          </w:rPrChange>
        </w:rPr>
      </w:pPr>
    </w:p>
    <w:p>
      <w:pPr>
        <w:pStyle w:val="style0"/>
        <w:spacing w:after="0" w:lineRule="auto" w:line="240"/>
        <w:rPr>
          <w:rFonts w:ascii="Book Antiqua" w:cs="Book Antiqua" w:eastAsia="Book Antiqua" w:hAnsi="Book Antiqua"/>
          <w:b/>
          <w:i/>
          <w:sz w:val="24"/>
          <w:szCs w:val="24"/>
        </w:rPr>
      </w:pPr>
      <w:r w:rsidRPr="9B4694EB">
        <w:rPr>
          <w:rFonts w:ascii="Book Antiqua" w:cs="Book Antiqua" w:eastAsia="Book Antiqua" w:hAnsi="Book Antiqua"/>
          <w:b/>
          <w:i/>
          <w:sz w:val="24"/>
          <w:szCs w:val="24"/>
          <w:rPrChange w:id="3059" w:author="MUTILE WANYEE" w:date="2024-03-01T12:23:00Z">
            <w:rPr>
              <w:rFonts w:ascii="Book Antiqua" w:cs="Book Antiqua" w:eastAsia="Book Antiqua" w:hAnsi="Book Antiqua"/>
              <w:b/>
              <w:i/>
              <w:sz w:val="24"/>
              <w:szCs w:val="24"/>
            </w:rPr>
          </w:rPrChange>
        </w:rPr>
        <w:t>5.5.5 Entry-level wages and salaries</w:t>
      </w:r>
    </w:p>
    <w:p>
      <w:pPr>
        <w:pStyle w:val="style0"/>
        <w:jc w:val="both"/>
        <w:rPr>
          <w:rFonts w:ascii="Book Antiqua" w:cs="Book Antiqua" w:eastAsia="Book Antiqua" w:hAnsi="Book Antiqua"/>
          <w:sz w:val="24"/>
          <w:szCs w:val="24"/>
          <w:highlight w:val="white"/>
        </w:rPr>
      </w:pPr>
      <w:r w:rsidRPr="F31B66A0">
        <w:rPr>
          <w:rFonts w:ascii="Book Antiqua" w:cs="Book Antiqua" w:eastAsia="Book Antiqua" w:hAnsi="Book Antiqua"/>
          <w:sz w:val="24"/>
          <w:szCs w:val="24"/>
          <w:highlight w:val="white"/>
          <w:rPrChange w:id="3060" w:author="MUTILE WANYEE" w:date="2024-03-01T12:23:00Z">
            <w:rPr>
              <w:rFonts w:ascii="Book Antiqua" w:cs="Book Antiqua" w:eastAsia="Book Antiqua" w:hAnsi="Book Antiqua"/>
              <w:sz w:val="24"/>
              <w:szCs w:val="24"/>
              <w:highlight w:val="white"/>
            </w:rPr>
          </w:rPrChange>
        </w:rPr>
        <w:t xml:space="preserve">A Regulation of Wages (General) Order is normally published from time to time to amend the schedule of basic minimum monthly wages and minimum daily and hourly rates for the country.  </w:t>
      </w:r>
    </w:p>
    <w:p>
      <w:pPr>
        <w:pStyle w:val="style0"/>
        <w:jc w:val="both"/>
        <w:rPr>
          <w:rFonts w:ascii="Book Antiqua" w:cs="Book Antiqua" w:eastAsia="Book Antiqua" w:hAnsi="Book Antiqua"/>
          <w:sz w:val="24"/>
          <w:szCs w:val="24"/>
        </w:rPr>
      </w:pPr>
      <w:r w:rsidRPr="F07FB895">
        <w:rPr>
          <w:rFonts w:ascii="Book Antiqua" w:cs="Book Antiqua" w:eastAsia="Book Antiqua" w:hAnsi="Book Antiqua"/>
          <w:sz w:val="24"/>
          <w:szCs w:val="24"/>
          <w:rPrChange w:id="3061" w:author="MUTILE WANYEE" w:date="2024-03-01T12:23:00Z">
            <w:rPr>
              <w:rFonts w:ascii="Book Antiqua" w:cs="Book Antiqua" w:eastAsia="Book Antiqua" w:hAnsi="Book Antiqua"/>
              <w:sz w:val="24"/>
              <w:szCs w:val="24"/>
            </w:rPr>
          </w:rPrChange>
        </w:rPr>
        <w:t xml:space="preserve">In the private sector, the entry-level salaries may differ between facilities, institutions, and any other organization. </w:t>
      </w:r>
    </w:p>
    <w:p>
      <w:pPr>
        <w:pStyle w:val="style0"/>
        <w:jc w:val="both"/>
        <w:rPr>
          <w:rFonts w:ascii="Book Antiqua" w:cs="Book Antiqua" w:eastAsia="Book Antiqua" w:hAnsi="Book Antiqua"/>
          <w:sz w:val="24"/>
          <w:szCs w:val="24"/>
        </w:rPr>
      </w:pPr>
      <w:del w:id="3062" w:author="MUTILE WANYEE" w:date="2024-03-06T15:01:00Z">
        <w:r w:rsidDel="F9A2A767" w:rsidRPr="37AC6990">
          <w:rPr>
            <w:rFonts w:ascii="Book Antiqua" w:cs="Book Antiqua" w:eastAsia="Book Antiqua" w:hAnsi="Book Antiqua"/>
            <w:sz w:val="24"/>
            <w:szCs w:val="24"/>
            <w:rPrChange w:id="3063" w:author="MUTILE WANYEE" w:date="2024-03-01T12:23:00Z">
              <w:rPr>
                <w:rFonts w:ascii="Book Antiqua" w:cs="Book Antiqua" w:eastAsia="Book Antiqua" w:hAnsi="Book Antiqua"/>
                <w:sz w:val="24"/>
                <w:szCs w:val="24"/>
              </w:rPr>
            </w:rPrChange>
          </w:rPr>
          <w:delText xml:space="preserve">Health workers in public sector are not eligible to receive a minimum wage because their salaries are determined by the Salaries and Remuneration Commission which is mandated to set and regularly review the remuneration of public officers.  </w:delText>
        </w:r>
      </w:del>
      <w:r w:rsidRPr="859841C8">
        <w:rPr>
          <w:rFonts w:ascii="Book Antiqua" w:cs="Book Antiqua" w:eastAsia="Book Antiqua" w:hAnsi="Book Antiqua"/>
          <w:sz w:val="24"/>
          <w:szCs w:val="24"/>
          <w:rPrChange w:id="3064" w:author="MUTILE WANYEE" w:date="2024-03-01T12:23:00Z">
            <w:rPr>
              <w:rFonts w:ascii="Book Antiqua" w:cs="Book Antiqua" w:eastAsia="Book Antiqua" w:hAnsi="Book Antiqua"/>
              <w:sz w:val="24"/>
              <w:szCs w:val="24"/>
            </w:rPr>
          </w:rPrChange>
        </w:rPr>
        <w:t>The entry level salaries for health workers in public sector are set by the Salaries and Remuneration Commission and the latest salary scales are as per the last circular on Salary Review for Civil Servants in the National Government of June 2020, as detailed below: -</w:t>
      </w:r>
    </w:p>
    <w:tbl>
      <w:tblPr>
        <w:tblStyle w:val="style4109"/>
        <w:tblW w:w="9654"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2"/>
        <w:gridCol w:w="5463"/>
        <w:gridCol w:w="936"/>
        <w:gridCol w:w="2693"/>
      </w:tblGrid>
      <w:tr>
        <w:trPr>
          <w:cantSplit w:val="false"/>
          <w:tblHeader w:val="false"/>
          <w:jc w:val="left"/>
        </w:trPr>
        <w:tc>
          <w:tcPr>
            <w:tcW w:w="0" w:type="auto"/>
            <w:tcBorders/>
            <w:shd w:val="clear" w:color="auto" w:fill="8eaadb"/>
          </w:tcPr>
          <w:p>
            <w:pPr>
              <w:pStyle w:val="style0"/>
              <w:spacing w:after="0" w:lineRule="auto" w:line="240"/>
              <w:rPr>
                <w:rFonts w:ascii="Book Antiqua" w:cs="Book Antiqua" w:eastAsia="Book Antiqua" w:hAnsi="Book Antiqua"/>
                <w:b/>
                <w:sz w:val="24"/>
                <w:szCs w:val="24"/>
              </w:rPr>
            </w:pPr>
          </w:p>
        </w:tc>
        <w:tc>
          <w:tcPr>
            <w:tcW w:w="0" w:type="auto"/>
            <w:tcBorders/>
            <w:shd w:val="clear" w:color="auto" w:fill="8eaadb"/>
          </w:tcPr>
          <w:p>
            <w:pPr>
              <w:pStyle w:val="style0"/>
              <w:spacing w:after="0" w:lineRule="auto" w:line="240"/>
              <w:rPr>
                <w:rFonts w:ascii="Book Antiqua" w:cs="Book Antiqua" w:eastAsia="Book Antiqua" w:hAnsi="Book Antiqua"/>
                <w:b/>
                <w:sz w:val="24"/>
                <w:szCs w:val="24"/>
              </w:rPr>
            </w:pPr>
            <w:r w:rsidRPr="B7307032">
              <w:rPr>
                <w:rFonts w:ascii="Book Antiqua" w:cs="Book Antiqua" w:eastAsia="Book Antiqua" w:hAnsi="Book Antiqua"/>
                <w:b/>
                <w:sz w:val="24"/>
                <w:szCs w:val="24"/>
                <w:rPrChange w:id="3065" w:author="MUTILE WANYEE" w:date="2024-03-01T12:23:00Z">
                  <w:rPr>
                    <w:rFonts w:ascii="Book Antiqua" w:cs="Book Antiqua" w:eastAsia="Book Antiqua" w:hAnsi="Book Antiqua"/>
                    <w:b/>
                    <w:sz w:val="24"/>
                    <w:szCs w:val="24"/>
                  </w:rPr>
                </w:rPrChange>
              </w:rPr>
              <w:t>Entry Level</w:t>
            </w:r>
          </w:p>
        </w:tc>
        <w:tc>
          <w:tcPr>
            <w:tcW w:w="0" w:type="auto"/>
            <w:tcBorders/>
            <w:shd w:val="clear" w:color="auto" w:fill="8eaadb"/>
          </w:tcPr>
          <w:p>
            <w:pPr>
              <w:pStyle w:val="style0"/>
              <w:spacing w:after="0" w:lineRule="auto" w:line="240"/>
              <w:rPr>
                <w:rFonts w:ascii="Book Antiqua" w:cs="Book Antiqua" w:eastAsia="Book Antiqua" w:hAnsi="Book Antiqua"/>
                <w:b/>
                <w:sz w:val="24"/>
                <w:szCs w:val="24"/>
              </w:rPr>
            </w:pPr>
            <w:r w:rsidRPr="7907FDA9">
              <w:rPr>
                <w:rFonts w:ascii="Book Antiqua" w:cs="Book Antiqua" w:eastAsia="Book Antiqua" w:hAnsi="Book Antiqua"/>
                <w:b/>
                <w:sz w:val="24"/>
                <w:szCs w:val="24"/>
                <w:rPrChange w:id="3066" w:author="MUTILE WANYEE" w:date="2024-03-01T12:23:00Z">
                  <w:rPr>
                    <w:rFonts w:ascii="Book Antiqua" w:cs="Book Antiqua" w:eastAsia="Book Antiqua" w:hAnsi="Book Antiqua"/>
                    <w:b/>
                    <w:sz w:val="24"/>
                    <w:szCs w:val="24"/>
                  </w:rPr>
                </w:rPrChange>
              </w:rPr>
              <w:t>Job Group</w:t>
            </w:r>
          </w:p>
        </w:tc>
        <w:tc>
          <w:tcPr>
            <w:tcW w:w="0" w:type="auto"/>
            <w:tcBorders/>
            <w:shd w:val="clear" w:color="auto" w:fill="8eaadb"/>
          </w:tcPr>
          <w:p>
            <w:pPr>
              <w:pStyle w:val="style0"/>
              <w:spacing w:after="0" w:lineRule="auto" w:line="240"/>
              <w:rPr>
                <w:rFonts w:ascii="Book Antiqua" w:cs="Book Antiqua" w:eastAsia="Book Antiqua" w:hAnsi="Book Antiqua"/>
                <w:b/>
                <w:sz w:val="24"/>
                <w:szCs w:val="24"/>
              </w:rPr>
            </w:pPr>
            <w:r w:rsidRPr="709993B8">
              <w:rPr>
                <w:rFonts w:ascii="Book Antiqua" w:cs="Book Antiqua" w:eastAsia="Book Antiqua" w:hAnsi="Book Antiqua"/>
                <w:b/>
                <w:sz w:val="24"/>
                <w:szCs w:val="24"/>
                <w:rPrChange w:id="3067" w:author="MUTILE WANYEE" w:date="2024-03-01T12:23:00Z">
                  <w:rPr>
                    <w:rFonts w:ascii="Book Antiqua" w:cs="Book Antiqua" w:eastAsia="Book Antiqua" w:hAnsi="Book Antiqua"/>
                    <w:b/>
                    <w:sz w:val="24"/>
                    <w:szCs w:val="24"/>
                  </w:rPr>
                </w:rPrChange>
              </w:rPr>
              <w:t>Entry Level Salary (Kes)</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sz w:val="24"/>
                <w:szCs w:val="24"/>
              </w:rPr>
            </w:pPr>
            <w:r w:rsidRPr="7D135A72">
              <w:rPr>
                <w:rFonts w:ascii="Book Antiqua" w:cs="Book Antiqua" w:eastAsia="Book Antiqua" w:hAnsi="Book Antiqua"/>
                <w:sz w:val="24"/>
                <w:szCs w:val="24"/>
                <w:rPrChange w:id="3068" w:author="MUTILE WANYEE" w:date="2024-03-01T12:23:00Z">
                  <w:rPr>
                    <w:rFonts w:ascii="Book Antiqua" w:cs="Book Antiqua" w:eastAsia="Book Antiqua" w:hAnsi="Book Antiqua"/>
                    <w:sz w:val="24"/>
                    <w:szCs w:val="24"/>
                  </w:rPr>
                </w:rPrChange>
              </w:rPr>
              <w:t>1.</w:t>
            </w:r>
          </w:p>
        </w:tc>
        <w:tc>
          <w:tcPr>
            <w:tcW w:w="0" w:type="auto"/>
            <w:tcBorders/>
          </w:tcPr>
          <w:p>
            <w:pPr>
              <w:pStyle w:val="style0"/>
              <w:spacing w:after="0" w:lineRule="auto" w:line="240"/>
              <w:rPr>
                <w:rFonts w:ascii="Book Antiqua" w:cs="Book Antiqua" w:eastAsia="Book Antiqua" w:hAnsi="Book Antiqua"/>
                <w:sz w:val="24"/>
                <w:szCs w:val="24"/>
              </w:rPr>
            </w:pPr>
            <w:r w:rsidRPr="84DF939A">
              <w:rPr>
                <w:rFonts w:ascii="Book Antiqua" w:cs="Book Antiqua" w:eastAsia="Book Antiqua" w:hAnsi="Book Antiqua"/>
                <w:sz w:val="24"/>
                <w:szCs w:val="24"/>
                <w:rPrChange w:id="3069" w:author="MUTILE WANYEE" w:date="2024-03-01T12:23:00Z">
                  <w:rPr>
                    <w:rFonts w:ascii="Book Antiqua" w:cs="Book Antiqua" w:eastAsia="Book Antiqua" w:hAnsi="Book Antiqua"/>
                    <w:sz w:val="24"/>
                    <w:szCs w:val="24"/>
                  </w:rPr>
                </w:rPrChange>
              </w:rPr>
              <w:t>Certificate</w:t>
            </w:r>
          </w:p>
        </w:tc>
        <w:tc>
          <w:tcPr>
            <w:tcW w:w="0" w:type="auto"/>
            <w:tcBorders/>
          </w:tcPr>
          <w:p>
            <w:pPr>
              <w:pStyle w:val="style0"/>
              <w:spacing w:after="0" w:lineRule="auto" w:line="240"/>
              <w:rPr>
                <w:rFonts w:ascii="Book Antiqua" w:cs="Book Antiqua" w:eastAsia="Book Antiqua" w:hAnsi="Book Antiqua"/>
                <w:sz w:val="24"/>
                <w:szCs w:val="24"/>
              </w:rPr>
            </w:pPr>
            <w:r w:rsidRPr="35447FDD">
              <w:rPr>
                <w:rFonts w:ascii="Book Antiqua" w:cs="Book Antiqua" w:eastAsia="Book Antiqua" w:hAnsi="Book Antiqua"/>
                <w:sz w:val="24"/>
                <w:szCs w:val="24"/>
                <w:rPrChange w:id="3070" w:author="MUTILE WANYEE" w:date="2024-03-01T12:23:00Z">
                  <w:rPr>
                    <w:rFonts w:ascii="Book Antiqua" w:cs="Book Antiqua" w:eastAsia="Book Antiqua" w:hAnsi="Book Antiqua"/>
                    <w:sz w:val="24"/>
                    <w:szCs w:val="24"/>
                  </w:rPr>
                </w:rPrChange>
              </w:rPr>
              <w:t>G</w:t>
            </w:r>
          </w:p>
        </w:tc>
        <w:tc>
          <w:tcPr>
            <w:tcW w:w="0" w:type="auto"/>
            <w:tcBorders/>
          </w:tcPr>
          <w:p>
            <w:pPr>
              <w:pStyle w:val="style0"/>
              <w:spacing w:after="0" w:lineRule="auto" w:line="240"/>
              <w:rPr>
                <w:rFonts w:ascii="Book Antiqua" w:cs="Book Antiqua" w:eastAsia="Book Antiqua" w:hAnsi="Book Antiqua"/>
                <w:sz w:val="24"/>
                <w:szCs w:val="24"/>
              </w:rPr>
            </w:pPr>
            <w:r w:rsidRPr="958AD386">
              <w:rPr>
                <w:rFonts w:ascii="Book Antiqua" w:cs="Book Antiqua" w:eastAsia="Book Antiqua" w:hAnsi="Book Antiqua"/>
                <w:sz w:val="24"/>
                <w:szCs w:val="24"/>
                <w:rPrChange w:id="3071" w:author="MUTILE WANYEE" w:date="2024-03-01T12:23:00Z">
                  <w:rPr>
                    <w:rFonts w:ascii="Book Antiqua" w:cs="Book Antiqua" w:eastAsia="Book Antiqua" w:hAnsi="Book Antiqua"/>
                    <w:sz w:val="24"/>
                    <w:szCs w:val="24"/>
                  </w:rPr>
                </w:rPrChange>
              </w:rPr>
              <w:t>22,270</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sz w:val="24"/>
                <w:szCs w:val="24"/>
              </w:rPr>
            </w:pPr>
            <w:r w:rsidRPr="2BB77D15">
              <w:rPr>
                <w:rFonts w:ascii="Book Antiqua" w:cs="Book Antiqua" w:eastAsia="Book Antiqua" w:hAnsi="Book Antiqua"/>
                <w:sz w:val="24"/>
                <w:szCs w:val="24"/>
                <w:rPrChange w:id="3072" w:author="MUTILE WANYEE" w:date="2024-03-01T12:23:00Z">
                  <w:rPr>
                    <w:rFonts w:ascii="Book Antiqua" w:cs="Book Antiqua" w:eastAsia="Book Antiqua" w:hAnsi="Book Antiqua"/>
                    <w:sz w:val="24"/>
                    <w:szCs w:val="24"/>
                  </w:rPr>
                </w:rPrChange>
              </w:rPr>
              <w:t>2.</w:t>
            </w:r>
          </w:p>
        </w:tc>
        <w:tc>
          <w:tcPr>
            <w:tcW w:w="0" w:type="auto"/>
            <w:tcBorders/>
          </w:tcPr>
          <w:p>
            <w:pPr>
              <w:pStyle w:val="style0"/>
              <w:spacing w:after="0" w:lineRule="auto" w:line="240"/>
              <w:rPr>
                <w:rFonts w:ascii="Book Antiqua" w:cs="Book Antiqua" w:eastAsia="Book Antiqua" w:hAnsi="Book Antiqua"/>
                <w:sz w:val="24"/>
                <w:szCs w:val="24"/>
              </w:rPr>
            </w:pPr>
            <w:r w:rsidRPr="E554BF0C">
              <w:rPr>
                <w:rFonts w:ascii="Book Antiqua" w:cs="Book Antiqua" w:eastAsia="Book Antiqua" w:hAnsi="Book Antiqua"/>
                <w:sz w:val="24"/>
                <w:szCs w:val="24"/>
                <w:rPrChange w:id="3073" w:author="MUTILE WANYEE" w:date="2024-03-01T12:23:00Z">
                  <w:rPr>
                    <w:rFonts w:ascii="Book Antiqua" w:cs="Book Antiqua" w:eastAsia="Book Antiqua" w:hAnsi="Book Antiqua"/>
                    <w:sz w:val="24"/>
                    <w:szCs w:val="24"/>
                  </w:rPr>
                </w:rPrChange>
              </w:rPr>
              <w:t>Diploma</w:t>
            </w:r>
          </w:p>
        </w:tc>
        <w:tc>
          <w:tcPr>
            <w:tcW w:w="0" w:type="auto"/>
            <w:tcBorders/>
          </w:tcPr>
          <w:p>
            <w:pPr>
              <w:pStyle w:val="style0"/>
              <w:spacing w:after="0" w:lineRule="auto" w:line="240"/>
              <w:rPr>
                <w:rFonts w:ascii="Book Antiqua" w:cs="Book Antiqua" w:eastAsia="Book Antiqua" w:hAnsi="Book Antiqua"/>
                <w:sz w:val="24"/>
                <w:szCs w:val="24"/>
              </w:rPr>
            </w:pPr>
            <w:r w:rsidRPr="F8982A78">
              <w:rPr>
                <w:rFonts w:ascii="Book Antiqua" w:cs="Book Antiqua" w:eastAsia="Book Antiqua" w:hAnsi="Book Antiqua"/>
                <w:sz w:val="24"/>
                <w:szCs w:val="24"/>
                <w:rPrChange w:id="3074" w:author="MUTILE WANYEE" w:date="2024-03-01T12:23:00Z">
                  <w:rPr>
                    <w:rFonts w:ascii="Book Antiqua" w:cs="Book Antiqua" w:eastAsia="Book Antiqua" w:hAnsi="Book Antiqua"/>
                    <w:sz w:val="24"/>
                    <w:szCs w:val="24"/>
                  </w:rPr>
                </w:rPrChange>
              </w:rPr>
              <w:t>H</w:t>
            </w:r>
          </w:p>
        </w:tc>
        <w:tc>
          <w:tcPr>
            <w:tcW w:w="0" w:type="auto"/>
            <w:tcBorders/>
          </w:tcPr>
          <w:p>
            <w:pPr>
              <w:pStyle w:val="style0"/>
              <w:spacing w:after="0" w:lineRule="auto" w:line="240"/>
              <w:rPr>
                <w:rFonts w:ascii="Book Antiqua" w:cs="Book Antiqua" w:eastAsia="Book Antiqua" w:hAnsi="Book Antiqua"/>
                <w:sz w:val="24"/>
                <w:szCs w:val="24"/>
              </w:rPr>
            </w:pPr>
            <w:r w:rsidRPr="47C1453C">
              <w:rPr>
                <w:rFonts w:ascii="Book Antiqua" w:cs="Book Antiqua" w:eastAsia="Book Antiqua" w:hAnsi="Book Antiqua"/>
                <w:sz w:val="24"/>
                <w:szCs w:val="24"/>
                <w:rPrChange w:id="3075" w:author="MUTILE WANYEE" w:date="2024-03-01T12:23:00Z">
                  <w:rPr>
                    <w:rFonts w:ascii="Book Antiqua" w:cs="Book Antiqua" w:eastAsia="Book Antiqua" w:hAnsi="Book Antiqua"/>
                    <w:sz w:val="24"/>
                    <w:szCs w:val="24"/>
                  </w:rPr>
                </w:rPrChange>
              </w:rPr>
              <w:t>25,470</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sz w:val="24"/>
                <w:szCs w:val="24"/>
              </w:rPr>
            </w:pPr>
            <w:r w:rsidRPr="E1115CAA">
              <w:rPr>
                <w:rFonts w:ascii="Book Antiqua" w:cs="Book Antiqua" w:eastAsia="Book Antiqua" w:hAnsi="Book Antiqua"/>
                <w:sz w:val="24"/>
                <w:szCs w:val="24"/>
                <w:rPrChange w:id="3076" w:author="MUTILE WANYEE" w:date="2024-03-01T12:23:00Z">
                  <w:rPr>
                    <w:rFonts w:ascii="Book Antiqua" w:cs="Book Antiqua" w:eastAsia="Book Antiqua" w:hAnsi="Book Antiqua"/>
                    <w:sz w:val="24"/>
                    <w:szCs w:val="24"/>
                  </w:rPr>
                </w:rPrChange>
              </w:rPr>
              <w:t>3.</w:t>
            </w:r>
          </w:p>
        </w:tc>
        <w:tc>
          <w:tcPr>
            <w:tcW w:w="0" w:type="auto"/>
            <w:tcBorders/>
          </w:tcPr>
          <w:p>
            <w:pPr>
              <w:pStyle w:val="style0"/>
              <w:spacing w:after="0" w:lineRule="auto" w:line="240"/>
              <w:rPr>
                <w:rFonts w:ascii="Book Antiqua" w:cs="Book Antiqua" w:eastAsia="Book Antiqua" w:hAnsi="Book Antiqua"/>
                <w:sz w:val="24"/>
                <w:szCs w:val="24"/>
              </w:rPr>
            </w:pPr>
            <w:r w:rsidRPr="EFB2B9BF">
              <w:rPr>
                <w:rFonts w:ascii="Book Antiqua" w:cs="Book Antiqua" w:eastAsia="Book Antiqua" w:hAnsi="Book Antiqua"/>
                <w:sz w:val="24"/>
                <w:szCs w:val="24"/>
                <w:rPrChange w:id="3077" w:author="MUTILE WANYEE" w:date="2024-03-01T12:23:00Z">
                  <w:rPr>
                    <w:rFonts w:ascii="Book Antiqua" w:cs="Book Antiqua" w:eastAsia="Book Antiqua" w:hAnsi="Book Antiqua"/>
                    <w:sz w:val="24"/>
                    <w:szCs w:val="24"/>
                  </w:rPr>
                </w:rPrChange>
              </w:rPr>
              <w:t>Degree</w:t>
            </w:r>
          </w:p>
        </w:tc>
        <w:tc>
          <w:tcPr>
            <w:tcW w:w="0" w:type="auto"/>
            <w:tcBorders/>
          </w:tcPr>
          <w:p>
            <w:pPr>
              <w:pStyle w:val="style0"/>
              <w:spacing w:after="0" w:lineRule="auto" w:line="240"/>
              <w:rPr>
                <w:rFonts w:ascii="Book Antiqua" w:cs="Book Antiqua" w:eastAsia="Book Antiqua" w:hAnsi="Book Antiqua"/>
                <w:sz w:val="24"/>
                <w:szCs w:val="24"/>
              </w:rPr>
            </w:pPr>
            <w:r w:rsidRPr="53439BE0">
              <w:rPr>
                <w:rFonts w:ascii="Book Antiqua" w:cs="Book Antiqua" w:eastAsia="Book Antiqua" w:hAnsi="Book Antiqua"/>
                <w:sz w:val="24"/>
                <w:szCs w:val="24"/>
                <w:rPrChange w:id="3078" w:author="MUTILE WANYEE" w:date="2024-03-01T12:23:00Z">
                  <w:rPr>
                    <w:rFonts w:ascii="Book Antiqua" w:cs="Book Antiqua" w:eastAsia="Book Antiqua" w:hAnsi="Book Antiqua"/>
                    <w:sz w:val="24"/>
                    <w:szCs w:val="24"/>
                  </w:rPr>
                </w:rPrChange>
              </w:rPr>
              <w:t>K</w:t>
            </w:r>
          </w:p>
        </w:tc>
        <w:tc>
          <w:tcPr>
            <w:tcW w:w="0" w:type="auto"/>
            <w:tcBorders/>
          </w:tcPr>
          <w:p>
            <w:pPr>
              <w:pStyle w:val="style0"/>
              <w:spacing w:after="0" w:lineRule="auto" w:line="240"/>
              <w:rPr>
                <w:rFonts w:ascii="Book Antiqua" w:cs="Book Antiqua" w:eastAsia="Book Antiqua" w:hAnsi="Book Antiqua"/>
                <w:sz w:val="24"/>
                <w:szCs w:val="24"/>
              </w:rPr>
            </w:pPr>
            <w:r w:rsidRPr="6D883839">
              <w:rPr>
                <w:rFonts w:ascii="Book Antiqua" w:cs="Book Antiqua" w:eastAsia="Book Antiqua" w:hAnsi="Book Antiqua"/>
                <w:sz w:val="24"/>
                <w:szCs w:val="24"/>
                <w:rPrChange w:id="3079" w:author="MUTILE WANYEE" w:date="2024-03-01T12:23:00Z">
                  <w:rPr>
                    <w:rFonts w:ascii="Book Antiqua" w:cs="Book Antiqua" w:eastAsia="Book Antiqua" w:hAnsi="Book Antiqua"/>
                    <w:sz w:val="24"/>
                    <w:szCs w:val="24"/>
                  </w:rPr>
                </w:rPrChange>
              </w:rPr>
              <w:t>38,270</w:t>
            </w:r>
          </w:p>
        </w:tc>
      </w:tr>
      <w:tr>
        <w:tblPrEx/>
        <w:trPr>
          <w:cantSplit w:val="false"/>
          <w:tblHeader w:val="false"/>
          <w:jc w:val="left"/>
        </w:trPr>
        <w:tc>
          <w:tcPr>
            <w:tcW w:w="0" w:type="auto"/>
            <w:tcBorders/>
          </w:tcPr>
          <w:p>
            <w:pPr>
              <w:pStyle w:val="style0"/>
              <w:spacing w:after="0" w:lineRule="auto" w:line="240"/>
              <w:rPr>
                <w:rFonts w:ascii="Book Antiqua" w:cs="Book Antiqua" w:eastAsia="Book Antiqua" w:hAnsi="Book Antiqua"/>
                <w:sz w:val="24"/>
                <w:szCs w:val="24"/>
              </w:rPr>
            </w:pPr>
            <w:r w:rsidRPr="FEDB508F">
              <w:rPr>
                <w:rFonts w:ascii="Book Antiqua" w:cs="Book Antiqua" w:eastAsia="Book Antiqua" w:hAnsi="Book Antiqua"/>
                <w:sz w:val="24"/>
                <w:szCs w:val="24"/>
                <w:rPrChange w:id="3080" w:author="MUTILE WANYEE" w:date="2024-03-01T12:23:00Z">
                  <w:rPr>
                    <w:rFonts w:ascii="Book Antiqua" w:cs="Book Antiqua" w:eastAsia="Book Antiqua" w:hAnsi="Book Antiqua"/>
                    <w:sz w:val="24"/>
                    <w:szCs w:val="24"/>
                  </w:rPr>
                </w:rPrChange>
              </w:rPr>
              <w:t>4.</w:t>
            </w:r>
          </w:p>
        </w:tc>
        <w:tc>
          <w:tcPr>
            <w:tcW w:w="0" w:type="auto"/>
            <w:tcBorders/>
          </w:tcPr>
          <w:p>
            <w:pPr>
              <w:pStyle w:val="style0"/>
              <w:spacing w:after="0" w:lineRule="auto" w:line="240"/>
              <w:rPr>
                <w:rFonts w:ascii="Book Antiqua" w:cs="Book Antiqua" w:eastAsia="Book Antiqua" w:hAnsi="Book Antiqua"/>
                <w:sz w:val="24"/>
                <w:szCs w:val="24"/>
              </w:rPr>
            </w:pPr>
            <w:r w:rsidRPr="F40227F3">
              <w:rPr>
                <w:rFonts w:ascii="Book Antiqua" w:cs="Book Antiqua" w:eastAsia="Book Antiqua" w:hAnsi="Book Antiqua"/>
                <w:sz w:val="24"/>
                <w:szCs w:val="24"/>
                <w:rPrChange w:id="3081" w:author="MUTILE WANYEE" w:date="2024-03-01T12:23:00Z">
                  <w:rPr>
                    <w:rFonts w:ascii="Book Antiqua" w:cs="Book Antiqua" w:eastAsia="Book Antiqua" w:hAnsi="Book Antiqua"/>
                    <w:sz w:val="24"/>
                    <w:szCs w:val="24"/>
                  </w:rPr>
                </w:rPrChange>
              </w:rPr>
              <w:t>Degree (Medical Officers, Pharmacists, Dentists)</w:t>
            </w:r>
          </w:p>
        </w:tc>
        <w:tc>
          <w:tcPr>
            <w:tcW w:w="0" w:type="auto"/>
            <w:tcBorders/>
          </w:tcPr>
          <w:p>
            <w:pPr>
              <w:pStyle w:val="style0"/>
              <w:spacing w:after="0" w:lineRule="auto" w:line="240"/>
              <w:rPr>
                <w:rFonts w:ascii="Book Antiqua" w:cs="Book Antiqua" w:eastAsia="Book Antiqua" w:hAnsi="Book Antiqua"/>
                <w:sz w:val="24"/>
                <w:szCs w:val="24"/>
              </w:rPr>
            </w:pPr>
            <w:r w:rsidRPr="9E03DEE6">
              <w:rPr>
                <w:rFonts w:ascii="Book Antiqua" w:cs="Book Antiqua" w:eastAsia="Book Antiqua" w:hAnsi="Book Antiqua"/>
                <w:sz w:val="24"/>
                <w:szCs w:val="24"/>
                <w:rPrChange w:id="3082" w:author="MUTILE WANYEE" w:date="2024-03-01T12:23:00Z">
                  <w:rPr>
                    <w:rFonts w:ascii="Book Antiqua" w:cs="Book Antiqua" w:eastAsia="Book Antiqua" w:hAnsi="Book Antiqua"/>
                    <w:sz w:val="24"/>
                    <w:szCs w:val="24"/>
                  </w:rPr>
                </w:rPrChange>
              </w:rPr>
              <w:t>L</w:t>
            </w:r>
          </w:p>
        </w:tc>
        <w:tc>
          <w:tcPr>
            <w:tcW w:w="0" w:type="auto"/>
            <w:tcBorders/>
          </w:tcPr>
          <w:p>
            <w:pPr>
              <w:pStyle w:val="style0"/>
              <w:spacing w:after="0" w:lineRule="auto" w:line="240"/>
              <w:rPr>
                <w:rFonts w:ascii="Book Antiqua" w:cs="Book Antiqua" w:eastAsia="Book Antiqua" w:hAnsi="Book Antiqua"/>
                <w:sz w:val="24"/>
                <w:szCs w:val="24"/>
              </w:rPr>
            </w:pPr>
            <w:r w:rsidRPr="A28D0121">
              <w:rPr>
                <w:rFonts w:ascii="Book Antiqua" w:cs="Book Antiqua" w:eastAsia="Book Antiqua" w:hAnsi="Book Antiqua"/>
                <w:sz w:val="24"/>
                <w:szCs w:val="24"/>
                <w:rPrChange w:id="3083" w:author="MUTILE WANYEE" w:date="2024-03-01T12:23:00Z">
                  <w:rPr>
                    <w:rFonts w:ascii="Book Antiqua" w:cs="Book Antiqua" w:eastAsia="Book Antiqua" w:hAnsi="Book Antiqua"/>
                    <w:sz w:val="24"/>
                    <w:szCs w:val="24"/>
                  </w:rPr>
                </w:rPrChange>
              </w:rPr>
              <w:t>42,970</w:t>
            </w:r>
          </w:p>
        </w:tc>
      </w:tr>
    </w:tbl>
    <w:p>
      <w:pPr>
        <w:pStyle w:val="style0"/>
        <w:spacing w:after="0" w:lineRule="auto" w:line="240"/>
        <w:rPr>
          <w:rFonts w:ascii="Book Antiqua" w:cs="Book Antiqua" w:eastAsia="Book Antiqua" w:hAnsi="Book Antiqua"/>
          <w:b/>
          <w:sz w:val="24"/>
          <w:szCs w:val="24"/>
        </w:rPr>
      </w:pPr>
    </w:p>
    <w:p>
      <w:pPr>
        <w:pStyle w:val="style0"/>
        <w:spacing w:after="0" w:lineRule="auto" w:line="240"/>
        <w:rPr>
          <w:rFonts w:ascii="Book Antiqua" w:cs="Book Antiqua" w:eastAsia="Book Antiqua" w:hAnsi="Book Antiqua"/>
          <w:b/>
          <w:i/>
          <w:sz w:val="24"/>
          <w:szCs w:val="24"/>
        </w:rPr>
      </w:pPr>
      <w:r w:rsidRPr="952C8CAE">
        <w:rPr>
          <w:rFonts w:ascii="Book Antiqua" w:cs="Book Antiqua" w:eastAsia="Book Antiqua" w:hAnsi="Book Antiqua"/>
          <w:b/>
          <w:i/>
          <w:sz w:val="24"/>
          <w:szCs w:val="24"/>
          <w:rPrChange w:id="3084" w:author="MUTILE WANYEE" w:date="2024-03-01T12:23:00Z">
            <w:rPr>
              <w:rFonts w:ascii="Book Antiqua" w:cs="Book Antiqua" w:eastAsia="Book Antiqua" w:hAnsi="Book Antiqua"/>
              <w:b/>
              <w:i/>
              <w:sz w:val="24"/>
              <w:szCs w:val="24"/>
            </w:rPr>
          </w:rPrChange>
        </w:rPr>
        <w:t>5.5.6 Policies on public sector wage ceilings</w:t>
      </w:r>
    </w:p>
    <w:p>
      <w:pPr>
        <w:pStyle w:val="style0"/>
        <w:spacing w:after="0"/>
        <w:jc w:val="both"/>
        <w:rPr>
          <w:del w:id="3085" w:author="MUTILE WANYEE" w:date="2024-03-06T15:02:00Z"/>
          <w:rFonts w:ascii="Book Antiqua" w:cs="Book Antiqua" w:eastAsia="Book Antiqua" w:hAnsi="Times New Roman"/>
          <w:sz w:val="20"/>
          <w:szCs w:val="16"/>
          <w:shd w:val="clear" w:color="auto" w:fill="auto"/>
          <w:rPrChange w:id="3086" w:author="MUTILE WANYEE" w:date="2024-03-06T15:02:00Z">
            <w:rPr>
              <w:rFonts w:ascii="Book Antiqua" w:cs="Book Antiqua" w:eastAsia="Book Antiqua" w:hAnsi="Book Antiqua"/>
              <w:sz w:val="16"/>
              <w:szCs w:val="16"/>
            </w:rPr>
          </w:rPrChange>
        </w:rPr>
      </w:pPr>
    </w:p>
    <w:p>
      <w:pPr>
        <w:pStyle w:val="style0"/>
        <w:spacing w:after="0"/>
        <w:jc w:val="both"/>
        <w:rPr>
          <w:rFonts w:ascii="Book Antiqua" w:cs="Book Antiqua" w:eastAsia="Book Antiqua" w:hAnsi="Book Antiqua"/>
          <w:sz w:val="24"/>
          <w:szCs w:val="24"/>
        </w:rPr>
      </w:pPr>
      <w:r w:rsidRPr="A9A137DE">
        <w:rPr>
          <w:rFonts w:ascii="Book Antiqua" w:cs="Book Antiqua" w:eastAsia="Book Antiqua" w:hAnsi="Book Antiqua"/>
          <w:sz w:val="24"/>
          <w:szCs w:val="24"/>
          <w:rPrChange w:id="3087" w:author="MUTILE WANYEE" w:date="2024-03-01T12:23:00Z">
            <w:rPr>
              <w:rFonts w:ascii="Book Antiqua" w:cs="Book Antiqua" w:eastAsia="Book Antiqua" w:hAnsi="Book Antiqua"/>
              <w:sz w:val="24"/>
              <w:szCs w:val="24"/>
            </w:rPr>
          </w:rPrChange>
        </w:rPr>
        <w:t xml:space="preserve">There are no national policies or standards on public sector wage ceilings.  However, the Salaries and Remuneration Commission (Remuneration and Benefits of State and other Public Officers) Regulations, 2022 states that the Commission shall, in setting, reviewing and advising on remuneration and benefits, consider various parameters that will guide the public sector remunerations.  </w:t>
      </w:r>
    </w:p>
    <w:p>
      <w:pPr>
        <w:pStyle w:val="style0"/>
        <w:spacing w:after="0" w:lineRule="auto" w:line="240"/>
        <w:rPr>
          <w:rFonts w:ascii="Book Antiqua" w:cs="Book Antiqua" w:eastAsia="Book Antiqua" w:hAnsi="Times New Roman"/>
          <w:b w:val="false"/>
          <w:i w:val="false"/>
          <w:sz w:val="20"/>
          <w:szCs w:val="16"/>
          <w:shd w:val="clear" w:color="auto" w:fill="auto"/>
          <w:rPrChange w:id="3088" w:author="MUTILE WANYEE" w:date="2024-03-06T15:02:00Z">
            <w:rPr>
              <w:rFonts w:ascii="Book Antiqua" w:cs="Book Antiqua" w:eastAsia="Book Antiqua" w:hAnsi="Book Antiqua"/>
              <w:b/>
              <w:i/>
              <w:sz w:val="16"/>
              <w:szCs w:val="16"/>
            </w:rPr>
          </w:rPrChange>
        </w:rPr>
      </w:pPr>
    </w:p>
    <w:p>
      <w:pPr>
        <w:pStyle w:val="style0"/>
        <w:spacing w:after="0" w:lineRule="auto" w:line="240"/>
        <w:rPr>
          <w:rFonts w:ascii="Book Antiqua" w:cs="Book Antiqua" w:eastAsia="Book Antiqua" w:hAnsi="Times New Roman"/>
          <w:b w:val="false"/>
          <w:i w:val="false"/>
          <w:sz w:val="20"/>
          <w:szCs w:val="24"/>
          <w:shd w:val="clear" w:color="auto" w:fill="auto"/>
          <w:rPrChange w:id="3089" w:author="MUTILE WANYEE" w:date="2024-03-06T15:02:00Z">
            <w:rPr>
              <w:rFonts w:ascii="Book Antiqua" w:cs="Book Antiqua" w:eastAsia="Book Antiqua" w:hAnsi="Book Antiqua"/>
              <w:b/>
              <w:i/>
              <w:sz w:val="24"/>
              <w:szCs w:val="24"/>
            </w:rPr>
          </w:rPrChange>
        </w:rPr>
      </w:pPr>
      <w:r w:rsidRPr="A9332DC6">
        <w:rPr>
          <w:rFonts w:ascii="Book Antiqua" w:cs="Book Antiqua" w:eastAsia="Book Antiqua" w:hAnsi="Book Antiqua"/>
          <w:b/>
          <w:i/>
          <w:sz w:val="24"/>
          <w:szCs w:val="24"/>
          <w:rPrChange w:id="3090" w:author="MUTILE WANYEE" w:date="2024-03-01T12:23:00Z">
            <w:rPr>
              <w:rFonts w:ascii="Book Antiqua" w:cs="Book Antiqua" w:eastAsia="Book Antiqua" w:hAnsi="Book Antiqua"/>
              <w:b/>
              <w:i/>
              <w:sz w:val="24"/>
              <w:szCs w:val="24"/>
            </w:rPr>
          </w:rPrChange>
        </w:rPr>
        <w:t>5.5.7 Gender wage gap</w:t>
      </w:r>
    </w:p>
    <w:p>
      <w:pPr>
        <w:pStyle w:val="style0"/>
        <w:spacing w:after="0" w:lineRule="auto" w:line="240"/>
        <w:rPr>
          <w:del w:id="3091" w:author="MUTILE WANYEE" w:date="2024-03-06T15:02:00Z"/>
          <w:rFonts w:ascii="Book Antiqua" w:cs="Book Antiqua" w:eastAsia="Book Antiqua" w:hAnsi="Times New Roman"/>
          <w:b w:val="false"/>
          <w:i w:val="false"/>
          <w:sz w:val="20"/>
          <w:szCs w:val="16"/>
          <w:shd w:val="clear" w:color="auto" w:fill="auto"/>
          <w:rPrChange w:id="3092" w:author="MUTILE WANYEE" w:date="2024-03-06T15:02:00Z">
            <w:rPr>
              <w:rFonts w:ascii="Book Antiqua" w:cs="Book Antiqua" w:eastAsia="Book Antiqua" w:hAnsi="Book Antiqua"/>
              <w:b/>
              <w:i/>
              <w:sz w:val="16"/>
              <w:szCs w:val="16"/>
            </w:rPr>
          </w:rPrChange>
        </w:rPr>
      </w:pPr>
    </w:p>
    <w:p>
      <w:pPr>
        <w:pStyle w:val="style0"/>
        <w:rPr>
          <w:rFonts w:ascii="Book Antiqua" w:cs="Book Antiqua" w:eastAsia="Book Antiqua" w:hAnsi="Times New Roman"/>
          <w:sz w:val="20"/>
          <w:szCs w:val="24"/>
          <w:shd w:val="clear" w:color="auto" w:fill="auto"/>
          <w:rPrChange w:id="3093" w:author="MUTILE WANYEE" w:date="2024-03-06T15:02:00Z">
            <w:rPr>
              <w:rFonts w:ascii="Book Antiqua" w:cs="Book Antiqua" w:eastAsia="Book Antiqua" w:hAnsi="Book Antiqua"/>
              <w:sz w:val="24"/>
              <w:szCs w:val="24"/>
            </w:rPr>
          </w:rPrChange>
        </w:rPr>
      </w:pPr>
      <w:r w:rsidRPr="45502F8D">
        <w:rPr>
          <w:rFonts w:ascii="Book Antiqua" w:cs="Book Antiqua" w:eastAsia="Book Antiqua" w:hAnsi="Book Antiqua"/>
          <w:sz w:val="24"/>
          <w:szCs w:val="24"/>
          <w:rPrChange w:id="3094" w:author="MUTILE WANYEE" w:date="2024-03-01T12:23:00Z">
            <w:rPr>
              <w:rFonts w:ascii="Book Antiqua" w:cs="Book Antiqua" w:eastAsia="Book Antiqua" w:hAnsi="Book Antiqua"/>
              <w:sz w:val="24"/>
              <w:szCs w:val="24"/>
            </w:rPr>
          </w:rPrChange>
        </w:rPr>
        <w:t>The median earnings of men and women is the same in the public sector and therefore the gender wage gap does not exist.  However, private sector data was not available and thus the gender wage gap for the entire country was not calculated.</w:t>
      </w:r>
    </w:p>
    <w:p>
      <w:pPr>
        <w:pStyle w:val="style0"/>
        <w:rPr>
          <w:rFonts w:ascii="Book Antiqua" w:cs="Book Antiqua" w:eastAsia="Book Antiqua" w:hAnsi="Times New Roman"/>
          <w:b w:val="false"/>
          <w:color w:val="auto"/>
          <w:sz w:val="20"/>
          <w:szCs w:val="24"/>
          <w:shd w:val="clear" w:color="auto" w:fill="auto"/>
          <w:rPrChange w:id="3095" w:author="MUTILE WANYEE" w:date="2024-03-06T15:02:00Z">
            <w:rPr>
              <w:rFonts w:ascii="Book Antiqua" w:cs="Book Antiqua" w:eastAsia="Book Antiqua" w:hAnsi="Book Antiqua"/>
              <w:b/>
              <w:color w:val="19518e"/>
              <w:sz w:val="24"/>
              <w:szCs w:val="24"/>
            </w:rPr>
          </w:rPrChange>
        </w:rPr>
      </w:pPr>
    </w:p>
    <w:p>
      <w:pPr>
        <w:pStyle w:val="style0"/>
        <w:spacing w:after="0" w:lineRule="auto" w:line="240"/>
        <w:ind w:left="720" w:firstLine="0"/>
        <w:rPr>
          <w:rFonts w:ascii="Book Antiqua" w:cs="Book Antiqua" w:eastAsia="Book Antiqua" w:hAnsi="Book Antiqua"/>
          <w:b/>
          <w:color w:val="4472c4"/>
          <w:sz w:val="24"/>
          <w:szCs w:val="24"/>
        </w:rPr>
      </w:pPr>
    </w:p>
    <w:p>
      <w:pPr>
        <w:pStyle w:val="style0"/>
        <w:spacing w:after="0" w:lineRule="auto" w:line="240"/>
        <w:ind w:left="720" w:firstLine="0"/>
        <w:rPr>
          <w:ins w:id="3096" w:author="MUTILE WANYEE" w:date="2024-03-06T15:02:00Z"/>
          <w:rFonts w:ascii="Book Antiqua" w:cs="Book Antiqua" w:eastAsia="Book Antiqua" w:hAnsi="Book Antiqua"/>
          <w:b/>
          <w:color w:val="4472c4"/>
          <w:sz w:val="24"/>
          <w:szCs w:val="24"/>
          <w:rPrChange w:id="3097"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098" w:author="MUTILE WANYEE" w:date="2024-03-06T15:02:00Z"/>
          <w:rFonts w:ascii="Book Antiqua" w:cs="Book Antiqua" w:eastAsia="Book Antiqua" w:hAnsi="Book Antiqua"/>
          <w:b/>
          <w:color w:val="4472c4"/>
          <w:sz w:val="24"/>
          <w:szCs w:val="24"/>
          <w:rPrChange w:id="3099"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00" w:author="MUTILE WANYEE" w:date="2024-03-06T15:02:00Z"/>
          <w:rFonts w:ascii="Book Antiqua" w:cs="Book Antiqua" w:eastAsia="Book Antiqua" w:hAnsi="Book Antiqua"/>
          <w:b/>
          <w:color w:val="4472c4"/>
          <w:sz w:val="24"/>
          <w:szCs w:val="24"/>
          <w:rPrChange w:id="3101"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02" w:author="MUTILE WANYEE" w:date="2024-03-06T15:02:00Z"/>
          <w:rFonts w:ascii="Book Antiqua" w:cs="Book Antiqua" w:eastAsia="Book Antiqua" w:hAnsi="Book Antiqua"/>
          <w:b/>
          <w:color w:val="4472c4"/>
          <w:sz w:val="24"/>
          <w:szCs w:val="24"/>
          <w:rPrChange w:id="3103"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04" w:author="MUTILE WANYEE" w:date="2024-03-06T15:02:00Z"/>
          <w:rFonts w:ascii="Book Antiqua" w:cs="Book Antiqua" w:eastAsia="Book Antiqua" w:hAnsi="Book Antiqua"/>
          <w:b/>
          <w:color w:val="4472c4"/>
          <w:sz w:val="24"/>
          <w:szCs w:val="24"/>
          <w:rPrChange w:id="3105"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06" w:author="MUTILE WANYEE" w:date="2024-03-06T15:02:00Z"/>
          <w:rFonts w:ascii="Book Antiqua" w:cs="Book Antiqua" w:eastAsia="Book Antiqua" w:hAnsi="Book Antiqua"/>
          <w:b/>
          <w:color w:val="4472c4"/>
          <w:sz w:val="24"/>
          <w:szCs w:val="24"/>
          <w:rPrChange w:id="3107"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08" w:author="MUTILE WANYEE" w:date="2024-03-06T15:02:00Z"/>
          <w:rFonts w:ascii="Book Antiqua" w:cs="Book Antiqua" w:eastAsia="Book Antiqua" w:hAnsi="Book Antiqua"/>
          <w:b/>
          <w:color w:val="4472c4"/>
          <w:sz w:val="24"/>
          <w:szCs w:val="24"/>
          <w:rPrChange w:id="3109"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10" w:author="MUTILE WANYEE" w:date="2024-03-06T15:02:00Z"/>
          <w:rFonts w:ascii="Book Antiqua" w:cs="Book Antiqua" w:eastAsia="Book Antiqua" w:hAnsi="Book Antiqua"/>
          <w:b/>
          <w:color w:val="4472c4"/>
          <w:sz w:val="24"/>
          <w:szCs w:val="24"/>
          <w:rPrChange w:id="3111"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12" w:author="MUTILE WANYEE" w:date="2024-03-06T15:02:00Z"/>
          <w:rFonts w:ascii="Book Antiqua" w:cs="Book Antiqua" w:eastAsia="Book Antiqua" w:hAnsi="Book Antiqua"/>
          <w:b/>
          <w:color w:val="4472c4"/>
          <w:sz w:val="24"/>
          <w:szCs w:val="24"/>
          <w:rPrChange w:id="3113"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14" w:author="MUTILE WANYEE" w:date="2024-03-06T15:02:00Z"/>
          <w:rFonts w:ascii="Book Antiqua" w:cs="Book Antiqua" w:eastAsia="Book Antiqua" w:hAnsi="Book Antiqua"/>
          <w:b/>
          <w:color w:val="4472c4"/>
          <w:sz w:val="24"/>
          <w:szCs w:val="24"/>
          <w:rPrChange w:id="3115"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16" w:author="MUTILE WANYEE" w:date="2024-03-06T15:02:00Z"/>
          <w:rFonts w:ascii="Book Antiqua" w:cs="Book Antiqua" w:eastAsia="Book Antiqua" w:hAnsi="Book Antiqua"/>
          <w:b/>
          <w:color w:val="4472c4"/>
          <w:sz w:val="24"/>
          <w:szCs w:val="24"/>
          <w:rPrChange w:id="3117"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18" w:author="MUTILE WANYEE" w:date="2024-03-06T15:02:00Z"/>
          <w:rFonts w:ascii="Book Antiqua" w:cs="Book Antiqua" w:eastAsia="Book Antiqua" w:hAnsi="Book Antiqua"/>
          <w:b/>
          <w:color w:val="4472c4"/>
          <w:sz w:val="24"/>
          <w:szCs w:val="24"/>
          <w:rPrChange w:id="3119"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ins w:id="3120" w:author="MUTILE WANYEE" w:date="2024-03-06T15:02:00Z"/>
          <w:rFonts w:ascii="Book Antiqua" w:cs="Book Antiqua" w:eastAsia="Book Antiqua" w:hAnsi="Book Antiqua"/>
          <w:b/>
          <w:color w:val="4472c4"/>
          <w:sz w:val="24"/>
          <w:szCs w:val="24"/>
          <w:rPrChange w:id="3121" w:author="MUTILE WANYEE" w:date="2024-03-01T12:23:00Z">
            <w:rPr>
              <w:rFonts w:ascii="Book Antiqua" w:cs="Book Antiqua" w:eastAsia="Book Antiqua" w:hAnsi="Book Antiqua"/>
              <w:b/>
              <w:color w:val="4472c4"/>
              <w:sz w:val="24"/>
              <w:szCs w:val="24"/>
            </w:rPr>
          </w:rPrChange>
        </w:rPr>
      </w:pPr>
    </w:p>
    <w:p>
      <w:pPr>
        <w:pStyle w:val="style0"/>
        <w:spacing w:after="0" w:lineRule="auto" w:line="240"/>
        <w:ind w:left="720" w:firstLine="0"/>
        <w:rPr>
          <w:rFonts w:ascii="Book Antiqua" w:cs="Book Antiqua" w:eastAsia="Book Antiqua" w:hAnsi="Book Antiqua"/>
          <w:b/>
          <w:color w:val="4472c4"/>
          <w:sz w:val="24"/>
          <w:szCs w:val="24"/>
        </w:rPr>
      </w:pPr>
    </w:p>
    <w:p>
      <w:pPr>
        <w:pStyle w:val="style0"/>
        <w:spacing w:after="0" w:lineRule="auto" w:line="240"/>
        <w:ind w:left="720" w:firstLine="0"/>
        <w:rPr>
          <w:rFonts w:ascii="Book Antiqua" w:cs="Book Antiqua" w:eastAsia="Book Antiqua" w:hAnsi="Book Antiqua"/>
          <w:b/>
          <w:color w:val="4472c4"/>
          <w:sz w:val="24"/>
          <w:szCs w:val="24"/>
        </w:rPr>
      </w:pPr>
    </w:p>
    <w:p>
      <w:pPr>
        <w:pStyle w:val="style0"/>
        <w:spacing w:after="0" w:lineRule="auto" w:line="240"/>
        <w:ind w:left="720" w:firstLine="0"/>
        <w:rPr>
          <w:rFonts w:ascii="Book Antiqua" w:cs="Book Antiqua" w:eastAsia="Book Antiqua" w:hAnsi="Book Antiqua"/>
          <w:b/>
          <w:color w:val="4472c4"/>
          <w:sz w:val="24"/>
          <w:szCs w:val="24"/>
        </w:rPr>
      </w:pPr>
    </w:p>
    <w:p>
      <w:pPr>
        <w:pStyle w:val="style0"/>
        <w:spacing w:after="0" w:lineRule="auto" w:line="240"/>
        <w:ind w:left="720" w:firstLine="0"/>
        <w:rPr>
          <w:rFonts w:ascii="Book Antiqua" w:cs="Book Antiqua" w:eastAsia="Book Antiqua" w:hAnsi="Book Antiqua"/>
          <w:b/>
          <w:color w:val="4472c4"/>
          <w:sz w:val="24"/>
          <w:szCs w:val="24"/>
        </w:rPr>
      </w:pPr>
    </w:p>
    <w:bookmarkStart w:id="9" w:name="_6gx3fshypejh" w:colFirst="0" w:colLast="0"/>
    <w:bookmarkEnd w:id="9"/>
    <w:p>
      <w:pPr>
        <w:pStyle w:val="style62"/>
        <w:jc w:val="center"/>
        <w:rPr>
          <w:del w:id="3122" w:author="MUTILE WANYEE" w:date="2024-02-21T15:35:00Z"/>
          <w:rFonts w:ascii="Book Antiqua" w:cs="Book Antiqua" w:eastAsia="Book Antiqua" w:hAnsi="Times New Roman"/>
          <w:sz w:val="28"/>
          <w:szCs w:val="28"/>
          <w:shd w:val="clear" w:color="auto" w:fill="auto"/>
          <w:rPrChange w:id="3123" w:author="MUTILE WANYEE" w:date="2024-03-06T15:02:00Z">
            <w:rPr>
              <w:rFonts w:ascii="Book Antiqua" w:cs="Book Antiqua" w:eastAsia="Book Antiqua" w:hAnsi="Book Antiqua"/>
              <w:sz w:val="24"/>
              <w:szCs w:val="24"/>
            </w:rPr>
          </w:rPrChange>
        </w:rPr>
        <w:pPrChange w:id="3124" w:author="MUTILE WANYEE" w:date="2024-03-06T15:02:00Z">
          <w:pPr>
            <w:pStyle w:val="style62"/>
          </w:pPr>
        </w:pPrChange>
      </w:pPr>
    </w:p>
    <w:p>
      <w:pPr>
        <w:pStyle w:val="style62"/>
        <w:spacing w:before="0"/>
        <w:jc w:val="center"/>
        <w:rPr>
          <w:ins w:id="3125" w:author="MUTILE WANYEE" w:date="2024-03-06T15:02:00Z"/>
          <w:rFonts w:ascii="Book Antiqua" w:cs="Book Antiqua" w:eastAsia="Book Antiqua" w:hAnsi="Times New Roman"/>
          <w:sz w:val="28"/>
          <w:szCs w:val="28"/>
          <w:shd w:val="clear" w:color="auto" w:fill="auto"/>
          <w:rPrChange w:id="3126" w:author="MUTILE WANYEE" w:date="2024-03-06T15:02:00Z">
            <w:rPr>
              <w:rFonts w:ascii="Book Antiqua" w:cs="Book Antiqua" w:eastAsia="Book Antiqua" w:hAnsi="Book Antiqua"/>
              <w:sz w:val="24"/>
              <w:szCs w:val="24"/>
            </w:rPr>
          </w:rPrChange>
        </w:rPr>
        <w:pPrChange w:id="3127" w:author="MUTILE WANYEE" w:date="2024-03-06T15:02:00Z">
          <w:pPr>
            <w:pStyle w:val="style62"/>
            <w:spacing w:before="0"/>
          </w:pPr>
        </w:pPrChange>
      </w:pPr>
      <w:r w:rsidRPr="BF10C27A">
        <w:rPr>
          <w:rFonts w:ascii="Book Antiqua" w:cs="Book Antiqua" w:eastAsia="Book Antiqua" w:hAnsi="Book Antiqua"/>
          <w:sz w:val="24"/>
          <w:szCs w:val="24"/>
          <w:rPrChange w:id="3128" w:author="MUTILE WANYEE" w:date="2024-03-01T12:23:00Z">
            <w:rPr>
              <w:rFonts w:ascii="Book Antiqua" w:cs="Book Antiqua" w:eastAsia="Book Antiqua" w:hAnsi="Book Antiqua"/>
              <w:sz w:val="24"/>
              <w:szCs w:val="24"/>
            </w:rPr>
          </w:rPrChange>
        </w:rPr>
        <w:t>CHAPTER SIX:</w:t>
      </w:r>
    </w:p>
    <w:p>
      <w:pPr>
        <w:pStyle w:val="style62"/>
        <w:spacing w:before="0"/>
        <w:jc w:val="center"/>
        <w:rPr>
          <w:rFonts w:ascii="Book Antiqua" w:cs="Book Antiqua" w:eastAsia="Book Antiqua" w:hAnsi="Times New Roman"/>
          <w:sz w:val="28"/>
          <w:szCs w:val="28"/>
          <w:shd w:val="clear" w:color="auto" w:fill="auto"/>
          <w:rPrChange w:id="3129" w:author="MUTILE WANYEE" w:date="2024-03-06T15:02:00Z">
            <w:rPr>
              <w:rFonts w:ascii="Book Antiqua" w:cs="Book Antiqua" w:eastAsia="Book Antiqua" w:hAnsi="Book Antiqua"/>
              <w:sz w:val="24"/>
              <w:szCs w:val="24"/>
            </w:rPr>
          </w:rPrChange>
        </w:rPr>
        <w:pPrChange w:id="3130" w:author="MUTILE WANYEE" w:date="2024-03-06T15:02:00Z">
          <w:pPr>
            <w:pStyle w:val="style62"/>
            <w:spacing w:before="0"/>
          </w:pPr>
        </w:pPrChange>
      </w:pPr>
      <w:r w:rsidRPr="B61DB3C9">
        <w:rPr>
          <w:rFonts w:ascii="Book Antiqua" w:cs="Book Antiqua" w:eastAsia="Book Antiqua" w:hAnsi="Book Antiqua"/>
          <w:sz w:val="24"/>
          <w:szCs w:val="24"/>
          <w:rPrChange w:id="3131" w:author="MUTILE WANYEE" w:date="2024-03-01T12:23:00Z">
            <w:rPr>
              <w:rFonts w:ascii="Book Antiqua" w:cs="Book Antiqua" w:eastAsia="Book Antiqua" w:hAnsi="Book Antiqua"/>
              <w:sz w:val="24"/>
              <w:szCs w:val="24"/>
            </w:rPr>
          </w:rPrChange>
        </w:rPr>
        <w:t>EDUCATION AND TRAINING</w:t>
      </w:r>
    </w:p>
    <w:bookmarkStart w:id="10" w:name="_n6xhwxlrtdr2" w:colFirst="0" w:colLast="0"/>
    <w:bookmarkEnd w:id="10"/>
    <w:p>
      <w:pPr>
        <w:pStyle w:val="style2"/>
        <w:spacing w:before="0" w:lineRule="auto" w:line="240"/>
        <w:jc w:val="both"/>
        <w:rPr>
          <w:del w:id="3132" w:author="MUTILE WANYEE" w:date="2024-03-06T15:02:00Z"/>
          <w:rFonts w:ascii="Book Antiqua" w:cs="Book Antiqua" w:eastAsia="Book Antiqua" w:hAnsi="Book Antiqua"/>
          <w:b/>
          <w:i/>
          <w:color w:val="000000"/>
          <w:sz w:val="16"/>
          <w:szCs w:val="16"/>
          <w:rPrChange w:id="3133" w:author="MUTILE WANYEE" w:date="2024-03-01T12:23:00Z">
            <w:rPr>
              <w:rFonts w:ascii="Book Antiqua" w:cs="Book Antiqua" w:eastAsia="Book Antiqua" w:hAnsi="Book Antiqua"/>
              <w:b/>
              <w:i/>
              <w:color w:val="000000"/>
              <w:sz w:val="16"/>
              <w:szCs w:val="16"/>
            </w:rPr>
          </w:rPrChange>
        </w:rPr>
      </w:pPr>
    </w:p>
    <w:p>
      <w:pPr>
        <w:pStyle w:val="style2"/>
        <w:spacing w:before="0" w:lineRule="auto" w:line="240"/>
        <w:jc w:val="both"/>
        <w:rPr>
          <w:rFonts w:ascii="Book Antiqua" w:cs="Book Antiqua" w:eastAsia="Book Antiqua" w:hAnsi="Book Antiqua"/>
          <w:b/>
          <w:i/>
          <w:color w:val="000000"/>
          <w:sz w:val="24"/>
          <w:szCs w:val="24"/>
        </w:rPr>
      </w:pPr>
      <w:r w:rsidRPr="9AC42FF2">
        <w:rPr>
          <w:rFonts w:ascii="Book Antiqua" w:cs="Book Antiqua" w:eastAsia="Book Antiqua" w:hAnsi="Book Antiqua"/>
          <w:b/>
          <w:i/>
          <w:color w:val="000000"/>
          <w:sz w:val="24"/>
          <w:szCs w:val="24"/>
          <w:rPrChange w:id="3134" w:author="MUTILE WANYEE" w:date="2024-03-01T12:23:00Z">
            <w:rPr>
              <w:rFonts w:ascii="Book Antiqua" w:cs="Book Antiqua" w:eastAsia="Book Antiqua" w:hAnsi="Book Antiqua"/>
              <w:b/>
              <w:i/>
              <w:color w:val="000000"/>
              <w:sz w:val="24"/>
              <w:szCs w:val="24"/>
            </w:rPr>
          </w:rPrChange>
        </w:rPr>
        <w:t>6.0 Introduction</w:t>
      </w:r>
    </w:p>
    <w:p>
      <w:pPr>
        <w:pStyle w:val="style0"/>
        <w:spacing w:after="0"/>
        <w:jc w:val="both"/>
        <w:rPr>
          <w:rFonts w:ascii="Book Antiqua" w:cs="Book Antiqua" w:eastAsia="Book Antiqua" w:hAnsi="Book Antiqua"/>
          <w:color w:val="222222"/>
          <w:sz w:val="16"/>
          <w:szCs w:val="16"/>
        </w:rPr>
      </w:pPr>
    </w:p>
    <w:p>
      <w:pPr>
        <w:pStyle w:val="style0"/>
        <w:spacing w:after="0"/>
        <w:jc w:val="both"/>
        <w:rPr>
          <w:rFonts w:ascii="Book Antiqua" w:cs="Book Antiqua" w:eastAsia="Book Antiqua" w:hAnsi="Book Antiqua"/>
          <w:color w:val="222222"/>
          <w:sz w:val="24"/>
          <w:szCs w:val="24"/>
        </w:rPr>
      </w:pPr>
      <w:r w:rsidRPr="976BA12E">
        <w:rPr>
          <w:rFonts w:ascii="Book Antiqua" w:cs="Book Antiqua" w:eastAsia="Book Antiqua" w:hAnsi="Book Antiqua"/>
          <w:color w:val="222222"/>
          <w:sz w:val="24"/>
          <w:szCs w:val="24"/>
          <w:rPrChange w:id="3135" w:author="MUTILE WANYEE" w:date="2024-03-01T12:23:00Z">
            <w:rPr>
              <w:rFonts w:ascii="Book Antiqua" w:cs="Book Antiqua" w:eastAsia="Book Antiqua" w:hAnsi="Book Antiqua"/>
              <w:color w:val="222222"/>
              <w:sz w:val="24"/>
              <w:szCs w:val="24"/>
            </w:rPr>
          </w:rPrChange>
        </w:rPr>
        <w:t xml:space="preserve">The development of the Health Workforce in Kenya, is largely dependent on a sound education and training framework. The education and training provide the input component of the Health Labour Market Framework (HLMA) as envisaged by WHO (2017). The framework provides for a reflection on policies on infrastructure and material, enrolment, student selection and teaching staff. This chapter reflects on the Education and training modules of the NHWA indicators (Modules 2, 3 and 4) that review education and training to identify strengths and gaps for possible intervention. </w:t>
      </w:r>
    </w:p>
    <w:p>
      <w:pPr>
        <w:pStyle w:val="style0"/>
        <w:spacing w:after="0"/>
        <w:jc w:val="both"/>
        <w:rPr>
          <w:rFonts w:ascii="Book Antiqua" w:cs="Book Antiqua" w:eastAsia="Book Antiqua" w:hAnsi="Book Antiqua"/>
          <w:color w:val="222222"/>
          <w:sz w:val="16"/>
          <w:szCs w:val="16"/>
        </w:rPr>
      </w:pPr>
    </w:p>
    <w:p>
      <w:pPr>
        <w:pStyle w:val="style0"/>
        <w:spacing w:after="0"/>
        <w:jc w:val="both"/>
        <w:rPr>
          <w:rFonts w:ascii="Book Antiqua" w:cs="Book Antiqua" w:eastAsia="Book Antiqua" w:hAnsi="Book Antiqua"/>
          <w:color w:val="222222"/>
          <w:sz w:val="24"/>
          <w:szCs w:val="24"/>
        </w:rPr>
      </w:pPr>
      <w:r w:rsidRPr="82FA07F1">
        <w:rPr>
          <w:rFonts w:ascii="Book Antiqua" w:cs="Book Antiqua" w:eastAsia="Book Antiqua" w:hAnsi="Book Antiqua"/>
          <w:color w:val="222222"/>
          <w:sz w:val="24"/>
          <w:szCs w:val="24"/>
          <w:rPrChange w:id="3136" w:author="MUTILE WANYEE" w:date="2024-03-01T12:23:00Z">
            <w:rPr>
              <w:rFonts w:ascii="Book Antiqua" w:cs="Book Antiqua" w:eastAsia="Book Antiqua" w:hAnsi="Book Antiqua"/>
              <w:color w:val="222222"/>
              <w:sz w:val="24"/>
              <w:szCs w:val="24"/>
            </w:rPr>
          </w:rPrChange>
        </w:rPr>
        <w:t>These NHWA indicators support the sustainable expansion and reform of HWF education and training to improve the quality of the health workforce as well as increase the quantity and satisfy the relevance needs of the health workforce, and in so doing strengthen national health systems and improve population health outcomes. Information obtained will help guide and inform efforts to reorient and gear the health workforce towards addressing the social determinants of health, health promotion, disease prevention, primary care, and towards offering people-centred, integrated, community-based services. The HWF includes all types of health, social, and support workers.</w:t>
      </w:r>
    </w:p>
    <w:p>
      <w:pPr>
        <w:pStyle w:val="style0"/>
        <w:spacing w:after="0"/>
        <w:jc w:val="both"/>
        <w:rPr>
          <w:rFonts w:ascii="Book Antiqua" w:cs="Book Antiqua" w:eastAsia="Book Antiqua" w:hAnsi="Book Antiqua"/>
          <w:color w:val="222222"/>
          <w:sz w:val="16"/>
          <w:szCs w:val="16"/>
        </w:rPr>
      </w:pPr>
    </w:p>
    <w:p>
      <w:pPr>
        <w:pStyle w:val="style0"/>
        <w:spacing w:after="0"/>
        <w:jc w:val="both"/>
        <w:rPr>
          <w:rFonts w:ascii="Book Antiqua" w:cs="Book Antiqua" w:eastAsia="Book Antiqua" w:hAnsi="Book Antiqua"/>
          <w:b/>
          <w:i/>
          <w:color w:val="222222"/>
          <w:sz w:val="24"/>
          <w:szCs w:val="24"/>
        </w:rPr>
      </w:pPr>
      <w:r w:rsidRPr="08CEDA39">
        <w:rPr>
          <w:rFonts w:ascii="Book Antiqua" w:cs="Book Antiqua" w:eastAsia="Book Antiqua" w:hAnsi="Book Antiqua"/>
          <w:b/>
          <w:i/>
          <w:color w:val="222222"/>
          <w:sz w:val="24"/>
          <w:szCs w:val="24"/>
          <w:rPrChange w:id="3137" w:author="MUTILE WANYEE" w:date="2024-03-01T12:23:00Z">
            <w:rPr>
              <w:rFonts w:ascii="Book Antiqua" w:cs="Book Antiqua" w:eastAsia="Book Antiqua" w:hAnsi="Book Antiqua"/>
              <w:b/>
              <w:i/>
              <w:color w:val="222222"/>
              <w:sz w:val="24"/>
              <w:szCs w:val="24"/>
            </w:rPr>
          </w:rPrChange>
        </w:rPr>
        <w:t xml:space="preserve">6.1 Justification </w:t>
      </w:r>
    </w:p>
    <w:p>
      <w:pPr>
        <w:pStyle w:val="style0"/>
        <w:spacing w:after="0"/>
        <w:jc w:val="both"/>
        <w:rPr>
          <w:del w:id="3138" w:author="MUTILE WANYEE" w:date="2024-03-06T15:04:00Z"/>
          <w:rFonts w:ascii="Book Antiqua" w:cs="Book Antiqua" w:eastAsia="Book Antiqua" w:hAnsi="Book Antiqua"/>
          <w:color w:val="222222"/>
          <w:sz w:val="16"/>
          <w:szCs w:val="16"/>
          <w:rPrChange w:id="3139" w:author="MUTILE WANYEE" w:date="2024-03-01T12:23:00Z">
            <w:rPr>
              <w:rFonts w:ascii="Book Antiqua" w:cs="Book Antiqua" w:eastAsia="Book Antiqua" w:hAnsi="Book Antiqua"/>
              <w:color w:val="222222"/>
              <w:sz w:val="16"/>
              <w:szCs w:val="16"/>
            </w:rPr>
          </w:rPrChange>
        </w:rPr>
      </w:pPr>
    </w:p>
    <w:p>
      <w:pPr>
        <w:pStyle w:val="style0"/>
        <w:spacing w:after="0"/>
        <w:jc w:val="both"/>
        <w:rPr>
          <w:rFonts w:ascii="Book Antiqua" w:cs="Book Antiqua" w:eastAsia="Book Antiqua" w:hAnsi="Book Antiqua"/>
          <w:color w:val="222222"/>
          <w:sz w:val="24"/>
          <w:szCs w:val="24"/>
        </w:rPr>
      </w:pPr>
      <w:r w:rsidRPr="2A1AB3D8">
        <w:rPr>
          <w:rFonts w:ascii="Book Antiqua" w:cs="Book Antiqua" w:eastAsia="Book Antiqua" w:hAnsi="Book Antiqua"/>
          <w:color w:val="222222"/>
          <w:sz w:val="24"/>
          <w:szCs w:val="24"/>
          <w:rPrChange w:id="3140" w:author="MUTILE WANYEE" w:date="2024-03-01T12:23:00Z">
            <w:rPr>
              <w:rFonts w:ascii="Book Antiqua" w:cs="Book Antiqua" w:eastAsia="Book Antiqua" w:hAnsi="Book Antiqua"/>
              <w:color w:val="222222"/>
              <w:sz w:val="24"/>
              <w:szCs w:val="24"/>
            </w:rPr>
          </w:rPrChange>
        </w:rPr>
        <w:t>This chapter explores the capacity and quality, including listing and mapping of health workforce (HWF) education and training institutions, and information on applications, admissions, exit/drop-out and graduation. Indicators are aligned with SDG 4 (Education) targets and indicators supporting intersectoral coordination, for example on gender equality. The chapter further explores the planning and monitoring of policies on student selection and admission, enrollment and teaching staff.</w:t>
      </w:r>
    </w:p>
    <w:bookmarkStart w:id="11" w:name="_vivgnb6p06i3" w:colFirst="0" w:colLast="0"/>
    <w:bookmarkEnd w:id="11"/>
    <w:p>
      <w:pPr>
        <w:pStyle w:val="style2"/>
        <w:spacing w:before="0"/>
        <w:rPr>
          <w:rFonts w:ascii="Book Antiqua" w:cs="Book Antiqua" w:eastAsia="Book Antiqua" w:hAnsi="Book Antiqua"/>
          <w:color w:val="000000"/>
          <w:sz w:val="16"/>
          <w:szCs w:val="16"/>
        </w:rPr>
      </w:pPr>
    </w:p>
    <w:bookmarkStart w:id="12" w:name="_ftg3fgyym9in" w:colFirst="0" w:colLast="0"/>
    <w:bookmarkEnd w:id="12"/>
    <w:p>
      <w:pPr>
        <w:pStyle w:val="style2"/>
        <w:spacing w:before="0"/>
        <w:jc w:val="both"/>
        <w:rPr>
          <w:rFonts w:ascii="Book Antiqua" w:cs="Book Antiqua" w:eastAsia="Book Antiqua" w:hAnsi="Book Antiqua"/>
          <w:b/>
          <w:i/>
          <w:color w:val="000000"/>
          <w:sz w:val="24"/>
          <w:szCs w:val="24"/>
        </w:rPr>
      </w:pPr>
      <w:r w:rsidRPr="A2A74E3D">
        <w:rPr>
          <w:rFonts w:ascii="Book Antiqua" w:cs="Book Antiqua" w:eastAsia="Book Antiqua" w:hAnsi="Book Antiqua"/>
          <w:b/>
          <w:i/>
          <w:color w:val="000000"/>
          <w:sz w:val="24"/>
          <w:szCs w:val="24"/>
          <w:rPrChange w:id="3141" w:author="MUTILE WANYEE" w:date="2024-03-01T12:23:00Z">
            <w:rPr>
              <w:rFonts w:ascii="Book Antiqua" w:cs="Book Antiqua" w:eastAsia="Book Antiqua" w:hAnsi="Book Antiqua"/>
              <w:b/>
              <w:i/>
              <w:color w:val="000000"/>
              <w:sz w:val="24"/>
              <w:szCs w:val="24"/>
            </w:rPr>
          </w:rPrChange>
        </w:rPr>
        <w:t>6.1 Overview of regulation, accreditation and financing of health workforce education and training</w:t>
      </w:r>
    </w:p>
    <w:p>
      <w:pPr>
        <w:pStyle w:val="style0"/>
        <w:spacing w:after="0"/>
        <w:rPr>
          <w:del w:id="3142" w:author="MUTILE WANYEE" w:date="2024-03-06T15:04:00Z"/>
          <w:rPrChange w:id="3143" w:author="MUTILE WANYEE" w:date="2024-03-01T12:23:00Z">
            <w:rPr/>
          </w:rPrChange>
        </w:rPr>
      </w:pPr>
    </w:p>
    <w:p>
      <w:pPr>
        <w:pStyle w:val="style0"/>
        <w:spacing w:after="0"/>
        <w:jc w:val="both"/>
        <w:rPr>
          <w:rFonts w:ascii="Book Antiqua" w:cs="Book Antiqua" w:eastAsia="Book Antiqua" w:hAnsi="Book Antiqua"/>
          <w:color w:val="222222"/>
          <w:sz w:val="24"/>
          <w:szCs w:val="24"/>
        </w:rPr>
      </w:pPr>
      <w:r w:rsidRPr="D57C5B00">
        <w:rPr>
          <w:rFonts w:ascii="Book Antiqua" w:cs="Book Antiqua" w:eastAsia="Book Antiqua" w:hAnsi="Book Antiqua"/>
          <w:color w:val="222222"/>
          <w:sz w:val="24"/>
          <w:szCs w:val="24"/>
          <w:rPrChange w:id="3144" w:author="MUTILE WANYEE" w:date="2024-03-01T12:23:00Z">
            <w:rPr>
              <w:rFonts w:ascii="Book Antiqua" w:cs="Book Antiqua" w:eastAsia="Book Antiqua" w:hAnsi="Book Antiqua"/>
              <w:color w:val="222222"/>
              <w:sz w:val="24"/>
              <w:szCs w:val="24"/>
            </w:rPr>
          </w:rPrChange>
        </w:rPr>
        <w:t xml:space="preserve">The responsibility and mandate for delivery of education and training for Kenya's health workforce is complex and often a shared responsibility. Institutions responsible for education and training are located both in the national and county governments, regulators, professional bodies, universities, colleges, TVET institutions, MoH training colleges and faith-based organizations that provide various levels of input. </w:t>
      </w:r>
    </w:p>
    <w:p>
      <w:pPr>
        <w:pStyle w:val="style0"/>
        <w:jc w:val="both"/>
        <w:rPr>
          <w:rFonts w:ascii="Book Antiqua" w:cs="Book Antiqua" w:eastAsia="Book Antiqua" w:hAnsi="Book Antiqua"/>
          <w:b/>
          <w:color w:val="1f538d"/>
          <w:sz w:val="24"/>
          <w:szCs w:val="24"/>
        </w:rPr>
      </w:pPr>
      <w:r>
        <w:rPr>
          <w:rFonts w:ascii="Book Antiqua" w:cs="Book Antiqua" w:eastAsia="Book Antiqua" w:hAnsi="Book Antiqua"/>
          <w:b/>
          <w:color w:val="1f538d"/>
          <w:sz w:val="24"/>
          <w:szCs w:val="24"/>
        </w:rPr>
        <w:object>
          <v:shape id="1094" type="#_x0000_t75" filled="f" stroked="t" style="margin-left:0.0pt;margin-top:0.0pt;width:450.0pt;height:337.5pt;mso-wrap-distance-left:0.0pt;mso-wrap-distance-right:0.0pt;visibility:visible;">
            <w10:anchorlock/>
            <v:imagedata r:id="rId25" embosscolor="white" o:title=""/>
            <v:fill/>
          </v:shape>
          <o:OLEObject Type="EMBED" ProgID="Excel.Chart.8" ShapeID="1094" DrawAspect="Content" ObjectID="0" r:id="rId26"/>
        </w:object>
      </w:r>
    </w:p>
    <w:p>
      <w:pPr>
        <w:pStyle w:val="style0"/>
        <w:jc w:val="both"/>
        <w:rPr>
          <w:rFonts w:ascii="Book Antiqua" w:cs="Book Antiqua" w:eastAsia="Book Antiqua" w:hAnsi="Book Antiqua"/>
          <w:i/>
          <w:color w:val="222222"/>
          <w:sz w:val="24"/>
          <w:szCs w:val="24"/>
        </w:rPr>
      </w:pPr>
      <w:r w:rsidRPr="1D722319">
        <w:rPr>
          <w:rFonts w:ascii="Book Antiqua" w:cs="Book Antiqua" w:eastAsia="Book Antiqua" w:hAnsi="Book Antiqua"/>
          <w:i/>
          <w:color w:val="222222"/>
          <w:sz w:val="24"/>
          <w:szCs w:val="24"/>
          <w:rPrChange w:id="3145" w:author="MUTILE WANYEE" w:date="2024-03-01T12:23:00Z">
            <w:rPr>
              <w:rFonts w:ascii="Book Antiqua" w:cs="Book Antiqua" w:eastAsia="Book Antiqua" w:hAnsi="Book Antiqua"/>
              <w:i/>
              <w:color w:val="222222"/>
              <w:sz w:val="24"/>
              <w:szCs w:val="24"/>
            </w:rPr>
          </w:rPrChange>
        </w:rPr>
        <w:t xml:space="preserve">Figure 3.1 Overview of health education and training in Kenya </w:t>
      </w:r>
    </w:p>
    <w:p>
      <w:pPr>
        <w:pStyle w:val="style0"/>
        <w:jc w:val="both"/>
        <w:rPr>
          <w:rFonts w:ascii="Book Antiqua" w:cs="Book Antiqua" w:eastAsia="Book Antiqua" w:hAnsi="Book Antiqua"/>
          <w:color w:val="222222"/>
          <w:sz w:val="24"/>
          <w:szCs w:val="24"/>
        </w:rPr>
      </w:pPr>
      <w:r w:rsidRPr="8A762A0A">
        <w:rPr>
          <w:rFonts w:ascii="Book Antiqua" w:cs="Book Antiqua" w:eastAsia="Book Antiqua" w:hAnsi="Book Antiqua"/>
          <w:color w:val="222222"/>
          <w:sz w:val="24"/>
          <w:szCs w:val="24"/>
          <w:rPrChange w:id="3146" w:author="MUTILE WANYEE" w:date="2024-03-01T12:23:00Z">
            <w:rPr>
              <w:rFonts w:ascii="Book Antiqua" w:cs="Book Antiqua" w:eastAsia="Book Antiqua" w:hAnsi="Book Antiqua"/>
              <w:color w:val="222222"/>
              <w:sz w:val="24"/>
              <w:szCs w:val="24"/>
            </w:rPr>
          </w:rPrChange>
        </w:rPr>
        <w:t>The health sector organizations which play key roles in the education and training of the health workforce include:</w:t>
      </w:r>
    </w:p>
    <w:bookmarkStart w:id="13" w:name="_kfg4ry9ljpw2" w:colFirst="0" w:colLast="0"/>
    <w:bookmarkEnd w:id="13"/>
    <w:p>
      <w:pPr>
        <w:pStyle w:val="style3"/>
        <w:shd w:val="clear" w:color="auto" w:fill="ffffff"/>
        <w:spacing w:before="0" w:after="0" w:lineRule="auto" w:line="276"/>
        <w:rPr>
          <w:rFonts w:ascii="Book Antiqua" w:cs="Book Antiqua" w:eastAsia="Book Antiqua" w:hAnsi="Times New Roman"/>
          <w:b w:val="false"/>
          <w:i w:val="false"/>
          <w:color w:val="auto"/>
          <w:shd w:val="clear" w:color="auto" w:fill="auto"/>
          <w:rPrChange w:id="3147" w:author="MUTILE WANYEE" w:date="2024-03-06T15:04:00Z">
            <w:rPr>
              <w:rFonts w:ascii="Book Antiqua" w:cs="Book Antiqua" w:eastAsia="Book Antiqua" w:hAnsi="Book Antiqua"/>
              <w:b/>
              <w:i/>
              <w:color w:val="000000"/>
            </w:rPr>
          </w:rPrChange>
        </w:rPr>
        <w:pPrChange w:id="3148" w:author="MUTILE WANYEE" w:date="2024-03-06T15:04:00Z">
          <w:pPr>
            <w:pStyle w:val="style3"/>
            <w:shd w:val="clear" w:color="auto" w:fill="ffffff"/>
            <w:spacing w:after="240" w:lineRule="auto" w:line="276"/>
          </w:pPr>
        </w:pPrChange>
      </w:pPr>
      <w:r w:rsidRPr="47474B0A">
        <w:rPr>
          <w:rFonts w:ascii="Book Antiqua" w:cs="Book Antiqua" w:eastAsia="Book Antiqua" w:hAnsi="Book Antiqua"/>
          <w:b/>
          <w:i/>
          <w:color w:val="000000"/>
          <w:rPrChange w:id="3149" w:author="MUTILE WANYEE" w:date="2024-03-01T12:23:00Z">
            <w:rPr>
              <w:rFonts w:ascii="Book Antiqua" w:cs="Book Antiqua" w:eastAsia="Book Antiqua" w:hAnsi="Book Antiqua"/>
              <w:b/>
              <w:i/>
              <w:color w:val="000000"/>
            </w:rPr>
          </w:rPrChange>
        </w:rPr>
        <w:t xml:space="preserve">6.1.1 Ministry of Health </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A2DA7EE5">
        <w:rPr>
          <w:rFonts w:ascii="Book Antiqua" w:cs="Book Antiqua" w:eastAsia="Book Antiqua" w:hAnsi="Book Antiqua"/>
          <w:color w:val="222222"/>
          <w:sz w:val="24"/>
          <w:szCs w:val="24"/>
          <w:rPrChange w:id="3150" w:author="MUTILE WANYEE" w:date="2024-03-01T12:23:00Z">
            <w:rPr>
              <w:rFonts w:ascii="Book Antiqua" w:cs="Book Antiqua" w:eastAsia="Book Antiqua" w:hAnsi="Book Antiqua"/>
              <w:color w:val="222222"/>
              <w:sz w:val="24"/>
              <w:szCs w:val="24"/>
            </w:rPr>
          </w:rPrChange>
        </w:rPr>
        <w:t xml:space="preserve">The vision of the Ministry of Health is to ensure that we have “A healthy, productive and globally competitive nation”, underpinned in eight (8) policy orientation areas, six (6) strategic objectives under the principles of equity, efficiency, and people centered with a multi sectoral approach. </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FB1CEC63">
        <w:rPr>
          <w:rFonts w:ascii="Book Antiqua" w:cs="Book Antiqua" w:eastAsia="Book Antiqua" w:hAnsi="Book Antiqua"/>
          <w:color w:val="222222"/>
          <w:sz w:val="24"/>
          <w:szCs w:val="24"/>
          <w:rPrChange w:id="3151" w:author="MUTILE WANYEE" w:date="2024-03-01T12:23:00Z">
            <w:rPr>
              <w:rFonts w:ascii="Book Antiqua" w:cs="Book Antiqua" w:eastAsia="Book Antiqua" w:hAnsi="Book Antiqua"/>
              <w:color w:val="222222"/>
              <w:sz w:val="24"/>
              <w:szCs w:val="24"/>
            </w:rPr>
          </w:rPrChange>
        </w:rPr>
        <w:t>The Sector has thirteen (13) Semi-Autonomous Government Agencies (SAGAs) namely, Kenyatta National Hospital (KNH), Moi Teaching and Referral Hospital (MTRH), Kenyatta University Teaching Research and Referral Hospital (KUTRRH), Kenya Medical Research Institute (KEMRI), Kenya Medical Supplies Authority (KEMSA), Kenya Medical Training College (KMTC), National Health Insurance Fund (NHIF), National Aids Control Council (NACC), National Cancer Institute of Kenya (NCI-Kenya), Medical Practitioners and Dentist Council (KMPDC), The Mathari National Teaching &amp; Referral Hospital (MNTRH), Nursing Council of Kenya (NCK) and Kenya Nuclear Regulatory Authority (KNRA). The Kenya Health Human Resource Advisory Council (KHHRAC) and the Kenya Health Professions Oversight Authority (KHPOA) are in the final process of being considered as SAGAs.</w:t>
      </w:r>
    </w:p>
    <w:bookmarkStart w:id="14" w:name="_wcjk6q98h3mr" w:colFirst="0" w:colLast="0"/>
    <w:bookmarkEnd w:id="14"/>
    <w:p>
      <w:pPr>
        <w:pStyle w:val="style4"/>
        <w:rPr>
          <w:rFonts w:ascii="Book Antiqua" w:cs="Book Antiqua" w:eastAsia="Book Antiqua" w:hAnsi="Book Antiqua"/>
          <w:b/>
          <w:color w:val="000000"/>
          <w:sz w:val="24"/>
          <w:szCs w:val="24"/>
        </w:rPr>
      </w:pPr>
      <w:r w:rsidRPr="2E7603D5">
        <w:rPr>
          <w:rFonts w:ascii="Book Antiqua" w:cs="Book Antiqua" w:eastAsia="Book Antiqua" w:hAnsi="Book Antiqua"/>
          <w:b/>
          <w:color w:val="000000"/>
          <w:sz w:val="24"/>
          <w:szCs w:val="24"/>
          <w:rPrChange w:id="3152" w:author="MUTILE WANYEE" w:date="2024-03-01T12:23:00Z">
            <w:rPr>
              <w:rFonts w:ascii="Book Antiqua" w:cs="Book Antiqua" w:eastAsia="Book Antiqua" w:hAnsi="Book Antiqua"/>
              <w:b/>
              <w:color w:val="000000"/>
              <w:sz w:val="24"/>
              <w:szCs w:val="24"/>
            </w:rPr>
          </w:rPrChange>
        </w:rPr>
        <w:t xml:space="preserve">6.1.1.1 Kenya Health Professions Oversight Authority (KHPOA) </w:t>
      </w:r>
    </w:p>
    <w:p>
      <w:pPr>
        <w:pStyle w:val="style0"/>
        <w:shd w:val="clear" w:color="auto" w:fill="ffffff"/>
        <w:spacing w:after="240" w:lineRule="auto" w:line="276"/>
        <w:jc w:val="both"/>
        <w:rPr>
          <w:rFonts w:ascii="Book Antiqua" w:cs="Book Antiqua" w:eastAsia="Book Antiqua" w:hAnsi="Book Antiqua"/>
          <w:sz w:val="24"/>
          <w:szCs w:val="24"/>
        </w:rPr>
      </w:pPr>
      <w:r w:rsidRPr="27E4394E">
        <w:rPr>
          <w:rFonts w:ascii="Book Antiqua" w:cs="Book Antiqua" w:eastAsia="Book Antiqua" w:hAnsi="Book Antiqua"/>
          <w:sz w:val="24"/>
          <w:szCs w:val="24"/>
          <w:rPrChange w:id="3153" w:author="MUTILE WANYEE" w:date="2024-03-01T12:23:00Z">
            <w:rPr>
              <w:rFonts w:ascii="Book Antiqua" w:cs="Book Antiqua" w:eastAsia="Book Antiqua" w:hAnsi="Book Antiqua"/>
              <w:sz w:val="24"/>
              <w:szCs w:val="24"/>
            </w:rPr>
          </w:rPrChange>
        </w:rPr>
        <w:t>The Kenya Health Professions Oversight Authority</w:t>
      </w:r>
      <w:r w:rsidRPr="A32742D6">
        <w:rPr>
          <w:rFonts w:ascii="Book Antiqua" w:cs="Book Antiqua" w:eastAsia="Book Antiqua" w:hAnsi="Book Antiqua"/>
          <w:b/>
          <w:sz w:val="24"/>
          <w:szCs w:val="24"/>
          <w:rPrChange w:id="3154" w:author="MUTILE WANYEE" w:date="2024-03-01T12:23:00Z">
            <w:rPr>
              <w:rFonts w:ascii="Book Antiqua" w:cs="Book Antiqua" w:eastAsia="Book Antiqua" w:hAnsi="Book Antiqua"/>
              <w:b/>
              <w:sz w:val="24"/>
              <w:szCs w:val="24"/>
            </w:rPr>
          </w:rPrChange>
        </w:rPr>
        <w:t xml:space="preserve"> </w:t>
      </w:r>
      <w:r w:rsidRPr="73EAAF1C">
        <w:rPr>
          <w:rFonts w:ascii="Book Antiqua" w:cs="Book Antiqua" w:eastAsia="Book Antiqua" w:hAnsi="Book Antiqua"/>
          <w:sz w:val="24"/>
          <w:szCs w:val="24"/>
          <w:rPrChange w:id="3155" w:author="MUTILE WANYEE" w:date="2024-03-01T12:23:00Z">
            <w:rPr>
              <w:rFonts w:ascii="Book Antiqua" w:cs="Book Antiqua" w:eastAsia="Book Antiqua" w:hAnsi="Book Antiqua"/>
              <w:sz w:val="24"/>
              <w:szCs w:val="24"/>
            </w:rPr>
          </w:rPrChange>
        </w:rPr>
        <w:t>is a body corporate established by part VI of the Health Act no. 21 of 2017 to provide an oversight role for the regulatory boards and councils. The mandate of the Authority is to provide oversight in training, registration and licensing of health professionals; coordinate joint health inspections; receive and facilitate resolution of complaints and arbitrate disputes and conflicts; monitor execution of respective mandates and functions of health regulatory bodies.</w:t>
      </w:r>
    </w:p>
    <w:bookmarkStart w:id="15" w:name="_inehkynmlo2t" w:colFirst="0" w:colLast="0"/>
    <w:bookmarkEnd w:id="15"/>
    <w:p>
      <w:pPr>
        <w:pStyle w:val="style4"/>
        <w:rPr>
          <w:rFonts w:ascii="Book Antiqua" w:cs="Book Antiqua" w:eastAsia="Book Antiqua" w:hAnsi="Book Antiqua"/>
          <w:b/>
          <w:color w:val="000000"/>
          <w:sz w:val="24"/>
          <w:szCs w:val="24"/>
        </w:rPr>
      </w:pPr>
      <w:r w:rsidRPr="CC9C6F6B">
        <w:rPr>
          <w:rFonts w:ascii="Book Antiqua" w:cs="Book Antiqua" w:eastAsia="Book Antiqua" w:hAnsi="Book Antiqua"/>
          <w:color w:val="000000"/>
          <w:sz w:val="24"/>
          <w:szCs w:val="24"/>
          <w:rPrChange w:id="3156" w:author="MUTILE WANYEE" w:date="2024-03-01T12:23:00Z">
            <w:rPr>
              <w:rFonts w:ascii="Book Antiqua" w:cs="Book Antiqua" w:eastAsia="Book Antiqua" w:hAnsi="Book Antiqua"/>
              <w:color w:val="000000"/>
              <w:sz w:val="24"/>
              <w:szCs w:val="24"/>
            </w:rPr>
          </w:rPrChange>
        </w:rPr>
        <w:t xml:space="preserve"> </w:t>
      </w:r>
      <w:r w:rsidRPr="784F8473">
        <w:rPr>
          <w:rFonts w:ascii="Book Antiqua" w:cs="Book Antiqua" w:eastAsia="Book Antiqua" w:hAnsi="Book Antiqua"/>
          <w:b/>
          <w:color w:val="000000"/>
          <w:sz w:val="24"/>
          <w:szCs w:val="24"/>
          <w:rPrChange w:id="3157" w:author="MUTILE WANYEE" w:date="2024-03-01T12:23:00Z">
            <w:rPr>
              <w:rFonts w:ascii="Book Antiqua" w:cs="Book Antiqua" w:eastAsia="Book Antiqua" w:hAnsi="Book Antiqua"/>
              <w:b/>
              <w:color w:val="000000"/>
              <w:sz w:val="24"/>
              <w:szCs w:val="24"/>
            </w:rPr>
          </w:rPrChange>
        </w:rPr>
        <w:t>6.1.1.2 Kenya Medical Training College</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C3D3BFE5">
        <w:rPr>
          <w:rFonts w:ascii="Book Antiqua" w:cs="Book Antiqua" w:eastAsia="Book Antiqua" w:hAnsi="Book Antiqua"/>
          <w:color w:val="222222"/>
          <w:sz w:val="24"/>
          <w:szCs w:val="24"/>
          <w:rPrChange w:id="3158" w:author="MUTILE WANYEE" w:date="2024-03-01T12:23:00Z">
            <w:rPr>
              <w:rFonts w:ascii="Book Antiqua" w:cs="Book Antiqua" w:eastAsia="Book Antiqua" w:hAnsi="Book Antiqua"/>
              <w:color w:val="222222"/>
              <w:sz w:val="24"/>
              <w:szCs w:val="24"/>
            </w:rPr>
          </w:rPrChange>
        </w:rPr>
        <w:t xml:space="preserve">The Kenya Medical Training College (KMTC) as a State Corporation under the Ministry of Health is entrusted with the role of training various health medical field disciplines and aligns its strategies to those of the health sector, which in turn draws its focus from Kenya’s Vision  2030. The College has 71 campuses, with its headquarters in Nairobi. It conducts registration of                                                                         </w:t>
      </w:r>
      <w:del w:id="3159" w:author="MUTILE WANYEE" w:date="2024-02-21T15:35:00Z">
        <w:r w:rsidDel="9683C93F" w:rsidRPr="FE521038">
          <w:rPr>
            <w:rFonts w:ascii="Book Antiqua" w:cs="Book Antiqua" w:eastAsia="Book Antiqua" w:hAnsi="Book Antiqua"/>
            <w:color w:val="222222"/>
            <w:sz w:val="24"/>
            <w:szCs w:val="24"/>
            <w:rPrChange w:id="3160" w:author="MUTILE WANYEE" w:date="2024-03-01T12:23:00Z">
              <w:rPr>
                <w:rFonts w:ascii="Book Antiqua" w:cs="Book Antiqua" w:eastAsia="Book Antiqua" w:hAnsi="Book Antiqua"/>
                <w:color w:val="222222"/>
                <w:sz w:val="24"/>
                <w:szCs w:val="24"/>
              </w:rPr>
            </w:rPrChange>
          </w:rPr>
          <w:delText xml:space="preserve">  mmnnm                m           </w:delText>
        </w:r>
      </w:del>
      <w:r w:rsidRPr="C462F643">
        <w:rPr>
          <w:rFonts w:ascii="Book Antiqua" w:cs="Book Antiqua" w:eastAsia="Book Antiqua" w:hAnsi="Book Antiqua"/>
          <w:color w:val="222222"/>
          <w:sz w:val="24"/>
          <w:szCs w:val="24"/>
          <w:rPrChange w:id="3161" w:author="MUTILE WANYEE" w:date="2024-03-01T12:23:00Z">
            <w:rPr>
              <w:rFonts w:ascii="Book Antiqua" w:cs="Book Antiqua" w:eastAsia="Book Antiqua" w:hAnsi="Book Antiqua"/>
              <w:color w:val="222222"/>
              <w:sz w:val="24"/>
              <w:szCs w:val="24"/>
            </w:rPr>
          </w:rPrChange>
        </w:rPr>
        <w:t>graduates using a database connected with the Kenya National Qualifications Authority which aims at protecting data, ensuring authenticity of certificates and enabling graduates to compete globally.</w:t>
      </w:r>
    </w:p>
    <w:bookmarkStart w:id="16" w:name="_1zu7gypsnlgm" w:colFirst="0" w:colLast="0"/>
    <w:bookmarkEnd w:id="16"/>
    <w:p>
      <w:pPr>
        <w:pStyle w:val="style4"/>
        <w:rPr>
          <w:rFonts w:ascii="Book Antiqua" w:cs="Book Antiqua" w:eastAsia="Book Antiqua" w:hAnsi="Book Antiqua"/>
          <w:b/>
          <w:color w:val="000000"/>
          <w:sz w:val="24"/>
          <w:szCs w:val="24"/>
        </w:rPr>
      </w:pPr>
      <w:r w:rsidRPr="5B4418B0">
        <w:rPr>
          <w:rFonts w:ascii="Book Antiqua" w:cs="Book Antiqua" w:eastAsia="Book Antiqua" w:hAnsi="Book Antiqua"/>
          <w:b/>
          <w:color w:val="000000"/>
          <w:sz w:val="24"/>
          <w:szCs w:val="24"/>
          <w:rPrChange w:id="3162" w:author="MUTILE WANYEE" w:date="2024-03-01T12:23:00Z">
            <w:rPr>
              <w:rFonts w:ascii="Book Antiqua" w:cs="Book Antiqua" w:eastAsia="Book Antiqua" w:hAnsi="Book Antiqua"/>
              <w:b/>
              <w:color w:val="000000"/>
              <w:sz w:val="24"/>
              <w:szCs w:val="24"/>
            </w:rPr>
          </w:rPrChange>
        </w:rPr>
        <w:t xml:space="preserve">6.1.1.3 Health NGOs Network </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B00D660E">
        <w:rPr>
          <w:rFonts w:ascii="Book Antiqua" w:cs="Book Antiqua" w:eastAsia="Book Antiqua" w:hAnsi="Book Antiqua"/>
          <w:color w:val="222222"/>
          <w:sz w:val="24"/>
          <w:szCs w:val="24"/>
          <w:rPrChange w:id="3163" w:author="MUTILE WANYEE" w:date="2024-03-01T12:23:00Z">
            <w:rPr>
              <w:rFonts w:ascii="Book Antiqua" w:cs="Book Antiqua" w:eastAsia="Book Antiqua" w:hAnsi="Book Antiqua"/>
              <w:color w:val="222222"/>
              <w:sz w:val="24"/>
              <w:szCs w:val="24"/>
            </w:rPr>
          </w:rPrChange>
        </w:rPr>
        <w:t xml:space="preserve">Health NGOs Network (HENNET) was registered in 2007 as an NGO with a goal of coordinating and networking the NGOs in the health sector, with the following </w:t>
      </w:r>
      <w:r>
        <w:rPr/>
        <w:fldChar w:fldCharType="begin"/>
      </w:r>
      <w:r>
        <w:instrText xml:space="preserve"> HYPERLINK "https://hennet.or.ke/list-of-members/" </w:instrText>
      </w:r>
      <w:r>
        <w:rPr/>
        <w:fldChar w:fldCharType="separate"/>
      </w:r>
      <w:r w:rsidRPr="84FCC29B">
        <w:rPr>
          <w:rFonts w:ascii="Book Antiqua" w:cs="Book Antiqua" w:eastAsia="Book Antiqua" w:hAnsi="Book Antiqua"/>
          <w:color w:val="1155cc"/>
          <w:sz w:val="24"/>
          <w:szCs w:val="24"/>
          <w:u w:val="single"/>
          <w:rPrChange w:id="3164" w:author="MUTILE WANYEE" w:date="2024-03-01T12:23:00Z">
            <w:rPr>
              <w:rFonts w:ascii="Book Antiqua" w:cs="Book Antiqua" w:eastAsia="Book Antiqua" w:hAnsi="Book Antiqua"/>
              <w:color w:val="1155cc"/>
              <w:sz w:val="24"/>
              <w:szCs w:val="24"/>
              <w:u w:val="single"/>
            </w:rPr>
          </w:rPrChange>
        </w:rPr>
        <w:t>List of Members – HENNET</w:t>
      </w:r>
      <w:r>
        <w:rPr/>
        <w:fldChar w:fldCharType="end"/>
      </w:r>
      <w:r w:rsidRPr="FF497A59">
        <w:rPr>
          <w:rFonts w:ascii="Book Antiqua" w:cs="Book Antiqua" w:eastAsia="Book Antiqua" w:hAnsi="Book Antiqua"/>
          <w:color w:val="222222"/>
          <w:sz w:val="24"/>
          <w:szCs w:val="24"/>
          <w:rPrChange w:id="3165" w:author="MUTILE WANYEE" w:date="2024-03-01T12:23:00Z">
            <w:rPr>
              <w:rFonts w:ascii="Book Antiqua" w:cs="Book Antiqua" w:eastAsia="Book Antiqua" w:hAnsi="Book Antiqua"/>
              <w:color w:val="222222"/>
              <w:sz w:val="24"/>
              <w:szCs w:val="24"/>
            </w:rPr>
          </w:rPrChange>
        </w:rPr>
        <w:t>. Private hospitals also provide and fund a small amount of training to postgraduate medical students</w:t>
      </w:r>
    </w:p>
    <w:p>
      <w:pPr>
        <w:pStyle w:val="style0"/>
        <w:shd w:val="clear" w:color="auto" w:fill="ffffff"/>
        <w:spacing w:after="0" w:lineRule="auto" w:line="240"/>
        <w:jc w:val="both"/>
        <w:rPr>
          <w:rFonts w:ascii="Book Antiqua" w:cs="Book Antiqua" w:eastAsia="Book Antiqua" w:hAnsi="Times New Roman"/>
          <w:b w:val="false"/>
          <w:i w:val="false"/>
          <w:color w:val="auto"/>
          <w:sz w:val="20"/>
          <w:szCs w:val="24"/>
          <w:shd w:val="clear" w:color="auto" w:fill="auto"/>
          <w:rPrChange w:id="3166" w:author="MUTILE WANYEE" w:date="2024-03-06T15:06:00Z">
            <w:rPr>
              <w:rFonts w:ascii="Book Antiqua" w:cs="Book Antiqua" w:eastAsia="Book Antiqua" w:hAnsi="Book Antiqua"/>
              <w:b/>
              <w:i/>
              <w:color w:val="222222"/>
              <w:sz w:val="24"/>
              <w:szCs w:val="24"/>
            </w:rPr>
          </w:rPrChange>
        </w:rPr>
        <w:pPrChange w:id="3167" w:author="MUTILE WANYEE" w:date="2024-03-06T15:06:00Z">
          <w:pPr>
            <w:pStyle w:val="style0"/>
            <w:shd w:val="clear" w:color="auto" w:fill="ffffff"/>
            <w:spacing w:after="240" w:lineRule="auto" w:line="240"/>
            <w:jc w:val="both"/>
          </w:pPr>
        </w:pPrChange>
      </w:pPr>
      <w:r w:rsidRPr="1AB000E3">
        <w:rPr>
          <w:rFonts w:ascii="Book Antiqua" w:cs="Book Antiqua" w:eastAsia="Book Antiqua" w:hAnsi="Book Antiqua"/>
          <w:b/>
          <w:i/>
          <w:sz w:val="24"/>
          <w:szCs w:val="24"/>
          <w:rPrChange w:id="3168" w:author="MUTILE WANYEE" w:date="2024-03-01T12:23:00Z">
            <w:rPr>
              <w:rFonts w:ascii="Book Antiqua" w:cs="Book Antiqua" w:eastAsia="Book Antiqua" w:hAnsi="Book Antiqua"/>
              <w:b/>
              <w:i/>
              <w:sz w:val="24"/>
              <w:szCs w:val="24"/>
            </w:rPr>
          </w:rPrChange>
        </w:rPr>
        <w:t>6.1.1.4 Kenya Faith Based Health Services Consortium (KFBHSC)</w:t>
      </w:r>
    </w:p>
    <w:p>
      <w:pPr>
        <w:pStyle w:val="style0"/>
        <w:shd w:val="clear" w:color="auto" w:fill="ffffff"/>
        <w:spacing w:lineRule="auto" w:line="240"/>
        <w:jc w:val="both"/>
        <w:rPr>
          <w:rFonts w:ascii="Book Antiqua" w:cs="Book Antiqua" w:eastAsia="Book Antiqua" w:hAnsi="Book Antiqua"/>
          <w:b/>
          <w:color w:val="222222"/>
          <w:sz w:val="24"/>
          <w:szCs w:val="24"/>
        </w:rPr>
      </w:pPr>
      <w:r w:rsidRPr="E8D4E1F7">
        <w:rPr>
          <w:rFonts w:ascii="Book Antiqua" w:cs="Book Antiqua" w:eastAsia="Book Antiqua" w:hAnsi="Book Antiqua"/>
          <w:color w:val="222222"/>
          <w:sz w:val="24"/>
          <w:szCs w:val="24"/>
          <w:rPrChange w:id="3169" w:author="MUTILE WANYEE" w:date="2024-03-01T12:23:00Z">
            <w:rPr>
              <w:rFonts w:ascii="Book Antiqua" w:cs="Book Antiqua" w:eastAsia="Book Antiqua" w:hAnsi="Book Antiqua"/>
              <w:color w:val="222222"/>
              <w:sz w:val="24"/>
              <w:szCs w:val="24"/>
            </w:rPr>
          </w:rPrChange>
        </w:rPr>
        <w:t>Faith based health services in Kenya are coordinated through the Kenya Faith Based Health Services Consortium (KFBHSC) whose membership includes Christian Health Association of Kenya</w:t>
      </w:r>
      <w:r w:rsidRPr="B08BBD2E">
        <w:rPr>
          <w:rFonts w:ascii="Book Antiqua" w:cs="Book Antiqua" w:eastAsia="Book Antiqua" w:hAnsi="Book Antiqua"/>
          <w:b/>
          <w:color w:val="5f6368"/>
          <w:sz w:val="24"/>
          <w:szCs w:val="24"/>
          <w:highlight w:val="white"/>
          <w:rPrChange w:id="3170" w:author="MUTILE WANYEE" w:date="2024-03-01T12:23:00Z">
            <w:rPr>
              <w:rFonts w:ascii="Book Antiqua" w:cs="Book Antiqua" w:eastAsia="Book Antiqua" w:hAnsi="Book Antiqua"/>
              <w:b/>
              <w:color w:val="5f6368"/>
              <w:sz w:val="24"/>
              <w:szCs w:val="24"/>
              <w:highlight w:val="white"/>
            </w:rPr>
          </w:rPrChange>
        </w:rPr>
        <w:t xml:space="preserve"> (</w:t>
      </w:r>
      <w:r>
        <w:rPr/>
        <w:fldChar w:fldCharType="begin"/>
      </w:r>
      <w:r>
        <w:instrText xml:space="preserve"> HYPERLINK "http://www.chak.or.ke/" </w:instrText>
      </w:r>
      <w:r>
        <w:rPr/>
        <w:fldChar w:fldCharType="separate"/>
      </w:r>
      <w:r w:rsidRPr="2D2FA759">
        <w:rPr>
          <w:rFonts w:ascii="Book Antiqua" w:cs="Book Antiqua" w:eastAsia="Book Antiqua" w:hAnsi="Book Antiqua"/>
          <w:color w:val="1155cc"/>
          <w:sz w:val="24"/>
          <w:szCs w:val="24"/>
          <w:u w:val="single"/>
          <w:rPrChange w:id="3171" w:author="MUTILE WANYEE" w:date="2024-03-01T12:23:00Z">
            <w:rPr>
              <w:rFonts w:ascii="Book Antiqua" w:cs="Book Antiqua" w:eastAsia="Book Antiqua" w:hAnsi="Book Antiqua"/>
              <w:color w:val="1155cc"/>
              <w:sz w:val="24"/>
              <w:szCs w:val="24"/>
              <w:u w:val="single"/>
            </w:rPr>
          </w:rPrChange>
        </w:rPr>
        <w:t>CHAK</w:t>
      </w:r>
      <w:r>
        <w:rPr/>
        <w:fldChar w:fldCharType="end"/>
      </w:r>
      <w:r w:rsidRPr="EC06A836">
        <w:rPr>
          <w:rFonts w:ascii="Book Antiqua" w:cs="Book Antiqua" w:eastAsia="Book Antiqua" w:hAnsi="Book Antiqua"/>
          <w:color w:val="222222"/>
          <w:sz w:val="24"/>
          <w:szCs w:val="24"/>
          <w:rPrChange w:id="3172" w:author="MUTILE WANYEE" w:date="2024-03-01T12:23:00Z">
            <w:rPr>
              <w:rFonts w:ascii="Book Antiqua" w:cs="Book Antiqua" w:eastAsia="Book Antiqua" w:hAnsi="Book Antiqua"/>
              <w:color w:val="222222"/>
              <w:sz w:val="24"/>
              <w:szCs w:val="24"/>
            </w:rPr>
          </w:rPrChange>
        </w:rPr>
        <w:t>), Kenya Conference of Catholic Bishops</w:t>
      </w:r>
      <w:r w:rsidRPr="D04B9117">
        <w:rPr>
          <w:rFonts w:ascii="Book Antiqua" w:cs="Book Antiqua" w:eastAsia="Book Antiqua" w:hAnsi="Book Antiqua"/>
          <w:color w:val="4d5156"/>
          <w:sz w:val="24"/>
          <w:szCs w:val="24"/>
          <w:highlight w:val="white"/>
          <w:rPrChange w:id="3173" w:author="MUTILE WANYEE" w:date="2024-03-01T12:23:00Z">
            <w:rPr>
              <w:rFonts w:ascii="Book Antiqua" w:cs="Book Antiqua" w:eastAsia="Book Antiqua" w:hAnsi="Book Antiqua"/>
              <w:color w:val="4d5156"/>
              <w:sz w:val="24"/>
              <w:szCs w:val="24"/>
              <w:highlight w:val="white"/>
            </w:rPr>
          </w:rPrChange>
        </w:rPr>
        <w:t xml:space="preserve"> (</w:t>
      </w:r>
      <w:r w:rsidRPr="4B027F67">
        <w:rPr>
          <w:rFonts w:ascii="Book Antiqua" w:cs="Book Antiqua" w:eastAsia="Book Antiqua" w:hAnsi="Book Antiqua"/>
          <w:b/>
          <w:color w:val="5f6368"/>
          <w:sz w:val="24"/>
          <w:szCs w:val="24"/>
          <w:highlight w:val="white"/>
          <w:rPrChange w:id="3174" w:author="MUTILE WANYEE" w:date="2024-03-01T12:23:00Z">
            <w:rPr>
              <w:rFonts w:ascii="Book Antiqua" w:cs="Book Antiqua" w:eastAsia="Book Antiqua" w:hAnsi="Book Antiqua"/>
              <w:b/>
              <w:color w:val="5f6368"/>
              <w:sz w:val="24"/>
              <w:szCs w:val="24"/>
              <w:highlight w:val="white"/>
            </w:rPr>
          </w:rPrChange>
        </w:rPr>
        <w:t>KCCB</w:t>
      </w:r>
      <w:r w:rsidRPr="15016E0E">
        <w:rPr>
          <w:rFonts w:ascii="Book Antiqua" w:cs="Book Antiqua" w:eastAsia="Book Antiqua" w:hAnsi="Book Antiqua"/>
          <w:color w:val="4d5156"/>
          <w:sz w:val="24"/>
          <w:szCs w:val="24"/>
          <w:highlight w:val="white"/>
          <w:rPrChange w:id="3175" w:author="MUTILE WANYEE" w:date="2024-03-01T12:23:00Z">
            <w:rPr>
              <w:rFonts w:ascii="Book Antiqua" w:cs="Book Antiqua" w:eastAsia="Book Antiqua" w:hAnsi="Book Antiqua"/>
              <w:color w:val="4d5156"/>
              <w:sz w:val="24"/>
              <w:szCs w:val="24"/>
              <w:highlight w:val="white"/>
            </w:rPr>
          </w:rPrChange>
        </w:rPr>
        <w:t>)</w:t>
      </w:r>
      <w:r w:rsidRPr="52D9A7B4">
        <w:rPr>
          <w:rFonts w:ascii="Book Antiqua" w:cs="Book Antiqua" w:eastAsia="Book Antiqua" w:hAnsi="Book Antiqua"/>
          <w:color w:val="222222"/>
          <w:sz w:val="24"/>
          <w:szCs w:val="24"/>
          <w:rPrChange w:id="3176" w:author="MUTILE WANYEE" w:date="2024-03-01T12:23:00Z">
            <w:rPr>
              <w:rFonts w:ascii="Book Antiqua" w:cs="Book Antiqua" w:eastAsia="Book Antiqua" w:hAnsi="Book Antiqua"/>
              <w:color w:val="222222"/>
              <w:sz w:val="24"/>
              <w:szCs w:val="24"/>
            </w:rPr>
          </w:rPrChange>
        </w:rPr>
        <w:t>, Mission for Essential Drugs and Supplies (MEDS) and Supreme Council of Kenya Muslims (SUPKEM).</w:t>
      </w:r>
    </w:p>
    <w:bookmarkStart w:id="17" w:name="_r4bvha16x2rk" w:colFirst="0" w:colLast="0"/>
    <w:bookmarkEnd w:id="17"/>
    <w:p>
      <w:pPr>
        <w:pStyle w:val="style3"/>
        <w:shd w:val="clear" w:color="auto" w:fill="ffffff"/>
        <w:spacing w:lineRule="auto" w:line="276"/>
        <w:rPr>
          <w:rFonts w:ascii="Book Antiqua" w:cs="Book Antiqua" w:eastAsia="Book Antiqua" w:hAnsi="Book Antiqua"/>
          <w:b/>
        </w:rPr>
      </w:pPr>
      <w:r w:rsidRPr="E2BB68BF">
        <w:rPr>
          <w:rFonts w:ascii="Book Antiqua" w:cs="Book Antiqua" w:eastAsia="Book Antiqua" w:hAnsi="Book Antiqua"/>
          <w:b/>
          <w:rPrChange w:id="3177" w:author="MUTILE WANYEE" w:date="2024-03-01T12:23:00Z">
            <w:rPr>
              <w:rFonts w:ascii="Book Antiqua" w:cs="Book Antiqua" w:eastAsia="Book Antiqua" w:hAnsi="Book Antiqua"/>
              <w:b/>
            </w:rPr>
          </w:rPrChange>
        </w:rPr>
        <w:t>6.1.2 Ministry of Education</w:t>
      </w:r>
    </w:p>
    <w:p>
      <w:pPr>
        <w:pStyle w:val="style0"/>
        <w:jc w:val="both"/>
        <w:rPr>
          <w:rFonts w:ascii="Book Antiqua" w:cs="Book Antiqua" w:eastAsia="Book Antiqua" w:hAnsi="Times New Roman"/>
          <w:color w:val="auto"/>
          <w:sz w:val="20"/>
          <w:szCs w:val="24"/>
          <w:shd w:val="clear" w:color="auto" w:fill="auto"/>
          <w:rPrChange w:id="3178" w:author="MUTILE WANYEE" w:date="2024-03-06T15:07:00Z">
            <w:rPr>
              <w:rFonts w:ascii="Book Antiqua" w:cs="Book Antiqua" w:eastAsia="Book Antiqua" w:hAnsi="Book Antiqua"/>
              <w:color w:val="222222"/>
              <w:sz w:val="24"/>
              <w:szCs w:val="24"/>
            </w:rPr>
          </w:rPrChange>
        </w:rPr>
      </w:pPr>
      <w:r w:rsidRPr="2F7E258B">
        <w:rPr>
          <w:rFonts w:ascii="Book Antiqua" w:cs="Book Antiqua" w:eastAsia="Book Antiqua" w:hAnsi="Book Antiqua"/>
          <w:color w:val="222222"/>
          <w:sz w:val="24"/>
          <w:szCs w:val="24"/>
          <w:rPrChange w:id="3179" w:author="MUTILE WANYEE" w:date="2024-03-01T12:23:00Z">
            <w:rPr>
              <w:rFonts w:ascii="Book Antiqua" w:cs="Book Antiqua" w:eastAsia="Book Antiqua" w:hAnsi="Book Antiqua"/>
              <w:color w:val="222222"/>
              <w:sz w:val="24"/>
              <w:szCs w:val="24"/>
            </w:rPr>
          </w:rPrChange>
        </w:rPr>
        <w:t>The Ministry of Education derives its mandate from the Constitution of Kenya, Chapter Four Articles 43, 53, 54, 55, 56, 57, and 59 which provides for children’s right to free and compulsory basic education, including quality services, and to access education institutions and facilities for persons with disabilities. The State Department for University Education and Research (SDUE&amp;R) has the following core functions:</w:t>
      </w:r>
    </w:p>
    <w:p>
      <w:pPr>
        <w:pStyle w:val="style0"/>
        <w:numPr>
          <w:ilvl w:val="0"/>
          <w:numId w:val="29"/>
        </w:numPr>
        <w:spacing w:after="0" w:lineRule="auto" w:line="240"/>
        <w:ind w:left="720" w:hanging="360"/>
        <w:rPr>
          <w:color w:val="222222"/>
        </w:rPr>
      </w:pPr>
      <w:r w:rsidRPr="DD8FFDDB">
        <w:rPr>
          <w:rFonts w:ascii="Book Antiqua" w:cs="Book Antiqua" w:eastAsia="Book Antiqua" w:hAnsi="Book Antiqua"/>
          <w:color w:val="222222"/>
          <w:sz w:val="24"/>
          <w:szCs w:val="24"/>
          <w:rPrChange w:id="3180" w:author="MUTILE WANYEE" w:date="2024-03-01T12:23:00Z">
            <w:rPr>
              <w:rFonts w:ascii="Book Antiqua" w:cs="Book Antiqua" w:eastAsia="Book Antiqua" w:hAnsi="Book Antiqua"/>
              <w:color w:val="222222"/>
              <w:sz w:val="24"/>
              <w:szCs w:val="24"/>
            </w:rPr>
          </w:rPrChange>
        </w:rPr>
        <w:t>University Education Policy;</w:t>
      </w:r>
    </w:p>
    <w:p>
      <w:pPr>
        <w:pStyle w:val="style0"/>
        <w:numPr>
          <w:ilvl w:val="0"/>
          <w:numId w:val="29"/>
        </w:numPr>
        <w:spacing w:after="0" w:lineRule="auto" w:line="240"/>
        <w:ind w:left="720" w:hanging="360"/>
        <w:rPr>
          <w:color w:val="222222"/>
        </w:rPr>
      </w:pPr>
      <w:r w:rsidRPr="75E08299">
        <w:rPr>
          <w:rFonts w:ascii="Book Antiqua" w:cs="Book Antiqua" w:eastAsia="Book Antiqua" w:hAnsi="Book Antiqua"/>
          <w:color w:val="222222"/>
          <w:sz w:val="24"/>
          <w:szCs w:val="24"/>
          <w:rPrChange w:id="3181" w:author="MUTILE WANYEE" w:date="2024-03-01T12:23:00Z">
            <w:rPr>
              <w:rFonts w:ascii="Book Antiqua" w:cs="Book Antiqua" w:eastAsia="Book Antiqua" w:hAnsi="Book Antiqua"/>
              <w:color w:val="222222"/>
              <w:sz w:val="24"/>
              <w:szCs w:val="24"/>
            </w:rPr>
          </w:rPrChange>
        </w:rPr>
        <w:t>University Education Management;</w:t>
      </w:r>
    </w:p>
    <w:p>
      <w:pPr>
        <w:pStyle w:val="style0"/>
        <w:numPr>
          <w:ilvl w:val="0"/>
          <w:numId w:val="29"/>
        </w:numPr>
        <w:spacing w:after="0" w:lineRule="auto" w:line="240"/>
        <w:ind w:left="720" w:hanging="360"/>
        <w:rPr>
          <w:color w:val="222222"/>
        </w:rPr>
      </w:pPr>
      <w:r w:rsidRPr="5034E5C0">
        <w:rPr>
          <w:rFonts w:ascii="Book Antiqua" w:cs="Book Antiqua" w:eastAsia="Book Antiqua" w:hAnsi="Book Antiqua"/>
          <w:color w:val="222222"/>
          <w:sz w:val="24"/>
          <w:szCs w:val="24"/>
          <w:rPrChange w:id="3182" w:author="MUTILE WANYEE" w:date="2024-03-01T12:23:00Z">
            <w:rPr>
              <w:rFonts w:ascii="Book Antiqua" w:cs="Book Antiqua" w:eastAsia="Book Antiqua" w:hAnsi="Book Antiqua"/>
              <w:color w:val="222222"/>
              <w:sz w:val="24"/>
              <w:szCs w:val="24"/>
            </w:rPr>
          </w:rPrChange>
        </w:rPr>
        <w:t>Management of Continuing Education (excluding TVETS);</w:t>
      </w:r>
    </w:p>
    <w:p>
      <w:pPr>
        <w:pStyle w:val="style0"/>
        <w:numPr>
          <w:ilvl w:val="0"/>
          <w:numId w:val="29"/>
        </w:numPr>
        <w:spacing w:after="0" w:lineRule="auto" w:line="240"/>
        <w:ind w:left="720" w:hanging="360"/>
        <w:rPr>
          <w:color w:val="222222"/>
        </w:rPr>
      </w:pPr>
      <w:r w:rsidRPr="A71469BB">
        <w:rPr>
          <w:rFonts w:ascii="Book Antiqua" w:cs="Book Antiqua" w:eastAsia="Book Antiqua" w:hAnsi="Book Antiqua"/>
          <w:color w:val="222222"/>
          <w:sz w:val="24"/>
          <w:szCs w:val="24"/>
          <w:rPrChange w:id="3183" w:author="MUTILE WANYEE" w:date="2024-03-01T12:23:00Z">
            <w:rPr>
              <w:rFonts w:ascii="Book Antiqua" w:cs="Book Antiqua" w:eastAsia="Book Antiqua" w:hAnsi="Book Antiqua"/>
              <w:color w:val="222222"/>
              <w:sz w:val="24"/>
              <w:szCs w:val="24"/>
            </w:rPr>
          </w:rPrChange>
        </w:rPr>
        <w:t>Science, Technology and Innovation policy;</w:t>
      </w:r>
    </w:p>
    <w:p>
      <w:pPr>
        <w:pStyle w:val="style0"/>
        <w:numPr>
          <w:ilvl w:val="0"/>
          <w:numId w:val="29"/>
        </w:numPr>
        <w:spacing w:after="0" w:lineRule="auto" w:line="240"/>
        <w:ind w:left="720" w:hanging="360"/>
        <w:rPr>
          <w:color w:val="222222"/>
        </w:rPr>
      </w:pPr>
      <w:r w:rsidRPr="83A6A82C">
        <w:rPr>
          <w:rFonts w:ascii="Book Antiqua" w:cs="Book Antiqua" w:eastAsia="Book Antiqua" w:hAnsi="Book Antiqua"/>
          <w:color w:val="222222"/>
          <w:sz w:val="24"/>
          <w:szCs w:val="24"/>
          <w:rPrChange w:id="3184" w:author="MUTILE WANYEE" w:date="2024-03-01T12:23:00Z">
            <w:rPr>
              <w:rFonts w:ascii="Book Antiqua" w:cs="Book Antiqua" w:eastAsia="Book Antiqua" w:hAnsi="Book Antiqua"/>
              <w:color w:val="222222"/>
              <w:sz w:val="24"/>
              <w:szCs w:val="24"/>
            </w:rPr>
          </w:rPrChange>
        </w:rPr>
        <w:t>Public Universities and Constituent Colleges</w:t>
      </w:r>
    </w:p>
    <w:p>
      <w:pPr>
        <w:pStyle w:val="style0"/>
        <w:numPr>
          <w:ilvl w:val="0"/>
          <w:numId w:val="29"/>
        </w:numPr>
        <w:spacing w:after="0" w:lineRule="auto" w:line="240"/>
        <w:ind w:left="720" w:hanging="360"/>
        <w:rPr>
          <w:color w:val="222222"/>
        </w:rPr>
      </w:pPr>
      <w:r w:rsidRPr="AA8391C2">
        <w:rPr>
          <w:rFonts w:ascii="Book Antiqua" w:cs="Book Antiqua" w:eastAsia="Book Antiqua" w:hAnsi="Book Antiqua"/>
          <w:color w:val="222222"/>
          <w:sz w:val="24"/>
          <w:szCs w:val="24"/>
          <w:rPrChange w:id="3185" w:author="MUTILE WANYEE" w:date="2024-03-01T12:23:00Z">
            <w:rPr>
              <w:rFonts w:ascii="Book Antiqua" w:cs="Book Antiqua" w:eastAsia="Book Antiqua" w:hAnsi="Book Antiqua"/>
              <w:color w:val="222222"/>
              <w:sz w:val="24"/>
              <w:szCs w:val="24"/>
            </w:rPr>
          </w:rPrChange>
        </w:rPr>
        <w:t>Governance of public universities</w:t>
      </w:r>
    </w:p>
    <w:p>
      <w:pPr>
        <w:pStyle w:val="style0"/>
        <w:numPr>
          <w:ilvl w:val="0"/>
          <w:numId w:val="29"/>
        </w:numPr>
        <w:spacing w:after="240"/>
        <w:ind w:left="720" w:hanging="360"/>
        <w:rPr>
          <w:color w:val="222222"/>
        </w:rPr>
      </w:pPr>
      <w:r w:rsidRPr="5E8DDBCB">
        <w:rPr>
          <w:rFonts w:ascii="Book Antiqua" w:cs="Book Antiqua" w:eastAsia="Book Antiqua" w:hAnsi="Book Antiqua"/>
          <w:color w:val="222222"/>
          <w:sz w:val="24"/>
          <w:szCs w:val="24"/>
          <w:rPrChange w:id="3186" w:author="MUTILE WANYEE" w:date="2024-03-01T12:23:00Z">
            <w:rPr>
              <w:rFonts w:ascii="Book Antiqua" w:cs="Book Antiqua" w:eastAsia="Book Antiqua" w:hAnsi="Book Antiqua"/>
              <w:color w:val="222222"/>
              <w:sz w:val="24"/>
              <w:szCs w:val="24"/>
            </w:rPr>
          </w:rPrChange>
        </w:rPr>
        <w:t>Biosafety management</w:t>
      </w:r>
    </w:p>
    <w:p>
      <w:pPr>
        <w:pStyle w:val="style0"/>
        <w:spacing w:after="240"/>
        <w:jc w:val="both"/>
        <w:rPr>
          <w:rFonts w:ascii="Book Antiqua" w:cs="Book Antiqua" w:eastAsia="Book Antiqua" w:hAnsi="Book Antiqua"/>
          <w:color w:val="222222"/>
          <w:sz w:val="24"/>
          <w:szCs w:val="24"/>
        </w:rPr>
      </w:pPr>
      <w:r w:rsidRPr="69545C23">
        <w:rPr>
          <w:rFonts w:ascii="Book Antiqua" w:cs="Book Antiqua" w:eastAsia="Book Antiqua" w:hAnsi="Book Antiqua"/>
          <w:color w:val="222222"/>
          <w:sz w:val="24"/>
          <w:szCs w:val="24"/>
          <w:rPrChange w:id="3187" w:author="MUTILE WANYEE" w:date="2024-03-01T12:23:00Z">
            <w:rPr>
              <w:rFonts w:ascii="Book Antiqua" w:cs="Book Antiqua" w:eastAsia="Book Antiqua" w:hAnsi="Book Antiqua"/>
              <w:color w:val="222222"/>
              <w:sz w:val="24"/>
              <w:szCs w:val="24"/>
            </w:rPr>
          </w:rPrChange>
        </w:rPr>
        <w:t>The functions of the State Department are also guided by the Universities Act 2012 Revised (2015, 2016 and 2018), and the Science, Technology and Innovation Act 2013 and the Sessional Paper No. 1 of 2019 on a Policy Framework for Reforming Education and Training for Sustainable Development in Kenya.</w:t>
      </w:r>
    </w:p>
    <w:bookmarkStart w:id="18" w:name="_y0g3qwerchvx" w:colFirst="0" w:colLast="0"/>
    <w:bookmarkEnd w:id="18"/>
    <w:p>
      <w:pPr>
        <w:pStyle w:val="style4"/>
        <w:rPr>
          <w:rFonts w:ascii="Book Antiqua" w:cs="Book Antiqua" w:eastAsia="Book Antiqua" w:hAnsi="Book Antiqua"/>
          <w:b/>
          <w:color w:val="000000"/>
          <w:sz w:val="24"/>
          <w:szCs w:val="24"/>
        </w:rPr>
      </w:pPr>
      <w:r w:rsidRPr="00D5690F">
        <w:rPr>
          <w:rFonts w:ascii="Book Antiqua" w:cs="Book Antiqua" w:eastAsia="Book Antiqua" w:hAnsi="Book Antiqua"/>
          <w:b/>
          <w:color w:val="000000"/>
          <w:sz w:val="24"/>
          <w:szCs w:val="24"/>
          <w:rPrChange w:id="3188" w:author="MUTILE WANYEE" w:date="2024-03-01T12:23:00Z">
            <w:rPr>
              <w:rFonts w:ascii="Book Antiqua" w:cs="Book Antiqua" w:eastAsia="Book Antiqua" w:hAnsi="Book Antiqua"/>
              <w:b/>
              <w:color w:val="000000"/>
              <w:sz w:val="24"/>
              <w:szCs w:val="24"/>
            </w:rPr>
          </w:rPrChange>
        </w:rPr>
        <w:t>6.1.2.1 Semi-Autonomous Government Agencies (SAGAs) in the State Department</w:t>
      </w:r>
    </w:p>
    <w:p>
      <w:pPr>
        <w:pStyle w:val="style0"/>
        <w:spacing w:after="240"/>
        <w:jc w:val="both"/>
        <w:rPr>
          <w:rFonts w:ascii="Book Antiqua" w:cs="Book Antiqua" w:eastAsia="Book Antiqua" w:hAnsi="Book Antiqua"/>
          <w:color w:val="222222"/>
          <w:sz w:val="24"/>
          <w:szCs w:val="24"/>
        </w:rPr>
      </w:pPr>
      <w:r w:rsidRPr="6B1CFCE2">
        <w:rPr>
          <w:rFonts w:ascii="Book Antiqua" w:cs="Book Antiqua" w:eastAsia="Book Antiqua" w:hAnsi="Book Antiqua"/>
          <w:color w:val="222222"/>
          <w:sz w:val="24"/>
          <w:szCs w:val="24"/>
          <w:rPrChange w:id="3189" w:author="MUTILE WANYEE" w:date="2024-03-01T12:23:00Z">
            <w:rPr>
              <w:rFonts w:ascii="Book Antiqua" w:cs="Book Antiqua" w:eastAsia="Book Antiqua" w:hAnsi="Book Antiqua"/>
              <w:color w:val="222222"/>
              <w:sz w:val="24"/>
              <w:szCs w:val="24"/>
            </w:rPr>
          </w:rPrChange>
        </w:rPr>
        <w:t>In order to effectively undertake its mandate, the State Department also comprises Public Universities, University Constituent Colleges and specialized degree awarding institutions. The State department has eight (8) Semi-Autonomous Government Agencies (SAGAs), which are charged with various responsibilities as presented in table 1.</w:t>
      </w:r>
    </w:p>
    <w:p>
      <w:pPr>
        <w:pStyle w:val="style0"/>
        <w:spacing w:after="240"/>
        <w:jc w:val="both"/>
        <w:rPr>
          <w:rFonts w:ascii="Book Antiqua" w:cs="Book Antiqua" w:eastAsia="Book Antiqua" w:hAnsi="Book Antiqua"/>
          <w:color w:val="222222"/>
          <w:sz w:val="24"/>
          <w:szCs w:val="24"/>
        </w:rPr>
      </w:pPr>
      <w:r w:rsidRPr="822B14E9">
        <w:rPr>
          <w:rFonts w:ascii="Book Antiqua" w:cs="Book Antiqua" w:eastAsia="Book Antiqua" w:hAnsi="Book Antiqua"/>
          <w:color w:val="222222"/>
          <w:sz w:val="24"/>
          <w:szCs w:val="24"/>
          <w:rPrChange w:id="3190" w:author="MUTILE WANYEE" w:date="2024-03-01T12:23:00Z">
            <w:rPr>
              <w:rFonts w:ascii="Book Antiqua" w:cs="Book Antiqua" w:eastAsia="Book Antiqua" w:hAnsi="Book Antiqua"/>
              <w:color w:val="222222"/>
              <w:sz w:val="24"/>
              <w:szCs w:val="24"/>
            </w:rPr>
          </w:rPrChange>
        </w:rPr>
        <w:t>Table1: SAGAs and their Mandate</w:t>
      </w:r>
    </w:p>
    <w:tbl>
      <w:tblPr>
        <w:tblStyle w:val="style4110"/>
        <w:tblW w:w="9270" w:type="dxa"/>
        <w:jc w:val="left"/>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400" w:firstRow="0" w:lastRow="0" w:firstColumn="0" w:lastColumn="0" w:noHBand="0" w:noVBand="1"/>
      </w:tblPr>
      <w:tblGrid>
        <w:gridCol w:w="969"/>
        <w:gridCol w:w="2955"/>
        <w:gridCol w:w="5346"/>
      </w:tblGrid>
      <w:tr>
        <w:trPr>
          <w:cantSplit w:val="false"/>
          <w:trHeight w:val="344"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b/>
                <w:color w:val="222222"/>
                <w:sz w:val="24"/>
                <w:szCs w:val="24"/>
              </w:rPr>
            </w:pPr>
            <w:r w:rsidRPr="CE5A1E13">
              <w:rPr>
                <w:rFonts w:ascii="Book Antiqua" w:cs="Book Antiqua" w:eastAsia="Book Antiqua" w:hAnsi="Book Antiqua"/>
                <w:b/>
                <w:color w:val="222222"/>
                <w:sz w:val="24"/>
                <w:szCs w:val="24"/>
                <w:rPrChange w:id="3191" w:author="MUTILE WANYEE" w:date="2024-03-01T12:23:00Z">
                  <w:rPr>
                    <w:rFonts w:ascii="Book Antiqua" w:cs="Book Antiqua" w:eastAsia="Book Antiqua" w:hAnsi="Book Antiqua"/>
                    <w:b/>
                    <w:color w:val="222222"/>
                    <w:sz w:val="24"/>
                    <w:szCs w:val="24"/>
                  </w:rPr>
                </w:rPrChange>
              </w:rPr>
              <w:t>S/NO</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b/>
                <w:color w:val="222222"/>
                <w:sz w:val="24"/>
                <w:szCs w:val="24"/>
              </w:rPr>
            </w:pPr>
            <w:r w:rsidRPr="871F87F3">
              <w:rPr>
                <w:rFonts w:ascii="Book Antiqua" w:cs="Book Antiqua" w:eastAsia="Book Antiqua" w:hAnsi="Book Antiqua"/>
                <w:b/>
                <w:color w:val="222222"/>
                <w:sz w:val="24"/>
                <w:szCs w:val="24"/>
                <w:rPrChange w:id="3192" w:author="MUTILE WANYEE" w:date="2024-03-01T12:23:00Z">
                  <w:rPr>
                    <w:rFonts w:ascii="Book Antiqua" w:cs="Book Antiqua" w:eastAsia="Book Antiqua" w:hAnsi="Book Antiqua"/>
                    <w:b/>
                    <w:color w:val="222222"/>
                    <w:sz w:val="24"/>
                    <w:szCs w:val="24"/>
                  </w:rPr>
                </w:rPrChange>
              </w:rPr>
              <w:t>SAGA</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b/>
                <w:color w:val="222222"/>
                <w:sz w:val="24"/>
                <w:szCs w:val="24"/>
              </w:rPr>
            </w:pPr>
            <w:r w:rsidRPr="A2C7057C">
              <w:rPr>
                <w:rFonts w:ascii="Book Antiqua" w:cs="Book Antiqua" w:eastAsia="Book Antiqua" w:hAnsi="Book Antiqua"/>
                <w:b/>
                <w:color w:val="222222"/>
                <w:sz w:val="24"/>
                <w:szCs w:val="24"/>
                <w:rPrChange w:id="3193" w:author="MUTILE WANYEE" w:date="2024-03-01T12:23:00Z">
                  <w:rPr>
                    <w:rFonts w:ascii="Book Antiqua" w:cs="Book Antiqua" w:eastAsia="Book Antiqua" w:hAnsi="Book Antiqua"/>
                    <w:b/>
                    <w:color w:val="222222"/>
                    <w:sz w:val="24"/>
                    <w:szCs w:val="24"/>
                  </w:rPr>
                </w:rPrChange>
              </w:rPr>
              <w:t>MANDATE</w:t>
            </w:r>
          </w:p>
        </w:tc>
      </w:tr>
      <w:tr>
        <w:tblPrEx/>
        <w:trPr>
          <w:cantSplit w:val="false"/>
          <w:trHeight w:val="922"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36ECC9EB">
              <w:rPr>
                <w:rFonts w:ascii="Book Antiqua" w:cs="Book Antiqua" w:eastAsia="Book Antiqua" w:hAnsi="Book Antiqua"/>
                <w:color w:val="222222"/>
                <w:sz w:val="24"/>
                <w:szCs w:val="24"/>
                <w:rPrChange w:id="3194" w:author="MUTILE WANYEE" w:date="2024-03-01T12:23:00Z">
                  <w:rPr>
                    <w:rFonts w:ascii="Book Antiqua" w:cs="Book Antiqua" w:eastAsia="Book Antiqua" w:hAnsi="Book Antiqua"/>
                    <w:color w:val="222222"/>
                    <w:sz w:val="24"/>
                    <w:szCs w:val="24"/>
                  </w:rPr>
                </w:rPrChange>
              </w:rPr>
              <w:t>1</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67293A18">
              <w:rPr>
                <w:rFonts w:ascii="Book Antiqua" w:cs="Book Antiqua" w:eastAsia="Book Antiqua" w:hAnsi="Book Antiqua"/>
                <w:color w:val="222222"/>
                <w:sz w:val="24"/>
                <w:szCs w:val="24"/>
                <w:rPrChange w:id="3195" w:author="MUTILE WANYEE" w:date="2024-03-01T12:23:00Z">
                  <w:rPr>
                    <w:rFonts w:ascii="Book Antiqua" w:cs="Book Antiqua" w:eastAsia="Book Antiqua" w:hAnsi="Book Antiqua"/>
                    <w:color w:val="222222"/>
                    <w:sz w:val="24"/>
                    <w:szCs w:val="24"/>
                  </w:rPr>
                </w:rPrChange>
              </w:rPr>
              <w:t>Commission for University Education (CUE)</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8B6DEFB9">
              <w:rPr>
                <w:rFonts w:ascii="Book Antiqua" w:cs="Book Antiqua" w:eastAsia="Book Antiqua" w:hAnsi="Book Antiqua"/>
                <w:color w:val="222222"/>
                <w:sz w:val="24"/>
                <w:szCs w:val="24"/>
                <w:rPrChange w:id="3196" w:author="MUTILE WANYEE" w:date="2024-03-01T12:23:00Z">
                  <w:rPr>
                    <w:rFonts w:ascii="Book Antiqua" w:cs="Book Antiqua" w:eastAsia="Book Antiqua" w:hAnsi="Book Antiqua"/>
                    <w:color w:val="222222"/>
                    <w:sz w:val="24"/>
                    <w:szCs w:val="24"/>
                  </w:rPr>
                </w:rPrChange>
              </w:rPr>
              <w:t>Established under the Universities Act 2012 to accredit and quality assure university education in both public and private universities.</w:t>
            </w:r>
          </w:p>
        </w:tc>
      </w:tr>
      <w:tr>
        <w:tblPrEx/>
        <w:trPr>
          <w:cantSplit w:val="false"/>
          <w:trHeight w:val="922"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8E5A9086">
              <w:rPr>
                <w:rFonts w:ascii="Book Antiqua" w:cs="Book Antiqua" w:eastAsia="Book Antiqua" w:hAnsi="Book Antiqua"/>
                <w:color w:val="222222"/>
                <w:sz w:val="24"/>
                <w:szCs w:val="24"/>
                <w:rPrChange w:id="3197" w:author="MUTILE WANYEE" w:date="2024-03-01T12:23:00Z">
                  <w:rPr>
                    <w:rFonts w:ascii="Book Antiqua" w:cs="Book Antiqua" w:eastAsia="Book Antiqua" w:hAnsi="Book Antiqua"/>
                    <w:color w:val="222222"/>
                    <w:sz w:val="24"/>
                    <w:szCs w:val="24"/>
                  </w:rPr>
                </w:rPrChange>
              </w:rPr>
              <w:t>1.</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2F9D8A58">
              <w:rPr>
                <w:rFonts w:ascii="Book Antiqua" w:cs="Book Antiqua" w:eastAsia="Book Antiqua" w:hAnsi="Book Antiqua"/>
                <w:color w:val="222222"/>
                <w:sz w:val="24"/>
                <w:szCs w:val="24"/>
                <w:rPrChange w:id="3198" w:author="MUTILE WANYEE" w:date="2024-03-01T12:23:00Z">
                  <w:rPr>
                    <w:rFonts w:ascii="Book Antiqua" w:cs="Book Antiqua" w:eastAsia="Book Antiqua" w:hAnsi="Book Antiqua"/>
                    <w:color w:val="222222"/>
                    <w:sz w:val="24"/>
                    <w:szCs w:val="24"/>
                  </w:rPr>
                </w:rPrChange>
              </w:rPr>
              <w:t>National Commission for Science, Technology and Innovation (NACOSTI)</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A9D0B0B4">
              <w:rPr>
                <w:rFonts w:ascii="Book Antiqua" w:cs="Book Antiqua" w:eastAsia="Book Antiqua" w:hAnsi="Book Antiqua"/>
                <w:color w:val="222222"/>
                <w:sz w:val="24"/>
                <w:szCs w:val="24"/>
                <w:rPrChange w:id="3199" w:author="MUTILE WANYEE" w:date="2024-03-01T12:23:00Z">
                  <w:rPr>
                    <w:rFonts w:ascii="Book Antiqua" w:cs="Book Antiqua" w:eastAsia="Book Antiqua" w:hAnsi="Book Antiqua"/>
                    <w:color w:val="222222"/>
                    <w:sz w:val="24"/>
                    <w:szCs w:val="24"/>
                  </w:rPr>
                </w:rPrChange>
              </w:rPr>
              <w:t>Established under the STI Act 2013 to accredit and assure quality in Science, Technology and Innovations (ST&amp;I) and advise the Government on related matters.</w:t>
            </w:r>
          </w:p>
        </w:tc>
      </w:tr>
      <w:tr>
        <w:tblPrEx/>
        <w:trPr>
          <w:cantSplit w:val="false"/>
          <w:trHeight w:val="1010"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42424F52">
              <w:rPr>
                <w:rFonts w:ascii="Book Antiqua" w:cs="Book Antiqua" w:eastAsia="Book Antiqua" w:hAnsi="Book Antiqua"/>
                <w:color w:val="222222"/>
                <w:sz w:val="24"/>
                <w:szCs w:val="24"/>
                <w:rPrChange w:id="3200" w:author="MUTILE WANYEE" w:date="2024-03-01T12:23:00Z">
                  <w:rPr>
                    <w:rFonts w:ascii="Book Antiqua" w:cs="Book Antiqua" w:eastAsia="Book Antiqua" w:hAnsi="Book Antiqua"/>
                    <w:color w:val="222222"/>
                    <w:sz w:val="24"/>
                    <w:szCs w:val="24"/>
                  </w:rPr>
                </w:rPrChange>
              </w:rPr>
              <w:t>2.</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1337643C">
              <w:rPr>
                <w:rFonts w:ascii="Book Antiqua" w:cs="Book Antiqua" w:eastAsia="Book Antiqua" w:hAnsi="Book Antiqua"/>
                <w:color w:val="222222"/>
                <w:sz w:val="24"/>
                <w:szCs w:val="24"/>
                <w:rPrChange w:id="3201" w:author="MUTILE WANYEE" w:date="2024-03-01T12:23:00Z">
                  <w:rPr>
                    <w:rFonts w:ascii="Book Antiqua" w:cs="Book Antiqua" w:eastAsia="Book Antiqua" w:hAnsi="Book Antiqua"/>
                    <w:color w:val="222222"/>
                    <w:sz w:val="24"/>
                    <w:szCs w:val="24"/>
                  </w:rPr>
                </w:rPrChange>
              </w:rPr>
              <w:t>Kenya National Innovation Agency (KENIA)</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083107B4">
              <w:rPr>
                <w:rFonts w:ascii="Book Antiqua" w:cs="Book Antiqua" w:eastAsia="Book Antiqua" w:hAnsi="Book Antiqua"/>
                <w:color w:val="222222"/>
                <w:sz w:val="24"/>
                <w:szCs w:val="24"/>
                <w:rPrChange w:id="3202" w:author="MUTILE WANYEE" w:date="2024-03-01T12:23:00Z">
                  <w:rPr>
                    <w:rFonts w:ascii="Book Antiqua" w:cs="Book Antiqua" w:eastAsia="Book Antiqua" w:hAnsi="Book Antiqua"/>
                    <w:color w:val="222222"/>
                    <w:sz w:val="24"/>
                    <w:szCs w:val="24"/>
                  </w:rPr>
                </w:rPrChange>
              </w:rPr>
              <w:t>To scout for and nurture innovative ideas from individuals, training institutions, the private sector and similar institutions.</w:t>
            </w:r>
          </w:p>
        </w:tc>
      </w:tr>
      <w:tr>
        <w:tblPrEx/>
        <w:trPr>
          <w:cantSplit w:val="false"/>
          <w:trHeight w:val="1010"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9B769C50">
              <w:rPr>
                <w:rFonts w:ascii="Book Antiqua" w:cs="Book Antiqua" w:eastAsia="Book Antiqua" w:hAnsi="Book Antiqua"/>
                <w:color w:val="222222"/>
                <w:sz w:val="24"/>
                <w:szCs w:val="24"/>
                <w:rPrChange w:id="3203" w:author="MUTILE WANYEE" w:date="2024-03-01T12:23:00Z">
                  <w:rPr>
                    <w:rFonts w:ascii="Book Antiqua" w:cs="Book Antiqua" w:eastAsia="Book Antiqua" w:hAnsi="Book Antiqua"/>
                    <w:color w:val="222222"/>
                    <w:sz w:val="24"/>
                    <w:szCs w:val="24"/>
                  </w:rPr>
                </w:rPrChange>
              </w:rPr>
              <w:t>3.</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38E920A6">
              <w:rPr>
                <w:rFonts w:ascii="Book Antiqua" w:cs="Book Antiqua" w:eastAsia="Book Antiqua" w:hAnsi="Book Antiqua"/>
                <w:color w:val="222222"/>
                <w:sz w:val="24"/>
                <w:szCs w:val="24"/>
                <w:rPrChange w:id="3204" w:author="MUTILE WANYEE" w:date="2024-03-01T12:23:00Z">
                  <w:rPr>
                    <w:rFonts w:ascii="Book Antiqua" w:cs="Book Antiqua" w:eastAsia="Book Antiqua" w:hAnsi="Book Antiqua"/>
                    <w:color w:val="222222"/>
                    <w:sz w:val="24"/>
                    <w:szCs w:val="24"/>
                  </w:rPr>
                </w:rPrChange>
              </w:rPr>
              <w:t>National Research Fund (NRF)</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FDF1EF30">
              <w:rPr>
                <w:rFonts w:ascii="Book Antiqua" w:cs="Book Antiqua" w:eastAsia="Book Antiqua" w:hAnsi="Book Antiqua"/>
                <w:color w:val="222222"/>
                <w:sz w:val="24"/>
                <w:szCs w:val="24"/>
                <w:rPrChange w:id="3205" w:author="MUTILE WANYEE" w:date="2024-03-01T12:23:00Z">
                  <w:rPr>
                    <w:rFonts w:ascii="Book Antiqua" w:cs="Book Antiqua" w:eastAsia="Book Antiqua" w:hAnsi="Book Antiqua"/>
                    <w:color w:val="222222"/>
                    <w:sz w:val="24"/>
                    <w:szCs w:val="24"/>
                  </w:rPr>
                </w:rPrChange>
              </w:rPr>
              <w:t>Established under the STI Act 2013 to mobilize and channel resources for research, science, technology and innovation.</w:t>
            </w:r>
          </w:p>
        </w:tc>
      </w:tr>
      <w:tr>
        <w:tblPrEx/>
        <w:trPr>
          <w:cantSplit w:val="false"/>
          <w:trHeight w:val="1520"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F50DD105">
              <w:rPr>
                <w:rFonts w:ascii="Book Antiqua" w:cs="Book Antiqua" w:eastAsia="Book Antiqua" w:hAnsi="Book Antiqua"/>
                <w:color w:val="222222"/>
                <w:sz w:val="24"/>
                <w:szCs w:val="24"/>
                <w:rPrChange w:id="3206" w:author="MUTILE WANYEE" w:date="2024-03-01T12:23:00Z">
                  <w:rPr>
                    <w:rFonts w:ascii="Book Antiqua" w:cs="Book Antiqua" w:eastAsia="Book Antiqua" w:hAnsi="Book Antiqua"/>
                    <w:color w:val="222222"/>
                    <w:sz w:val="24"/>
                    <w:szCs w:val="24"/>
                  </w:rPr>
                </w:rPrChange>
              </w:rPr>
              <w:t>4.</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06E5A071">
              <w:rPr>
                <w:rFonts w:ascii="Book Antiqua" w:cs="Book Antiqua" w:eastAsia="Book Antiqua" w:hAnsi="Book Antiqua"/>
                <w:color w:val="222222"/>
                <w:sz w:val="24"/>
                <w:szCs w:val="24"/>
                <w:rPrChange w:id="3207" w:author="MUTILE WANYEE" w:date="2024-03-01T12:23:00Z">
                  <w:rPr>
                    <w:rFonts w:ascii="Book Antiqua" w:cs="Book Antiqua" w:eastAsia="Book Antiqua" w:hAnsi="Book Antiqua"/>
                    <w:color w:val="222222"/>
                    <w:sz w:val="24"/>
                    <w:szCs w:val="24"/>
                  </w:rPr>
                </w:rPrChange>
              </w:rPr>
              <w:t>Bio safety Appeals Board (BAB)</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3D8AB9B7">
              <w:rPr>
                <w:rFonts w:ascii="Book Antiqua" w:cs="Book Antiqua" w:eastAsia="Book Antiqua" w:hAnsi="Book Antiqua"/>
                <w:color w:val="222222"/>
                <w:sz w:val="24"/>
                <w:szCs w:val="24"/>
                <w:rPrChange w:id="3208" w:author="MUTILE WANYEE" w:date="2024-03-01T12:23:00Z">
                  <w:rPr>
                    <w:rFonts w:ascii="Book Antiqua" w:cs="Book Antiqua" w:eastAsia="Book Antiqua" w:hAnsi="Book Antiqua"/>
                    <w:color w:val="222222"/>
                    <w:sz w:val="24"/>
                    <w:szCs w:val="24"/>
                  </w:rPr>
                </w:rPrChange>
              </w:rPr>
              <w:t>To make rules and regulation for appeal procedure, hear Appeals from persons aggrieved by decisions made by the National Biosafety Authority (NBA), and communicate decisions to the parties involved and public.</w:t>
            </w:r>
          </w:p>
        </w:tc>
      </w:tr>
      <w:tr>
        <w:tblPrEx/>
        <w:trPr>
          <w:cantSplit w:val="false"/>
          <w:trHeight w:val="2030"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2C2DECA5">
              <w:rPr>
                <w:rFonts w:ascii="Book Antiqua" w:cs="Book Antiqua" w:eastAsia="Book Antiqua" w:hAnsi="Book Antiqua"/>
                <w:color w:val="222222"/>
                <w:sz w:val="24"/>
                <w:szCs w:val="24"/>
                <w:rPrChange w:id="3209" w:author="MUTILE WANYEE" w:date="2024-03-01T12:23:00Z">
                  <w:rPr>
                    <w:rFonts w:ascii="Book Antiqua" w:cs="Book Antiqua" w:eastAsia="Book Antiqua" w:hAnsi="Book Antiqua"/>
                    <w:color w:val="222222"/>
                    <w:sz w:val="24"/>
                    <w:szCs w:val="24"/>
                  </w:rPr>
                </w:rPrChange>
              </w:rPr>
              <w:t>5.</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5A38C292">
              <w:rPr>
                <w:rFonts w:ascii="Book Antiqua" w:cs="Book Antiqua" w:eastAsia="Book Antiqua" w:hAnsi="Book Antiqua"/>
                <w:color w:val="222222"/>
                <w:sz w:val="24"/>
                <w:szCs w:val="24"/>
                <w:rPrChange w:id="3210" w:author="MUTILE WANYEE" w:date="2024-03-01T12:23:00Z">
                  <w:rPr>
                    <w:rFonts w:ascii="Book Antiqua" w:cs="Book Antiqua" w:eastAsia="Book Antiqua" w:hAnsi="Book Antiqua"/>
                    <w:color w:val="222222"/>
                    <w:sz w:val="24"/>
                    <w:szCs w:val="24"/>
                  </w:rPr>
                </w:rPrChange>
              </w:rPr>
              <w:t>Higher Education Loans Board (HELB)</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E125982A">
              <w:rPr>
                <w:rFonts w:ascii="Book Antiqua" w:cs="Book Antiqua" w:eastAsia="Book Antiqua" w:hAnsi="Book Antiqua"/>
                <w:color w:val="222222"/>
                <w:sz w:val="24"/>
                <w:szCs w:val="24"/>
                <w:rPrChange w:id="3211" w:author="MUTILE WANYEE" w:date="2024-03-01T12:23:00Z">
                  <w:rPr>
                    <w:rFonts w:ascii="Book Antiqua" w:cs="Book Antiqua" w:eastAsia="Book Antiqua" w:hAnsi="Book Antiqua"/>
                    <w:color w:val="222222"/>
                    <w:sz w:val="24"/>
                    <w:szCs w:val="24"/>
                  </w:rPr>
                </w:rPrChange>
              </w:rPr>
              <w:t>Source for funds and finance Kenyan students enrolled in recognized institutions of higher learning, both within and outside the country. It handles loans, bursaries and scholarships for needy students in public and private universities. The Board also has the mandate of recovering all mature loans issued since 1974.</w:t>
            </w:r>
          </w:p>
        </w:tc>
      </w:tr>
      <w:tr>
        <w:tblPrEx/>
        <w:trPr>
          <w:cantSplit w:val="false"/>
          <w:trHeight w:val="1010"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CBD9CC06">
              <w:rPr>
                <w:rFonts w:ascii="Book Antiqua" w:cs="Book Antiqua" w:eastAsia="Book Antiqua" w:hAnsi="Book Antiqua"/>
                <w:color w:val="222222"/>
                <w:sz w:val="24"/>
                <w:szCs w:val="24"/>
                <w:rPrChange w:id="3212" w:author="MUTILE WANYEE" w:date="2024-03-01T12:23:00Z">
                  <w:rPr>
                    <w:rFonts w:ascii="Book Antiqua" w:cs="Book Antiqua" w:eastAsia="Book Antiqua" w:hAnsi="Book Antiqua"/>
                    <w:color w:val="222222"/>
                    <w:sz w:val="24"/>
                    <w:szCs w:val="24"/>
                  </w:rPr>
                </w:rPrChange>
              </w:rPr>
              <w:t>6.</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p>
        </w:tc>
      </w:tr>
      <w:tr>
        <w:tblPrEx/>
        <w:trPr>
          <w:cantSplit w:val="false"/>
          <w:trHeight w:val="1010"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C18E7A1E">
              <w:rPr>
                <w:rFonts w:ascii="Book Antiqua" w:cs="Book Antiqua" w:eastAsia="Book Antiqua" w:hAnsi="Book Antiqua"/>
                <w:color w:val="222222"/>
                <w:sz w:val="24"/>
                <w:szCs w:val="24"/>
                <w:rPrChange w:id="3213" w:author="MUTILE WANYEE" w:date="2024-03-01T12:23:00Z">
                  <w:rPr>
                    <w:rFonts w:ascii="Book Antiqua" w:cs="Book Antiqua" w:eastAsia="Book Antiqua" w:hAnsi="Book Antiqua"/>
                    <w:color w:val="222222"/>
                    <w:sz w:val="24"/>
                    <w:szCs w:val="24"/>
                  </w:rPr>
                </w:rPrChange>
              </w:rPr>
              <w:t>7.</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45612DED">
              <w:rPr>
                <w:rFonts w:ascii="Book Antiqua" w:cs="Book Antiqua" w:eastAsia="Book Antiqua" w:hAnsi="Book Antiqua"/>
                <w:color w:val="222222"/>
                <w:sz w:val="24"/>
                <w:szCs w:val="24"/>
                <w:rPrChange w:id="3214" w:author="MUTILE WANYEE" w:date="2024-03-01T12:23:00Z">
                  <w:rPr>
                    <w:rFonts w:ascii="Book Antiqua" w:cs="Book Antiqua" w:eastAsia="Book Antiqua" w:hAnsi="Book Antiqua"/>
                    <w:color w:val="222222"/>
                    <w:sz w:val="24"/>
                    <w:szCs w:val="24"/>
                  </w:rPr>
                </w:rPrChange>
              </w:rPr>
              <w:t>Universities Funding Board (UFB)</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884C37D1">
              <w:rPr>
                <w:rFonts w:ascii="Book Antiqua" w:cs="Book Antiqua" w:eastAsia="Book Antiqua" w:hAnsi="Book Antiqua"/>
                <w:color w:val="222222"/>
                <w:sz w:val="24"/>
                <w:szCs w:val="24"/>
                <w:rPrChange w:id="3215" w:author="MUTILE WANYEE" w:date="2024-03-01T12:23:00Z">
                  <w:rPr>
                    <w:rFonts w:ascii="Book Antiqua" w:cs="Book Antiqua" w:eastAsia="Book Antiqua" w:hAnsi="Book Antiqua"/>
                    <w:color w:val="222222"/>
                    <w:sz w:val="24"/>
                    <w:szCs w:val="24"/>
                  </w:rPr>
                </w:rPrChange>
              </w:rPr>
              <w:t>Established under the Universities Act 2012 to mobilize and manage resources for financing university education</w:t>
            </w:r>
          </w:p>
        </w:tc>
      </w:tr>
      <w:tr>
        <w:tblPrEx/>
        <w:trPr>
          <w:cantSplit w:val="false"/>
          <w:trHeight w:val="1265"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671FF635">
              <w:rPr>
                <w:rFonts w:ascii="Book Antiqua" w:cs="Book Antiqua" w:eastAsia="Book Antiqua" w:hAnsi="Book Antiqua"/>
                <w:color w:val="222222"/>
                <w:sz w:val="24"/>
                <w:szCs w:val="24"/>
                <w:rPrChange w:id="3216" w:author="MUTILE WANYEE" w:date="2024-03-01T12:23:00Z">
                  <w:rPr>
                    <w:rFonts w:ascii="Book Antiqua" w:cs="Book Antiqua" w:eastAsia="Book Antiqua" w:hAnsi="Book Antiqua"/>
                    <w:color w:val="222222"/>
                    <w:sz w:val="24"/>
                    <w:szCs w:val="24"/>
                  </w:rPr>
                </w:rPrChange>
              </w:rPr>
              <w:t>8.</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45197231">
              <w:rPr>
                <w:rFonts w:ascii="Book Antiqua" w:cs="Book Antiqua" w:eastAsia="Book Antiqua" w:hAnsi="Book Antiqua"/>
                <w:color w:val="222222"/>
                <w:sz w:val="24"/>
                <w:szCs w:val="24"/>
                <w:rPrChange w:id="3217" w:author="MUTILE WANYEE" w:date="2024-03-01T12:23:00Z">
                  <w:rPr>
                    <w:rFonts w:ascii="Book Antiqua" w:cs="Book Antiqua" w:eastAsia="Book Antiqua" w:hAnsi="Book Antiqua"/>
                    <w:color w:val="222222"/>
                    <w:sz w:val="24"/>
                    <w:szCs w:val="24"/>
                  </w:rPr>
                </w:rPrChange>
              </w:rPr>
              <w:t>Kenya Universities and Colleges Central Placement Service Board (KUCCPS)</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C838FE34">
              <w:rPr>
                <w:rFonts w:ascii="Book Antiqua" w:cs="Book Antiqua" w:eastAsia="Book Antiqua" w:hAnsi="Book Antiqua"/>
                <w:color w:val="222222"/>
                <w:sz w:val="24"/>
                <w:szCs w:val="24"/>
                <w:rPrChange w:id="3218" w:author="MUTILE WANYEE" w:date="2024-03-01T12:23:00Z">
                  <w:rPr>
                    <w:rFonts w:ascii="Book Antiqua" w:cs="Book Antiqua" w:eastAsia="Book Antiqua" w:hAnsi="Book Antiqua"/>
                    <w:color w:val="222222"/>
                    <w:sz w:val="24"/>
                    <w:szCs w:val="24"/>
                  </w:rPr>
                </w:rPrChange>
              </w:rPr>
              <w:t>Was established under the Universities Act, 2012 as a body corporate to coordinate placement of Government sponsored students into universities and colleges.</w:t>
            </w:r>
          </w:p>
        </w:tc>
      </w:tr>
      <w:tr>
        <w:tblPrEx/>
        <w:trPr>
          <w:cantSplit w:val="false"/>
          <w:trHeight w:val="755" w:hRule="atLeast"/>
          <w:tblHeader w:val="false"/>
          <w:jc w:val="left"/>
        </w:trPr>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D24995F5">
              <w:rPr>
                <w:rFonts w:ascii="Book Antiqua" w:cs="Book Antiqua" w:eastAsia="Book Antiqua" w:hAnsi="Book Antiqua"/>
                <w:color w:val="222222"/>
                <w:sz w:val="24"/>
                <w:szCs w:val="24"/>
                <w:rPrChange w:id="3219" w:author="MUTILE WANYEE" w:date="2024-03-01T12:23:00Z">
                  <w:rPr>
                    <w:rFonts w:ascii="Book Antiqua" w:cs="Book Antiqua" w:eastAsia="Book Antiqua" w:hAnsi="Book Antiqua"/>
                    <w:color w:val="222222"/>
                    <w:sz w:val="24"/>
                    <w:szCs w:val="24"/>
                  </w:rPr>
                </w:rPrChange>
              </w:rPr>
              <w:t>9.</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834F4BED">
              <w:rPr>
                <w:rFonts w:ascii="Book Antiqua" w:cs="Book Antiqua" w:eastAsia="Book Antiqua" w:hAnsi="Book Antiqua"/>
                <w:color w:val="222222"/>
                <w:sz w:val="24"/>
                <w:szCs w:val="24"/>
                <w:rPrChange w:id="3220" w:author="MUTILE WANYEE" w:date="2024-03-01T12:23:00Z">
                  <w:rPr>
                    <w:rFonts w:ascii="Book Antiqua" w:cs="Book Antiqua" w:eastAsia="Book Antiqua" w:hAnsi="Book Antiqua"/>
                    <w:color w:val="222222"/>
                    <w:sz w:val="24"/>
                    <w:szCs w:val="24"/>
                  </w:rPr>
                </w:rPrChange>
              </w:rPr>
              <w:t>Universities and Constituent Colleges</w:t>
            </w:r>
          </w:p>
        </w:tc>
        <w:tc>
          <w:tcPr>
            <w:tcW w:w="0" w:type="auto"/>
            <w:tcBorders>
              <w:top w:val="single" w:sz="6" w:space="0" w:color="dee2e6"/>
              <w:left w:val="nil"/>
              <w:bottom w:val="single" w:sz="6" w:space="0" w:color="dee2e6"/>
              <w:right w:val="single" w:sz="6" w:space="0" w:color="dee2e6"/>
            </w:tcBorders>
            <w:tcMar>
              <w:top w:w="100" w:type="dxa"/>
              <w:left w:w="100" w:type="dxa"/>
              <w:bottom w:w="100" w:type="dxa"/>
              <w:right w:w="100" w:type="dxa"/>
            </w:tcMar>
          </w:tcPr>
          <w:p>
            <w:pPr>
              <w:pStyle w:val="style0"/>
              <w:spacing w:after="0" w:lineRule="auto" w:line="240"/>
              <w:jc w:val="both"/>
              <w:rPr>
                <w:rFonts w:ascii="Book Antiqua" w:cs="Book Antiqua" w:eastAsia="Book Antiqua" w:hAnsi="Book Antiqua"/>
                <w:color w:val="222222"/>
                <w:sz w:val="24"/>
                <w:szCs w:val="24"/>
              </w:rPr>
            </w:pPr>
            <w:r w:rsidRPr="9BF520A0">
              <w:rPr>
                <w:rFonts w:ascii="Book Antiqua" w:cs="Book Antiqua" w:eastAsia="Book Antiqua" w:hAnsi="Book Antiqua"/>
                <w:color w:val="222222"/>
                <w:sz w:val="24"/>
                <w:szCs w:val="24"/>
                <w:rPrChange w:id="3221" w:author="MUTILE WANYEE" w:date="2024-03-01T12:23:00Z">
                  <w:rPr>
                    <w:rFonts w:ascii="Book Antiqua" w:cs="Book Antiqua" w:eastAsia="Book Antiqua" w:hAnsi="Book Antiqua"/>
                    <w:color w:val="222222"/>
                    <w:sz w:val="24"/>
                    <w:szCs w:val="24"/>
                  </w:rPr>
                </w:rPrChange>
              </w:rPr>
              <w:t>To provide university education through teaching, research and consultancies</w:t>
            </w:r>
          </w:p>
        </w:tc>
      </w:tr>
      <w:bookmarkStart w:id="19" w:name="_wi1jfnqxyqz6" w:colFirst="0" w:colLast="0"/>
      <w:bookmarkEnd w:id="19"/>
    </w:tbl>
    <w:p>
      <w:pPr>
        <w:pStyle w:val="style4"/>
        <w:spacing w:before="0" w:lineRule="auto" w:line="288"/>
        <w:rPr>
          <w:rFonts w:ascii="Book Antiqua" w:cs="Book Antiqua" w:eastAsia="Book Antiqua" w:hAnsi="Book Antiqua"/>
          <w:b/>
          <w:color w:val="000000"/>
          <w:sz w:val="24"/>
          <w:szCs w:val="24"/>
        </w:rPr>
      </w:pPr>
    </w:p>
    <w:p>
      <w:pPr>
        <w:pStyle w:val="style4"/>
        <w:spacing w:before="0" w:lineRule="auto" w:line="288"/>
        <w:rPr>
          <w:rFonts w:ascii="Book Antiqua" w:cs="Book Antiqua" w:eastAsia="Book Antiqua" w:hAnsi="Book Antiqua"/>
          <w:b/>
          <w:color w:val="000000"/>
          <w:sz w:val="24"/>
          <w:szCs w:val="24"/>
        </w:rPr>
      </w:pPr>
      <w:r w:rsidRPr="85745C93">
        <w:rPr>
          <w:rFonts w:ascii="Book Antiqua" w:cs="Book Antiqua" w:eastAsia="Book Antiqua" w:hAnsi="Book Antiqua"/>
          <w:b/>
          <w:color w:val="000000"/>
          <w:sz w:val="24"/>
          <w:szCs w:val="24"/>
          <w:rPrChange w:id="3222" w:author="MUTILE WANYEE" w:date="2024-03-01T12:23:00Z">
            <w:rPr>
              <w:rFonts w:ascii="Book Antiqua" w:cs="Book Antiqua" w:eastAsia="Book Antiqua" w:hAnsi="Book Antiqua"/>
              <w:b/>
              <w:color w:val="000000"/>
              <w:sz w:val="24"/>
              <w:szCs w:val="24"/>
            </w:rPr>
          </w:rPrChange>
        </w:rPr>
        <w:t>6.1.2.2 TVET sub-sector</w:t>
      </w:r>
    </w:p>
    <w:p>
      <w:pPr>
        <w:pStyle w:val="style0"/>
        <w:spacing w:after="240"/>
        <w:jc w:val="both"/>
        <w:rPr>
          <w:rFonts w:ascii="Book Antiqua" w:cs="Book Antiqua" w:eastAsia="Book Antiqua" w:hAnsi="Book Antiqua"/>
          <w:color w:val="222222"/>
          <w:sz w:val="24"/>
          <w:szCs w:val="24"/>
        </w:rPr>
      </w:pPr>
      <w:r w:rsidRPr="E53FCF8E">
        <w:rPr>
          <w:rFonts w:ascii="Book Antiqua" w:cs="Book Antiqua" w:eastAsia="Book Antiqua" w:hAnsi="Book Antiqua"/>
          <w:color w:val="222222"/>
          <w:sz w:val="24"/>
          <w:szCs w:val="24"/>
          <w:rPrChange w:id="3223" w:author="MUTILE WANYEE" w:date="2024-03-01T12:23:00Z">
            <w:rPr>
              <w:rFonts w:ascii="Book Antiqua" w:cs="Book Antiqua" w:eastAsia="Book Antiqua" w:hAnsi="Book Antiqua"/>
              <w:color w:val="222222"/>
              <w:sz w:val="24"/>
              <w:szCs w:val="24"/>
            </w:rPr>
          </w:rPrChange>
        </w:rPr>
        <w:t>The Goal of the sector is to provide relevant and adequate skills and competencies in strategic disciplines by 2020 for spurring industrial and economic development in line with the aspirations of the Kenyan peoples. The specific functions of the TVET are:</w:t>
      </w:r>
    </w:p>
    <w:p>
      <w:pPr>
        <w:pStyle w:val="style0"/>
        <w:numPr>
          <w:ilvl w:val="1"/>
          <w:numId w:val="30"/>
        </w:numPr>
        <w:spacing w:after="0"/>
        <w:ind w:left="1440" w:hanging="360"/>
        <w:rPr>
          <w:color w:val="222222"/>
        </w:rPr>
      </w:pPr>
      <w:r w:rsidRPr="D7C9F801">
        <w:rPr>
          <w:rFonts w:ascii="Book Antiqua" w:cs="Book Antiqua" w:eastAsia="Book Antiqua" w:hAnsi="Book Antiqua"/>
          <w:color w:val="222222"/>
          <w:sz w:val="24"/>
          <w:szCs w:val="24"/>
          <w:rPrChange w:id="3224" w:author="MUTILE WANYEE" w:date="2024-03-01T12:23:00Z">
            <w:rPr>
              <w:rFonts w:ascii="Book Antiqua" w:cs="Book Antiqua" w:eastAsia="Book Antiqua" w:hAnsi="Book Antiqua"/>
              <w:color w:val="222222"/>
              <w:sz w:val="24"/>
              <w:szCs w:val="24"/>
            </w:rPr>
          </w:rPrChange>
        </w:rPr>
        <w:t>Promotion of standards for technical education</w:t>
      </w:r>
    </w:p>
    <w:p>
      <w:pPr>
        <w:pStyle w:val="style0"/>
        <w:numPr>
          <w:ilvl w:val="1"/>
          <w:numId w:val="30"/>
        </w:numPr>
        <w:spacing w:after="0"/>
        <w:ind w:left="1440" w:hanging="360"/>
        <w:rPr>
          <w:color w:val="222222"/>
        </w:rPr>
      </w:pPr>
      <w:r w:rsidRPr="5544A3A9">
        <w:rPr>
          <w:rFonts w:ascii="Book Antiqua" w:cs="Book Antiqua" w:eastAsia="Book Antiqua" w:hAnsi="Book Antiqua"/>
          <w:color w:val="222222"/>
          <w:sz w:val="24"/>
          <w:szCs w:val="24"/>
          <w:rPrChange w:id="3225" w:author="MUTILE WANYEE" w:date="2024-03-01T12:23:00Z">
            <w:rPr>
              <w:rFonts w:ascii="Book Antiqua" w:cs="Book Antiqua" w:eastAsia="Book Antiqua" w:hAnsi="Book Antiqua"/>
              <w:color w:val="222222"/>
              <w:sz w:val="24"/>
              <w:szCs w:val="24"/>
            </w:rPr>
          </w:rPrChange>
        </w:rPr>
        <w:t>Practical/industrial attachment and internship</w:t>
      </w:r>
    </w:p>
    <w:p>
      <w:pPr>
        <w:pStyle w:val="style0"/>
        <w:numPr>
          <w:ilvl w:val="1"/>
          <w:numId w:val="30"/>
        </w:numPr>
        <w:spacing w:after="0"/>
        <w:ind w:left="1440" w:hanging="360"/>
        <w:rPr>
          <w:color w:val="222222"/>
        </w:rPr>
      </w:pPr>
      <w:r w:rsidRPr="8E80990C">
        <w:rPr>
          <w:rFonts w:ascii="Book Antiqua" w:cs="Book Antiqua" w:eastAsia="Book Antiqua" w:hAnsi="Book Antiqua"/>
          <w:color w:val="222222"/>
          <w:sz w:val="24"/>
          <w:szCs w:val="24"/>
          <w:rPrChange w:id="3226" w:author="MUTILE WANYEE" w:date="2024-03-01T12:23:00Z">
            <w:rPr>
              <w:rFonts w:ascii="Book Antiqua" w:cs="Book Antiqua" w:eastAsia="Book Antiqua" w:hAnsi="Book Antiqua"/>
              <w:color w:val="222222"/>
              <w:sz w:val="24"/>
              <w:szCs w:val="24"/>
            </w:rPr>
          </w:rPrChange>
        </w:rPr>
        <w:t>Facilitation of curriculum development</w:t>
      </w:r>
    </w:p>
    <w:p>
      <w:pPr>
        <w:pStyle w:val="style0"/>
        <w:numPr>
          <w:ilvl w:val="1"/>
          <w:numId w:val="30"/>
        </w:numPr>
        <w:spacing w:after="0"/>
        <w:ind w:left="1440" w:hanging="360"/>
        <w:rPr>
          <w:color w:val="222222"/>
        </w:rPr>
      </w:pPr>
      <w:r w:rsidRPr="80343B76">
        <w:rPr>
          <w:rFonts w:ascii="Book Antiqua" w:cs="Book Antiqua" w:eastAsia="Book Antiqua" w:hAnsi="Book Antiqua"/>
          <w:color w:val="222222"/>
          <w:sz w:val="24"/>
          <w:szCs w:val="24"/>
          <w:rPrChange w:id="3227" w:author="MUTILE WANYEE" w:date="2024-03-01T12:23:00Z">
            <w:rPr>
              <w:rFonts w:ascii="Book Antiqua" w:cs="Book Antiqua" w:eastAsia="Book Antiqua" w:hAnsi="Book Antiqua"/>
              <w:color w:val="222222"/>
              <w:sz w:val="24"/>
              <w:szCs w:val="24"/>
            </w:rPr>
          </w:rPrChange>
        </w:rPr>
        <w:t>Assurance of quality of curriculum implementation</w:t>
      </w:r>
    </w:p>
    <w:p>
      <w:pPr>
        <w:pStyle w:val="style0"/>
        <w:numPr>
          <w:ilvl w:val="1"/>
          <w:numId w:val="30"/>
        </w:numPr>
        <w:spacing w:after="0"/>
        <w:ind w:left="1440" w:hanging="360"/>
        <w:rPr>
          <w:color w:val="222222"/>
        </w:rPr>
      </w:pPr>
      <w:r w:rsidRPr="8DFF5CD3">
        <w:rPr>
          <w:rFonts w:ascii="Book Antiqua" w:cs="Book Antiqua" w:eastAsia="Book Antiqua" w:hAnsi="Book Antiqua"/>
          <w:color w:val="222222"/>
          <w:sz w:val="24"/>
          <w:szCs w:val="24"/>
          <w:rPrChange w:id="3228" w:author="MUTILE WANYEE" w:date="2024-03-01T12:23:00Z">
            <w:rPr>
              <w:rFonts w:ascii="Book Antiqua" w:cs="Book Antiqua" w:eastAsia="Book Antiqua" w:hAnsi="Book Antiqua"/>
              <w:color w:val="222222"/>
              <w:sz w:val="24"/>
              <w:szCs w:val="24"/>
            </w:rPr>
          </w:rPrChange>
        </w:rPr>
        <w:t>Registration of TVET institutions</w:t>
      </w:r>
    </w:p>
    <w:p>
      <w:pPr>
        <w:pStyle w:val="style0"/>
        <w:numPr>
          <w:ilvl w:val="1"/>
          <w:numId w:val="30"/>
        </w:numPr>
        <w:spacing w:after="0"/>
        <w:ind w:left="1440" w:hanging="360"/>
        <w:rPr>
          <w:color w:val="222222"/>
        </w:rPr>
      </w:pPr>
      <w:r w:rsidRPr="42588E9C">
        <w:rPr>
          <w:rFonts w:ascii="Book Antiqua" w:cs="Book Antiqua" w:eastAsia="Book Antiqua" w:hAnsi="Book Antiqua"/>
          <w:color w:val="222222"/>
          <w:sz w:val="24"/>
          <w:szCs w:val="24"/>
          <w:rPrChange w:id="3229" w:author="MUTILE WANYEE" w:date="2024-03-01T12:23:00Z">
            <w:rPr>
              <w:rFonts w:ascii="Book Antiqua" w:cs="Book Antiqua" w:eastAsia="Book Antiqua" w:hAnsi="Book Antiqua"/>
              <w:color w:val="222222"/>
              <w:sz w:val="24"/>
              <w:szCs w:val="24"/>
            </w:rPr>
          </w:rPrChange>
        </w:rPr>
        <w:t>Coordination of technical and business examinations</w:t>
      </w:r>
    </w:p>
    <w:p>
      <w:pPr>
        <w:pStyle w:val="style0"/>
        <w:numPr>
          <w:ilvl w:val="1"/>
          <w:numId w:val="30"/>
        </w:numPr>
        <w:spacing w:after="0"/>
        <w:ind w:left="1440" w:hanging="360"/>
        <w:rPr>
          <w:color w:val="222222"/>
        </w:rPr>
      </w:pPr>
      <w:r w:rsidRPr="1ABA5B7A">
        <w:rPr>
          <w:rFonts w:ascii="Book Antiqua" w:cs="Book Antiqua" w:eastAsia="Book Antiqua" w:hAnsi="Book Antiqua"/>
          <w:color w:val="222222"/>
          <w:sz w:val="24"/>
          <w:szCs w:val="24"/>
          <w:rPrChange w:id="3230" w:author="MUTILE WANYEE" w:date="2024-03-01T12:23:00Z">
            <w:rPr>
              <w:rFonts w:ascii="Book Antiqua" w:cs="Book Antiqua" w:eastAsia="Book Antiqua" w:hAnsi="Book Antiqua"/>
              <w:color w:val="222222"/>
              <w:sz w:val="24"/>
              <w:szCs w:val="24"/>
            </w:rPr>
          </w:rPrChange>
        </w:rPr>
        <w:t>Assessments of Institutional facilities and capacity for TVET</w:t>
      </w:r>
    </w:p>
    <w:p>
      <w:pPr>
        <w:pStyle w:val="style0"/>
        <w:rPr>
          <w:rFonts w:ascii="Book Antiqua" w:cs="Book Antiqua" w:eastAsia="Book Antiqua" w:hAnsi="Book Antiqua"/>
          <w:color w:val="222222"/>
          <w:sz w:val="24"/>
          <w:szCs w:val="24"/>
        </w:rPr>
      </w:pPr>
    </w:p>
    <w:bookmarkStart w:id="20" w:name="_2p2a69687zw9" w:colFirst="0" w:colLast="0"/>
    <w:bookmarkEnd w:id="20"/>
    <w:p>
      <w:pPr>
        <w:pStyle w:val="style4"/>
        <w:rPr>
          <w:rFonts w:ascii="Book Antiqua" w:cs="Book Antiqua" w:eastAsia="Book Antiqua" w:hAnsi="Book Antiqua"/>
          <w:b/>
          <w:color w:val="000000"/>
          <w:sz w:val="24"/>
          <w:szCs w:val="24"/>
        </w:rPr>
      </w:pPr>
      <w:r w:rsidRPr="54DBE118">
        <w:rPr>
          <w:rFonts w:ascii="Book Antiqua" w:cs="Book Antiqua" w:eastAsia="Book Antiqua" w:hAnsi="Book Antiqua"/>
          <w:b/>
          <w:color w:val="000000"/>
          <w:sz w:val="24"/>
          <w:szCs w:val="24"/>
          <w:rPrChange w:id="3231" w:author="MUTILE WANYEE" w:date="2024-03-01T12:23:00Z">
            <w:rPr>
              <w:rFonts w:ascii="Book Antiqua" w:cs="Book Antiqua" w:eastAsia="Book Antiqua" w:hAnsi="Book Antiqua"/>
              <w:b/>
              <w:color w:val="000000"/>
              <w:sz w:val="24"/>
              <w:szCs w:val="24"/>
            </w:rPr>
          </w:rPrChange>
        </w:rPr>
        <w:t xml:space="preserve">6.1.2.3 Commission for University Education (CUE) </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B61056F6">
        <w:rPr>
          <w:rFonts w:ascii="Book Antiqua" w:cs="Book Antiqua" w:eastAsia="Book Antiqua" w:hAnsi="Book Antiqua"/>
          <w:color w:val="222222"/>
          <w:sz w:val="24"/>
          <w:szCs w:val="24"/>
          <w:rPrChange w:id="3232" w:author="MUTILE WANYEE" w:date="2024-03-01T12:23:00Z">
            <w:rPr>
              <w:rFonts w:ascii="Book Antiqua" w:cs="Book Antiqua" w:eastAsia="Book Antiqua" w:hAnsi="Book Antiqua"/>
              <w:color w:val="222222"/>
              <w:sz w:val="24"/>
              <w:szCs w:val="24"/>
            </w:rPr>
          </w:rPrChange>
        </w:rPr>
        <w:t xml:space="preserve">Established by an Act of Parliament, Universities Act, No. 42 of 2012, CUE, is the national regulator and quality assurance Agency of university education in Kenya. It achieves this through setting standards &amp; guidelines and monitoring compliance. The CUE is the national regulator responsible for accreditation of universities and programmes that offer health related programmes, among other programmes. CUE has published a list of accredited programmes available on the link </w:t>
      </w:r>
      <w:r>
        <w:rPr/>
        <w:fldChar w:fldCharType="begin"/>
      </w:r>
      <w:r>
        <w:instrText xml:space="preserve"> HYPERLINK "https://www.cue.or.ke/images/Programmes/Approved_Academic_Programmes_Offered_Universities_in_Kenya_December_2020-min.pdf" </w:instrText>
      </w:r>
      <w:r>
        <w:rPr/>
        <w:fldChar w:fldCharType="separate"/>
      </w:r>
      <w:r w:rsidRPr="5BAEA1AE">
        <w:rPr>
          <w:rFonts w:ascii="Book Antiqua" w:cs="Book Antiqua" w:eastAsia="Book Antiqua" w:hAnsi="Book Antiqua"/>
          <w:color w:val="1155cc"/>
          <w:sz w:val="24"/>
          <w:szCs w:val="24"/>
          <w:u w:val="single"/>
          <w:rPrChange w:id="3233" w:author="MUTILE WANYEE" w:date="2024-03-01T12:23:00Z">
            <w:rPr>
              <w:rFonts w:ascii="Book Antiqua" w:cs="Book Antiqua" w:eastAsia="Book Antiqua" w:hAnsi="Book Antiqua"/>
              <w:color w:val="1155cc"/>
              <w:sz w:val="24"/>
              <w:szCs w:val="24"/>
              <w:u w:val="single"/>
            </w:rPr>
          </w:rPrChange>
        </w:rPr>
        <w:t>academic programmes</w:t>
      </w:r>
      <w:r>
        <w:rPr/>
        <w:fldChar w:fldCharType="end"/>
      </w:r>
      <w:r w:rsidRPr="16E760D2">
        <w:rPr>
          <w:rFonts w:ascii="Book Antiqua" w:cs="Book Antiqua" w:eastAsia="Book Antiqua" w:hAnsi="Book Antiqua"/>
          <w:color w:val="222222"/>
          <w:sz w:val="24"/>
          <w:szCs w:val="24"/>
          <w:rPrChange w:id="3234" w:author="MUTILE WANYEE" w:date="2024-03-01T12:23:00Z">
            <w:rPr>
              <w:rFonts w:ascii="Book Antiqua" w:cs="Book Antiqua" w:eastAsia="Book Antiqua" w:hAnsi="Book Antiqua"/>
              <w:color w:val="222222"/>
              <w:sz w:val="24"/>
              <w:szCs w:val="24"/>
            </w:rPr>
          </w:rPrChange>
        </w:rPr>
        <w:t>.</w:t>
      </w:r>
    </w:p>
    <w:bookmarkStart w:id="21" w:name="_olqzvqz8t624" w:colFirst="0" w:colLast="0"/>
    <w:bookmarkEnd w:id="21"/>
    <w:p>
      <w:pPr>
        <w:pStyle w:val="style4"/>
        <w:rPr>
          <w:rFonts w:ascii="Book Antiqua" w:cs="Book Antiqua" w:eastAsia="Book Antiqua" w:hAnsi="Book Antiqua"/>
          <w:b/>
          <w:color w:val="000000"/>
          <w:sz w:val="24"/>
          <w:szCs w:val="24"/>
        </w:rPr>
      </w:pPr>
      <w:r w:rsidRPr="F12C2666">
        <w:rPr>
          <w:rFonts w:ascii="Book Antiqua" w:cs="Book Antiqua" w:eastAsia="Book Antiqua" w:hAnsi="Book Antiqua"/>
          <w:b/>
          <w:color w:val="000000"/>
          <w:sz w:val="24"/>
          <w:szCs w:val="24"/>
          <w:rPrChange w:id="3235" w:author="MUTILE WANYEE" w:date="2024-03-01T12:23:00Z">
            <w:rPr>
              <w:rFonts w:ascii="Book Antiqua" w:cs="Book Antiqua" w:eastAsia="Book Antiqua" w:hAnsi="Book Antiqua"/>
              <w:b/>
              <w:color w:val="000000"/>
              <w:sz w:val="24"/>
              <w:szCs w:val="24"/>
            </w:rPr>
          </w:rPrChange>
        </w:rPr>
        <w:t xml:space="preserve">6.1.2.4 Technical and Vocational Education and Training Authority (TVETA) </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AAA28614">
        <w:rPr>
          <w:rFonts w:ascii="Book Antiqua" w:cs="Book Antiqua" w:eastAsia="Book Antiqua" w:hAnsi="Book Antiqua"/>
          <w:color w:val="222222"/>
          <w:sz w:val="24"/>
          <w:szCs w:val="24"/>
          <w:rPrChange w:id="3236" w:author="MUTILE WANYEE" w:date="2024-03-01T12:23:00Z">
            <w:rPr>
              <w:rFonts w:ascii="Book Antiqua" w:cs="Book Antiqua" w:eastAsia="Book Antiqua" w:hAnsi="Book Antiqua"/>
              <w:color w:val="222222"/>
              <w:sz w:val="24"/>
              <w:szCs w:val="24"/>
            </w:rPr>
          </w:rPrChange>
        </w:rPr>
        <w:t>Technical and Vocational Education and Training Authority is a public corporate agency established under the Technical and Vocational Education and Training (TVET) Act No. 29 of 2013 to regulate and coordinate training in the country through licensing, registration and accreditation of programs, institutions and trainers. Section 7 of the Act, 2013 gives the powers and functions of the Authority to regulate and coordinate training; inspect, license and register and accredit training institutions; accredit and inspect programmes and courses; promote access and relevance of training programmes; determine the national technical and vocational training objectives; assure quality and relevance in programmes of training among other functions.</w:t>
      </w:r>
    </w:p>
    <w:bookmarkStart w:id="22" w:name="_fwvd1ysjdsp7" w:colFirst="0" w:colLast="0"/>
    <w:bookmarkEnd w:id="22"/>
    <w:p>
      <w:pPr>
        <w:pStyle w:val="style4"/>
        <w:rPr>
          <w:rFonts w:ascii="Book Antiqua" w:cs="Book Antiqua" w:eastAsia="Book Antiqua" w:hAnsi="Book Antiqua"/>
          <w:b/>
          <w:color w:val="000000"/>
          <w:sz w:val="24"/>
          <w:szCs w:val="24"/>
        </w:rPr>
      </w:pPr>
      <w:r w:rsidRPr="FF94AB0D">
        <w:rPr>
          <w:rFonts w:ascii="Book Antiqua" w:cs="Book Antiqua" w:eastAsia="Book Antiqua" w:hAnsi="Book Antiqua"/>
          <w:b/>
          <w:color w:val="000000"/>
          <w:sz w:val="24"/>
          <w:szCs w:val="24"/>
          <w:rPrChange w:id="3237" w:author="MUTILE WANYEE" w:date="2024-03-01T12:23:00Z">
            <w:rPr>
              <w:rFonts w:ascii="Book Antiqua" w:cs="Book Antiqua" w:eastAsia="Book Antiqua" w:hAnsi="Book Antiqua"/>
              <w:b/>
              <w:color w:val="000000"/>
              <w:sz w:val="24"/>
              <w:szCs w:val="24"/>
            </w:rPr>
          </w:rPrChange>
        </w:rPr>
        <w:t>6.1.2.5 Curriculum Development, Assessment and Certification Council (CDACC)</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FD3848AC">
        <w:rPr>
          <w:rFonts w:ascii="Book Antiqua" w:cs="Book Antiqua" w:eastAsia="Book Antiqua" w:hAnsi="Book Antiqua"/>
          <w:color w:val="222222"/>
          <w:sz w:val="24"/>
          <w:szCs w:val="24"/>
          <w:rPrChange w:id="3238" w:author="MUTILE WANYEE" w:date="2024-03-01T12:23:00Z">
            <w:rPr>
              <w:rFonts w:ascii="Book Antiqua" w:cs="Book Antiqua" w:eastAsia="Book Antiqua" w:hAnsi="Book Antiqua"/>
              <w:color w:val="222222"/>
              <w:sz w:val="24"/>
              <w:szCs w:val="24"/>
            </w:rPr>
          </w:rPrChange>
        </w:rPr>
        <w:t>The Curriculum Development, Assessment and Certification Council is mandated to undertake design and development of Curricula for the training institutions’ examination, assessment and competence certification; issue certificates to candidates who satisfy national TVET examination and competence assessment requirements; and investigate and determine cases involving indiscipline by candidates registered with it.</w:t>
      </w:r>
    </w:p>
    <w:bookmarkStart w:id="23" w:name="_biqv8l636ck5" w:colFirst="0" w:colLast="0"/>
    <w:bookmarkEnd w:id="23"/>
    <w:p>
      <w:pPr>
        <w:pStyle w:val="style4"/>
        <w:rPr>
          <w:rFonts w:ascii="Book Antiqua" w:cs="Book Antiqua" w:eastAsia="Book Antiqua" w:hAnsi="Book Antiqua"/>
          <w:b/>
          <w:color w:val="000000"/>
          <w:sz w:val="24"/>
          <w:szCs w:val="24"/>
        </w:rPr>
      </w:pPr>
      <w:r w:rsidRPr="4473E910">
        <w:rPr>
          <w:rFonts w:ascii="Book Antiqua" w:cs="Book Antiqua" w:eastAsia="Book Antiqua" w:hAnsi="Book Antiqua"/>
          <w:b/>
          <w:color w:val="000000"/>
          <w:sz w:val="24"/>
          <w:szCs w:val="24"/>
          <w:rPrChange w:id="3239" w:author="MUTILE WANYEE" w:date="2024-03-01T12:23:00Z">
            <w:rPr>
              <w:rFonts w:ascii="Book Antiqua" w:cs="Book Antiqua" w:eastAsia="Book Antiqua" w:hAnsi="Book Antiqua"/>
              <w:b/>
              <w:color w:val="000000"/>
              <w:sz w:val="24"/>
              <w:szCs w:val="24"/>
            </w:rPr>
          </w:rPrChange>
        </w:rPr>
        <w:t xml:space="preserve">6.1.2.6 Universities Funding Board </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9D24C012">
        <w:rPr>
          <w:rFonts w:ascii="Book Antiqua" w:cs="Book Antiqua" w:eastAsia="Book Antiqua" w:hAnsi="Book Antiqua"/>
          <w:color w:val="222222"/>
          <w:sz w:val="24"/>
          <w:szCs w:val="24"/>
          <w:rPrChange w:id="3240" w:author="MUTILE WANYEE" w:date="2024-03-01T12:23:00Z">
            <w:rPr>
              <w:rFonts w:ascii="Book Antiqua" w:cs="Book Antiqua" w:eastAsia="Book Antiqua" w:hAnsi="Book Antiqua"/>
              <w:color w:val="222222"/>
              <w:sz w:val="24"/>
              <w:szCs w:val="24"/>
            </w:rPr>
          </w:rPrChange>
        </w:rPr>
        <w:t>The Universities Fund was established under section 53 of the Universities Act, 2012 for financing Universities in Kenya. Apportion funds to universities in accordance with criteria established. Some of the functions of UFV that relate to health workforce education and training include, to:</w:t>
      </w:r>
    </w:p>
    <w:p>
      <w:pPr>
        <w:pStyle w:val="style0"/>
        <w:numPr>
          <w:ilvl w:val="1"/>
          <w:numId w:val="31"/>
        </w:numPr>
        <w:shd w:val="clear" w:color="auto" w:fill="ffffff"/>
        <w:spacing w:after="0" w:lineRule="auto" w:line="276"/>
        <w:ind w:left="1440" w:hanging="360"/>
        <w:jc w:val="both"/>
        <w:rPr>
          <w:rFonts w:ascii="Book Antiqua" w:cs="Book Antiqua" w:eastAsia="Book Antiqua" w:hAnsi="Book Antiqua"/>
          <w:color w:val="222222"/>
          <w:sz w:val="24"/>
          <w:szCs w:val="24"/>
        </w:rPr>
      </w:pPr>
      <w:r w:rsidRPr="87EFE534">
        <w:rPr>
          <w:rFonts w:ascii="Book Antiqua" w:cs="Book Antiqua" w:eastAsia="Book Antiqua" w:hAnsi="Book Antiqua"/>
          <w:color w:val="222222"/>
          <w:sz w:val="24"/>
          <w:szCs w:val="24"/>
          <w:rPrChange w:id="3241" w:author="MUTILE WANYEE" w:date="2024-03-01T12:23:00Z">
            <w:rPr>
              <w:rFonts w:ascii="Book Antiqua" w:cs="Book Antiqua" w:eastAsia="Book Antiqua" w:hAnsi="Book Antiqua"/>
              <w:color w:val="222222"/>
              <w:sz w:val="24"/>
              <w:szCs w:val="24"/>
            </w:rPr>
          </w:rPrChange>
        </w:rPr>
        <w:t>Mobilize and receive funds for purposes of the fund from the Government, donors and from other sources;</w:t>
      </w:r>
    </w:p>
    <w:p>
      <w:pPr>
        <w:pStyle w:val="style0"/>
        <w:numPr>
          <w:ilvl w:val="1"/>
          <w:numId w:val="31"/>
        </w:numPr>
        <w:shd w:val="clear" w:color="auto" w:fill="ffffff"/>
        <w:spacing w:after="0" w:lineRule="auto" w:line="276"/>
        <w:ind w:left="1440" w:hanging="360"/>
        <w:jc w:val="both"/>
        <w:rPr>
          <w:rFonts w:ascii="Book Antiqua" w:cs="Book Antiqua" w:eastAsia="Book Antiqua" w:hAnsi="Book Antiqua"/>
          <w:color w:val="222222"/>
          <w:sz w:val="24"/>
          <w:szCs w:val="24"/>
        </w:rPr>
      </w:pPr>
      <w:r w:rsidRPr="875B3702">
        <w:rPr>
          <w:rFonts w:ascii="Book Antiqua" w:cs="Book Antiqua" w:eastAsia="Book Antiqua" w:hAnsi="Book Antiqua"/>
          <w:color w:val="222222"/>
          <w:sz w:val="24"/>
          <w:szCs w:val="24"/>
          <w:rPrChange w:id="3242" w:author="MUTILE WANYEE" w:date="2024-03-01T12:23:00Z">
            <w:rPr>
              <w:rFonts w:ascii="Book Antiqua" w:cs="Book Antiqua" w:eastAsia="Book Antiqua" w:hAnsi="Book Antiqua"/>
              <w:color w:val="222222"/>
              <w:sz w:val="24"/>
              <w:szCs w:val="24"/>
            </w:rPr>
          </w:rPrChange>
        </w:rPr>
        <w:t>establish the maximum Differentiated unit Cost for the programmes offered, in consultation with the public universities;</w:t>
      </w:r>
    </w:p>
    <w:p>
      <w:pPr>
        <w:pStyle w:val="style0"/>
        <w:numPr>
          <w:ilvl w:val="1"/>
          <w:numId w:val="31"/>
        </w:numPr>
        <w:shd w:val="clear" w:color="auto" w:fill="ffffff"/>
        <w:spacing w:after="0" w:lineRule="auto" w:line="276"/>
        <w:ind w:left="1440" w:hanging="360"/>
        <w:jc w:val="both"/>
        <w:rPr>
          <w:rFonts w:ascii="Book Antiqua" w:cs="Book Antiqua" w:eastAsia="Book Antiqua" w:hAnsi="Book Antiqua"/>
          <w:color w:val="222222"/>
          <w:sz w:val="24"/>
          <w:szCs w:val="24"/>
        </w:rPr>
      </w:pPr>
      <w:r w:rsidRPr="475076F2">
        <w:rPr>
          <w:rFonts w:ascii="Book Antiqua" w:cs="Book Antiqua" w:eastAsia="Book Antiqua" w:hAnsi="Book Antiqua"/>
          <w:color w:val="222222"/>
          <w:sz w:val="24"/>
          <w:szCs w:val="24"/>
          <w:rPrChange w:id="3243" w:author="MUTILE WANYEE" w:date="2024-03-01T12:23:00Z">
            <w:rPr>
              <w:rFonts w:ascii="Book Antiqua" w:cs="Book Antiqua" w:eastAsia="Book Antiqua" w:hAnsi="Book Antiqua"/>
              <w:color w:val="222222"/>
              <w:sz w:val="24"/>
              <w:szCs w:val="24"/>
            </w:rPr>
          </w:rPrChange>
        </w:rPr>
        <w:t xml:space="preserve">Establish the minimum discipline differentiated remuneration for academic staff of universities; and </w:t>
      </w:r>
    </w:p>
    <w:p>
      <w:pPr>
        <w:pStyle w:val="style0"/>
        <w:numPr>
          <w:ilvl w:val="1"/>
          <w:numId w:val="31"/>
        </w:numPr>
        <w:shd w:val="clear" w:color="auto" w:fill="ffffff"/>
        <w:spacing w:after="0" w:lineRule="auto" w:line="276"/>
        <w:ind w:left="1440" w:hanging="360"/>
        <w:jc w:val="both"/>
        <w:rPr>
          <w:rFonts w:ascii="Book Antiqua" w:cs="Book Antiqua" w:eastAsia="Book Antiqua" w:hAnsi="Book Antiqua"/>
          <w:color w:val="222222"/>
          <w:sz w:val="24"/>
          <w:szCs w:val="24"/>
        </w:rPr>
      </w:pPr>
      <w:r w:rsidRPr="D3451271">
        <w:rPr>
          <w:rFonts w:ascii="Book Antiqua" w:cs="Book Antiqua" w:eastAsia="Book Antiqua" w:hAnsi="Book Antiqua"/>
          <w:color w:val="222222"/>
          <w:sz w:val="24"/>
          <w:szCs w:val="24"/>
          <w:rPrChange w:id="3244" w:author="MUTILE WANYEE" w:date="2024-03-01T12:23:00Z">
            <w:rPr>
              <w:rFonts w:ascii="Book Antiqua" w:cs="Book Antiqua" w:eastAsia="Book Antiqua" w:hAnsi="Book Antiqua"/>
              <w:color w:val="222222"/>
              <w:sz w:val="24"/>
              <w:szCs w:val="24"/>
            </w:rPr>
          </w:rPrChange>
        </w:rPr>
        <w:t xml:space="preserve">develop a transparent and a fair criterion for allocation of funds, in consultation with the Cabinet Secretary. </w:t>
      </w:r>
    </w:p>
    <w:p>
      <w:pPr>
        <w:pStyle w:val="style0"/>
        <w:shd w:val="clear" w:color="auto" w:fill="ffffff"/>
        <w:spacing w:after="0" w:lineRule="auto" w:line="276"/>
        <w:jc w:val="both"/>
        <w:rPr>
          <w:rFonts w:ascii="Book Antiqua" w:cs="Book Antiqua" w:eastAsia="Book Antiqua" w:hAnsi="Book Antiqua"/>
          <w:color w:val="222222"/>
          <w:sz w:val="24"/>
          <w:szCs w:val="24"/>
        </w:rPr>
      </w:pPr>
      <w:r w:rsidRPr="7AEB667F">
        <w:rPr>
          <w:rFonts w:ascii="Book Antiqua" w:cs="Book Antiqua" w:eastAsia="Book Antiqua" w:hAnsi="Book Antiqua"/>
          <w:color w:val="222222"/>
          <w:sz w:val="24"/>
          <w:szCs w:val="24"/>
          <w:rPrChange w:id="3245" w:author="MUTILE WANYEE" w:date="2024-03-01T12:23:00Z">
            <w:rPr>
              <w:rFonts w:ascii="Book Antiqua" w:cs="Book Antiqua" w:eastAsia="Book Antiqua" w:hAnsi="Book Antiqua"/>
              <w:color w:val="222222"/>
              <w:sz w:val="24"/>
              <w:szCs w:val="24"/>
            </w:rPr>
          </w:rPrChange>
        </w:rPr>
        <w:t xml:space="preserve">The UFB has established a </w:t>
      </w:r>
      <w:r>
        <w:rPr/>
        <w:fldChar w:fldCharType="begin"/>
      </w:r>
      <w:r>
        <w:instrText xml:space="preserve"> HYPERLINK "https://ufb.go.ke/download/maximum-differentiated-unit-cost/" </w:instrText>
      </w:r>
      <w:r>
        <w:rPr/>
        <w:fldChar w:fldCharType="separate"/>
      </w:r>
      <w:r w:rsidRPr="55704E36">
        <w:rPr>
          <w:rFonts w:ascii="Book Antiqua" w:cs="Book Antiqua" w:eastAsia="Book Antiqua" w:hAnsi="Book Antiqua"/>
          <w:color w:val="1155cc"/>
          <w:sz w:val="24"/>
          <w:szCs w:val="24"/>
          <w:u w:val="single"/>
          <w:rPrChange w:id="3246" w:author="MUTILE WANYEE" w:date="2024-03-01T12:23:00Z">
            <w:rPr>
              <w:rFonts w:ascii="Book Antiqua" w:cs="Book Antiqua" w:eastAsia="Book Antiqua" w:hAnsi="Book Antiqua"/>
              <w:color w:val="1155cc"/>
              <w:sz w:val="24"/>
              <w:szCs w:val="24"/>
              <w:u w:val="single"/>
            </w:rPr>
          </w:rPrChange>
        </w:rPr>
        <w:t>Maximum Differentiated Unit Cost – University Fund</w:t>
      </w:r>
      <w:r>
        <w:rPr/>
        <w:fldChar w:fldCharType="end"/>
      </w:r>
      <w:r w:rsidRPr="AB1519CD">
        <w:rPr>
          <w:rFonts w:ascii="Book Antiqua" w:cs="Book Antiqua" w:eastAsia="Book Antiqua" w:hAnsi="Book Antiqua"/>
          <w:color w:val="222222"/>
          <w:sz w:val="24"/>
          <w:szCs w:val="24"/>
          <w:rPrChange w:id="3247" w:author="MUTILE WANYEE" w:date="2024-03-01T12:23:00Z">
            <w:rPr>
              <w:rFonts w:ascii="Book Antiqua" w:cs="Book Antiqua" w:eastAsia="Book Antiqua" w:hAnsi="Book Antiqua"/>
              <w:color w:val="222222"/>
              <w:sz w:val="24"/>
              <w:szCs w:val="24"/>
            </w:rPr>
          </w:rPrChange>
        </w:rPr>
        <w:t xml:space="preserve"> as specified in the table, and a section extracted as follows</w:t>
      </w:r>
    </w:p>
    <w:p>
      <w:pPr>
        <w:pStyle w:val="style0"/>
        <w:shd w:val="clear" w:color="auto" w:fill="ffffff"/>
        <w:spacing w:after="0" w:lineRule="auto" w:line="276"/>
        <w:jc w:val="both"/>
        <w:rPr>
          <w:rFonts w:ascii="Times New Roman" w:cs="Times New Roman" w:eastAsia="Times New Roman" w:hAnsi="Times New Roman"/>
          <w:color w:val="222222"/>
          <w:sz w:val="23"/>
          <w:szCs w:val="23"/>
        </w:rPr>
      </w:pPr>
    </w:p>
    <w:tbl>
      <w:tblPr>
        <w:tblStyle w:val="style4111"/>
        <w:tblW w:w="927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55"/>
        <w:gridCol w:w="2505"/>
        <w:gridCol w:w="1170"/>
        <w:gridCol w:w="1005"/>
        <w:gridCol w:w="1275"/>
        <w:gridCol w:w="1110"/>
        <w:gridCol w:w="1350"/>
      </w:tblGrid>
      <w:tr>
        <w:trPr>
          <w:cantSplit w:val="false"/>
          <w:trHeight w:val="430" w:hRule="atLeast"/>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p>
        </w:tc>
        <w:tc>
          <w:tcPr>
            <w:tcW w:w="0" w:type="auto"/>
            <w:gridSpan w:val="5"/>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3F7AF5F7">
              <w:rPr>
                <w:rFonts w:ascii="Book Antiqua" w:cs="Book Antiqua" w:eastAsia="Book Antiqua" w:hAnsi="Book Antiqua"/>
                <w:color w:val="222222"/>
                <w:sz w:val="23"/>
                <w:szCs w:val="23"/>
                <w:rPrChange w:id="3248" w:author="MUTILE WANYEE" w:date="2024-03-01T12:23:00Z">
                  <w:rPr>
                    <w:rFonts w:ascii="Book Antiqua" w:cs="Book Antiqua" w:eastAsia="Book Antiqua" w:hAnsi="Book Antiqua"/>
                    <w:color w:val="222222"/>
                    <w:sz w:val="23"/>
                    <w:szCs w:val="23"/>
                  </w:rPr>
                </w:rPrChange>
              </w:rPr>
              <w:t>Maximum Differentiated Unit Cost in KES</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B657601">
              <w:rPr>
                <w:rFonts w:ascii="Book Antiqua" w:cs="Book Antiqua" w:eastAsia="Book Antiqua" w:hAnsi="Book Antiqua"/>
                <w:color w:val="222222"/>
                <w:sz w:val="23"/>
                <w:szCs w:val="23"/>
                <w:rPrChange w:id="3249" w:author="MUTILE WANYEE" w:date="2024-03-01T12:23:00Z">
                  <w:rPr>
                    <w:rFonts w:ascii="Book Antiqua" w:cs="Book Antiqua" w:eastAsia="Book Antiqua" w:hAnsi="Book Antiqua"/>
                    <w:color w:val="222222"/>
                    <w:sz w:val="23"/>
                    <w:szCs w:val="23"/>
                  </w:rPr>
                </w:rPrChange>
              </w:rPr>
              <w:t>No</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23D4559">
              <w:rPr>
                <w:rFonts w:ascii="Book Antiqua" w:cs="Book Antiqua" w:eastAsia="Book Antiqua" w:hAnsi="Book Antiqua"/>
                <w:color w:val="222222"/>
                <w:sz w:val="23"/>
                <w:szCs w:val="23"/>
                <w:rPrChange w:id="3250" w:author="MUTILE WANYEE" w:date="2024-03-01T12:23:00Z">
                  <w:rPr>
                    <w:rFonts w:ascii="Book Antiqua" w:cs="Book Antiqua" w:eastAsia="Book Antiqua" w:hAnsi="Book Antiqua"/>
                    <w:color w:val="222222"/>
                    <w:sz w:val="23"/>
                    <w:szCs w:val="23"/>
                  </w:rPr>
                </w:rPrChange>
              </w:rPr>
              <w:t>Subject Area</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B732A39">
              <w:rPr>
                <w:rFonts w:ascii="Book Antiqua" w:cs="Book Antiqua" w:eastAsia="Book Antiqua" w:hAnsi="Book Antiqua"/>
                <w:color w:val="222222"/>
                <w:sz w:val="23"/>
                <w:szCs w:val="23"/>
                <w:rPrChange w:id="3251" w:author="MUTILE WANYEE" w:date="2024-03-01T12:23:00Z">
                  <w:rPr>
                    <w:rFonts w:ascii="Book Antiqua" w:cs="Book Antiqua" w:eastAsia="Book Antiqua" w:hAnsi="Book Antiqua"/>
                    <w:color w:val="222222"/>
                    <w:sz w:val="23"/>
                    <w:szCs w:val="23"/>
                  </w:rPr>
                </w:rPrChange>
              </w:rPr>
              <w:t>Diploma</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078E988E">
              <w:rPr>
                <w:rFonts w:ascii="Book Antiqua" w:cs="Book Antiqua" w:eastAsia="Book Antiqua" w:hAnsi="Book Antiqua"/>
                <w:color w:val="222222"/>
                <w:sz w:val="23"/>
                <w:szCs w:val="23"/>
                <w:rPrChange w:id="3252" w:author="MUTILE WANYEE" w:date="2024-03-01T12:23:00Z">
                  <w:rPr>
                    <w:rFonts w:ascii="Book Antiqua" w:cs="Book Antiqua" w:eastAsia="Book Antiqua" w:hAnsi="Book Antiqua"/>
                    <w:color w:val="222222"/>
                    <w:sz w:val="23"/>
                    <w:szCs w:val="23"/>
                  </w:rPr>
                </w:rPrChange>
              </w:rPr>
              <w:t>BTech</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F31CD995">
              <w:rPr>
                <w:rFonts w:ascii="Book Antiqua" w:cs="Book Antiqua" w:eastAsia="Book Antiqua" w:hAnsi="Book Antiqua"/>
                <w:color w:val="222222"/>
                <w:sz w:val="23"/>
                <w:szCs w:val="23"/>
                <w:rPrChange w:id="3253" w:author="MUTILE WANYEE" w:date="2024-03-01T12:23:00Z">
                  <w:rPr>
                    <w:rFonts w:ascii="Book Antiqua" w:cs="Book Antiqua" w:eastAsia="Book Antiqua" w:hAnsi="Book Antiqua"/>
                    <w:color w:val="222222"/>
                    <w:sz w:val="23"/>
                    <w:szCs w:val="23"/>
                  </w:rPr>
                </w:rPrChange>
              </w:rPr>
              <w:t>Bachelors</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6F0D9EA9">
              <w:rPr>
                <w:rFonts w:ascii="Book Antiqua" w:cs="Book Antiqua" w:eastAsia="Book Antiqua" w:hAnsi="Book Antiqua"/>
                <w:color w:val="222222"/>
                <w:sz w:val="23"/>
                <w:szCs w:val="23"/>
                <w:rPrChange w:id="3254" w:author="MUTILE WANYEE" w:date="2024-03-01T12:23:00Z">
                  <w:rPr>
                    <w:rFonts w:ascii="Book Antiqua" w:cs="Book Antiqua" w:eastAsia="Book Antiqua" w:hAnsi="Book Antiqua"/>
                    <w:color w:val="222222"/>
                    <w:sz w:val="23"/>
                    <w:szCs w:val="23"/>
                  </w:rPr>
                </w:rPrChange>
              </w:rPr>
              <w:t>Master</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A79BDDDA">
              <w:rPr>
                <w:rFonts w:ascii="Book Antiqua" w:cs="Book Antiqua" w:eastAsia="Book Antiqua" w:hAnsi="Book Antiqua"/>
                <w:color w:val="222222"/>
                <w:sz w:val="23"/>
                <w:szCs w:val="23"/>
                <w:rPrChange w:id="3255" w:author="MUTILE WANYEE" w:date="2024-03-01T12:23:00Z">
                  <w:rPr>
                    <w:rFonts w:ascii="Book Antiqua" w:cs="Book Antiqua" w:eastAsia="Book Antiqua" w:hAnsi="Book Antiqua"/>
                    <w:color w:val="222222"/>
                    <w:sz w:val="23"/>
                    <w:szCs w:val="23"/>
                  </w:rPr>
                </w:rPrChange>
              </w:rPr>
              <w:t>Doctorate</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5730616B">
              <w:rPr>
                <w:rFonts w:ascii="Book Antiqua" w:cs="Book Antiqua" w:eastAsia="Book Antiqua" w:hAnsi="Book Antiqua"/>
                <w:color w:val="222222"/>
                <w:sz w:val="23"/>
                <w:szCs w:val="23"/>
                <w:rPrChange w:id="3256" w:author="MUTILE WANYEE" w:date="2024-03-01T12:23:00Z">
                  <w:rPr>
                    <w:rFonts w:ascii="Book Antiqua" w:cs="Book Antiqua" w:eastAsia="Book Antiqua" w:hAnsi="Book Antiqua"/>
                    <w:color w:val="222222"/>
                    <w:sz w:val="23"/>
                    <w:szCs w:val="23"/>
                  </w:rPr>
                </w:rPrChange>
              </w:rPr>
              <w:t>1</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E71C7133">
              <w:rPr>
                <w:rFonts w:ascii="Book Antiqua" w:cs="Book Antiqua" w:eastAsia="Book Antiqua" w:hAnsi="Book Antiqua"/>
                <w:color w:val="222222"/>
                <w:sz w:val="23"/>
                <w:szCs w:val="23"/>
                <w:rPrChange w:id="3257" w:author="MUTILE WANYEE" w:date="2024-03-01T12:23:00Z">
                  <w:rPr>
                    <w:rFonts w:ascii="Book Antiqua" w:cs="Book Antiqua" w:eastAsia="Book Antiqua" w:hAnsi="Book Antiqua"/>
                    <w:color w:val="222222"/>
                    <w:sz w:val="23"/>
                    <w:szCs w:val="23"/>
                  </w:rPr>
                </w:rPrChange>
              </w:rPr>
              <w:t xml:space="preserve">Medicine -Pre Clinical </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4C81425B">
              <w:rPr>
                <w:rFonts w:ascii="Book Antiqua" w:cs="Book Antiqua" w:eastAsia="Book Antiqua" w:hAnsi="Book Antiqua"/>
                <w:color w:val="222222"/>
                <w:sz w:val="23"/>
                <w:szCs w:val="23"/>
                <w:rPrChange w:id="3258" w:author="MUTILE WANYEE" w:date="2024-03-01T12:23:00Z">
                  <w:rPr>
                    <w:rFonts w:ascii="Book Antiqua" w:cs="Book Antiqua" w:eastAsia="Book Antiqua" w:hAnsi="Book Antiqua"/>
                    <w:color w:val="222222"/>
                    <w:sz w:val="23"/>
                    <w:szCs w:val="23"/>
                  </w:rPr>
                </w:rPrChange>
              </w:rPr>
              <w:t>216000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65F444D2">
              <w:rPr>
                <w:rFonts w:ascii="Book Antiqua" w:cs="Book Antiqua" w:eastAsia="Book Antiqua" w:hAnsi="Book Antiqua"/>
                <w:color w:val="222222"/>
                <w:sz w:val="23"/>
                <w:szCs w:val="23"/>
                <w:rPrChange w:id="3259" w:author="MUTILE WANYEE" w:date="2024-03-01T12:23:00Z">
                  <w:rPr>
                    <w:rFonts w:ascii="Book Antiqua" w:cs="Book Antiqua" w:eastAsia="Book Antiqua" w:hAnsi="Book Antiqua"/>
                    <w:color w:val="222222"/>
                    <w:sz w:val="23"/>
                    <w:szCs w:val="23"/>
                  </w:rPr>
                </w:rPrChange>
              </w:rPr>
              <w:t>324000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08421372">
              <w:rPr>
                <w:rFonts w:ascii="Book Antiqua" w:cs="Book Antiqua" w:eastAsia="Book Antiqua" w:hAnsi="Book Antiqua"/>
                <w:color w:val="222222"/>
                <w:sz w:val="23"/>
                <w:szCs w:val="23"/>
                <w:rPrChange w:id="3260" w:author="MUTILE WANYEE" w:date="2024-03-01T12:23:00Z">
                  <w:rPr>
                    <w:rFonts w:ascii="Book Antiqua" w:cs="Book Antiqua" w:eastAsia="Book Antiqua" w:hAnsi="Book Antiqua"/>
                    <w:color w:val="222222"/>
                    <w:sz w:val="23"/>
                    <w:szCs w:val="23"/>
                  </w:rPr>
                </w:rPrChange>
              </w:rPr>
              <w:t>360000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BFF4B384">
              <w:rPr>
                <w:rFonts w:ascii="Book Antiqua" w:cs="Book Antiqua" w:eastAsia="Book Antiqua" w:hAnsi="Book Antiqua"/>
                <w:color w:val="222222"/>
                <w:sz w:val="23"/>
                <w:szCs w:val="23"/>
                <w:rPrChange w:id="3261" w:author="MUTILE WANYEE" w:date="2024-03-01T12:23:00Z">
                  <w:rPr>
                    <w:rFonts w:ascii="Book Antiqua" w:cs="Book Antiqua" w:eastAsia="Book Antiqua" w:hAnsi="Book Antiqua"/>
                    <w:color w:val="222222"/>
                    <w:sz w:val="23"/>
                    <w:szCs w:val="23"/>
                  </w:rPr>
                </w:rPrChange>
              </w:rPr>
              <w:t>432000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D163819B">
              <w:rPr>
                <w:rFonts w:ascii="Book Antiqua" w:cs="Book Antiqua" w:eastAsia="Book Antiqua" w:hAnsi="Book Antiqua"/>
                <w:color w:val="222222"/>
                <w:sz w:val="23"/>
                <w:szCs w:val="23"/>
                <w:rPrChange w:id="3262" w:author="MUTILE WANYEE" w:date="2024-03-01T12:23:00Z">
                  <w:rPr>
                    <w:rFonts w:ascii="Book Antiqua" w:cs="Book Antiqua" w:eastAsia="Book Antiqua" w:hAnsi="Book Antiqua"/>
                    <w:color w:val="222222"/>
                    <w:sz w:val="23"/>
                    <w:szCs w:val="23"/>
                  </w:rPr>
                </w:rPrChange>
              </w:rPr>
              <w:t>480000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A072A76">
              <w:rPr>
                <w:rFonts w:ascii="Book Antiqua" w:cs="Book Antiqua" w:eastAsia="Book Antiqua" w:hAnsi="Book Antiqua"/>
                <w:color w:val="222222"/>
                <w:sz w:val="23"/>
                <w:szCs w:val="23"/>
                <w:rPrChange w:id="3263" w:author="MUTILE WANYEE" w:date="2024-03-01T12:23:00Z">
                  <w:rPr>
                    <w:rFonts w:ascii="Book Antiqua" w:cs="Book Antiqua" w:eastAsia="Book Antiqua" w:hAnsi="Book Antiqua"/>
                    <w:color w:val="222222"/>
                    <w:sz w:val="23"/>
                    <w:szCs w:val="23"/>
                  </w:rPr>
                </w:rPrChange>
              </w:rPr>
              <w:t>2</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58A531D8">
              <w:rPr>
                <w:rFonts w:ascii="Book Antiqua" w:cs="Book Antiqua" w:eastAsia="Book Antiqua" w:hAnsi="Book Antiqua"/>
                <w:color w:val="222222"/>
                <w:sz w:val="23"/>
                <w:szCs w:val="23"/>
                <w:rPrChange w:id="3264" w:author="MUTILE WANYEE" w:date="2024-03-01T12:23:00Z">
                  <w:rPr>
                    <w:rFonts w:ascii="Book Antiqua" w:cs="Book Antiqua" w:eastAsia="Book Antiqua" w:hAnsi="Book Antiqua"/>
                    <w:color w:val="222222"/>
                    <w:sz w:val="23"/>
                    <w:szCs w:val="23"/>
                  </w:rPr>
                </w:rPrChange>
              </w:rPr>
              <w:t>Medicine -Clinical</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2037DFB7">
              <w:rPr>
                <w:rFonts w:ascii="Book Antiqua" w:cs="Book Antiqua" w:eastAsia="Book Antiqua" w:hAnsi="Book Antiqua"/>
                <w:color w:val="222222"/>
                <w:sz w:val="23"/>
                <w:szCs w:val="23"/>
                <w:rPrChange w:id="3265" w:author="MUTILE WANYEE" w:date="2024-03-01T12:23:00Z">
                  <w:rPr>
                    <w:rFonts w:ascii="Book Antiqua" w:cs="Book Antiqua" w:eastAsia="Book Antiqua" w:hAnsi="Book Antiqua"/>
                    <w:color w:val="222222"/>
                    <w:sz w:val="23"/>
                    <w:szCs w:val="23"/>
                  </w:rPr>
                </w:rPrChange>
              </w:rPr>
              <w:t>432000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9C0C5D0">
              <w:rPr>
                <w:rFonts w:ascii="Book Antiqua" w:cs="Book Antiqua" w:eastAsia="Book Antiqua" w:hAnsi="Book Antiqua"/>
                <w:color w:val="222222"/>
                <w:sz w:val="23"/>
                <w:szCs w:val="23"/>
                <w:rPrChange w:id="3266" w:author="MUTILE WANYEE" w:date="2024-03-01T12:23:00Z">
                  <w:rPr>
                    <w:rFonts w:ascii="Book Antiqua" w:cs="Book Antiqua" w:eastAsia="Book Antiqua" w:hAnsi="Book Antiqua"/>
                    <w:color w:val="222222"/>
                    <w:sz w:val="23"/>
                    <w:szCs w:val="23"/>
                  </w:rPr>
                </w:rPrChange>
              </w:rPr>
              <w:t>588000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C6E7CD43">
              <w:rPr>
                <w:rFonts w:ascii="Book Antiqua" w:cs="Book Antiqua" w:eastAsia="Book Antiqua" w:hAnsi="Book Antiqua"/>
                <w:color w:val="222222"/>
                <w:sz w:val="23"/>
                <w:szCs w:val="23"/>
                <w:rPrChange w:id="3267" w:author="MUTILE WANYEE" w:date="2024-03-01T12:23:00Z">
                  <w:rPr>
                    <w:rFonts w:ascii="Book Antiqua" w:cs="Book Antiqua" w:eastAsia="Book Antiqua" w:hAnsi="Book Antiqua"/>
                    <w:color w:val="222222"/>
                    <w:sz w:val="23"/>
                    <w:szCs w:val="23"/>
                  </w:rPr>
                </w:rPrChange>
              </w:rPr>
              <w:t>720000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1C788B0A">
              <w:rPr>
                <w:rFonts w:ascii="Book Antiqua" w:cs="Book Antiqua" w:eastAsia="Book Antiqua" w:hAnsi="Book Antiqua"/>
                <w:color w:val="222222"/>
                <w:sz w:val="23"/>
                <w:szCs w:val="23"/>
                <w:rPrChange w:id="3268" w:author="MUTILE WANYEE" w:date="2024-03-01T12:23:00Z">
                  <w:rPr>
                    <w:rFonts w:ascii="Book Antiqua" w:cs="Book Antiqua" w:eastAsia="Book Antiqua" w:hAnsi="Book Antiqua"/>
                    <w:color w:val="222222"/>
                    <w:sz w:val="23"/>
                    <w:szCs w:val="23"/>
                  </w:rPr>
                </w:rPrChange>
              </w:rPr>
              <w:t>864000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55A6F895">
              <w:rPr>
                <w:rFonts w:ascii="Book Antiqua" w:cs="Book Antiqua" w:eastAsia="Book Antiqua" w:hAnsi="Book Antiqua"/>
                <w:color w:val="222222"/>
                <w:sz w:val="23"/>
                <w:szCs w:val="23"/>
                <w:rPrChange w:id="3269" w:author="MUTILE WANYEE" w:date="2024-03-01T12:23:00Z">
                  <w:rPr>
                    <w:rFonts w:ascii="Book Antiqua" w:cs="Book Antiqua" w:eastAsia="Book Antiqua" w:hAnsi="Book Antiqua"/>
                    <w:color w:val="222222"/>
                    <w:sz w:val="23"/>
                    <w:szCs w:val="23"/>
                  </w:rPr>
                </w:rPrChange>
              </w:rPr>
              <w:t>972000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F117024">
              <w:rPr>
                <w:rFonts w:ascii="Book Antiqua" w:cs="Book Antiqua" w:eastAsia="Book Antiqua" w:hAnsi="Book Antiqua"/>
                <w:color w:val="222222"/>
                <w:sz w:val="23"/>
                <w:szCs w:val="23"/>
                <w:rPrChange w:id="3270" w:author="MUTILE WANYEE" w:date="2024-03-01T12:23:00Z">
                  <w:rPr>
                    <w:rFonts w:ascii="Book Antiqua" w:cs="Book Antiqua" w:eastAsia="Book Antiqua" w:hAnsi="Book Antiqua"/>
                    <w:color w:val="222222"/>
                    <w:sz w:val="23"/>
                    <w:szCs w:val="23"/>
                  </w:rPr>
                </w:rPrChange>
              </w:rPr>
              <w:t>3</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3F3A212">
              <w:rPr>
                <w:rFonts w:ascii="Book Antiqua" w:cs="Book Antiqua" w:eastAsia="Book Antiqua" w:hAnsi="Book Antiqua"/>
                <w:color w:val="222222"/>
                <w:sz w:val="23"/>
                <w:szCs w:val="23"/>
                <w:rPrChange w:id="3271" w:author="MUTILE WANYEE" w:date="2024-03-01T12:23:00Z">
                  <w:rPr>
                    <w:rFonts w:ascii="Book Antiqua" w:cs="Book Antiqua" w:eastAsia="Book Antiqua" w:hAnsi="Book Antiqua"/>
                    <w:color w:val="222222"/>
                    <w:sz w:val="23"/>
                    <w:szCs w:val="23"/>
                  </w:rPr>
                </w:rPrChange>
              </w:rPr>
              <w:t>Dentistry -Pre-Clinical</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C5E90DCC">
              <w:rPr>
                <w:rFonts w:ascii="Book Antiqua" w:cs="Book Antiqua" w:eastAsia="Book Antiqua" w:hAnsi="Book Antiqua"/>
                <w:color w:val="222222"/>
                <w:sz w:val="23"/>
                <w:szCs w:val="23"/>
                <w:rPrChange w:id="3272" w:author="MUTILE WANYEE" w:date="2024-03-01T12:23:00Z">
                  <w:rPr>
                    <w:rFonts w:ascii="Book Antiqua" w:cs="Book Antiqua" w:eastAsia="Book Antiqua" w:hAnsi="Book Antiqua"/>
                    <w:color w:val="222222"/>
                    <w:sz w:val="23"/>
                    <w:szCs w:val="23"/>
                  </w:rPr>
                </w:rPrChange>
              </w:rPr>
              <w:t>216000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01CADCD3">
              <w:rPr>
                <w:rFonts w:ascii="Book Antiqua" w:cs="Book Antiqua" w:eastAsia="Book Antiqua" w:hAnsi="Book Antiqua"/>
                <w:color w:val="222222"/>
                <w:sz w:val="23"/>
                <w:szCs w:val="23"/>
                <w:rPrChange w:id="3273" w:author="MUTILE WANYEE" w:date="2024-03-01T12:23:00Z">
                  <w:rPr>
                    <w:rFonts w:ascii="Book Antiqua" w:cs="Book Antiqua" w:eastAsia="Book Antiqua" w:hAnsi="Book Antiqua"/>
                    <w:color w:val="222222"/>
                    <w:sz w:val="23"/>
                    <w:szCs w:val="23"/>
                  </w:rPr>
                </w:rPrChange>
              </w:rPr>
              <w:t>324000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D2B4AD43">
              <w:rPr>
                <w:rFonts w:ascii="Book Antiqua" w:cs="Book Antiqua" w:eastAsia="Book Antiqua" w:hAnsi="Book Antiqua"/>
                <w:color w:val="222222"/>
                <w:sz w:val="23"/>
                <w:szCs w:val="23"/>
                <w:rPrChange w:id="3274" w:author="MUTILE WANYEE" w:date="2024-03-01T12:23:00Z">
                  <w:rPr>
                    <w:rFonts w:ascii="Book Antiqua" w:cs="Book Antiqua" w:eastAsia="Book Antiqua" w:hAnsi="Book Antiqua"/>
                    <w:color w:val="222222"/>
                    <w:sz w:val="23"/>
                    <w:szCs w:val="23"/>
                  </w:rPr>
                </w:rPrChange>
              </w:rPr>
              <w:t>360000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1E10968B">
              <w:rPr>
                <w:rFonts w:ascii="Book Antiqua" w:cs="Book Antiqua" w:eastAsia="Book Antiqua" w:hAnsi="Book Antiqua"/>
                <w:color w:val="222222"/>
                <w:sz w:val="23"/>
                <w:szCs w:val="23"/>
                <w:rPrChange w:id="3275" w:author="MUTILE WANYEE" w:date="2024-03-01T12:23:00Z">
                  <w:rPr>
                    <w:rFonts w:ascii="Book Antiqua" w:cs="Book Antiqua" w:eastAsia="Book Antiqua" w:hAnsi="Book Antiqua"/>
                    <w:color w:val="222222"/>
                    <w:sz w:val="23"/>
                    <w:szCs w:val="23"/>
                  </w:rPr>
                </w:rPrChange>
              </w:rPr>
              <w:t>432000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C7584CA5">
              <w:rPr>
                <w:rFonts w:ascii="Book Antiqua" w:cs="Book Antiqua" w:eastAsia="Book Antiqua" w:hAnsi="Book Antiqua"/>
                <w:color w:val="222222"/>
                <w:sz w:val="23"/>
                <w:szCs w:val="23"/>
                <w:rPrChange w:id="3276" w:author="MUTILE WANYEE" w:date="2024-03-01T12:23:00Z">
                  <w:rPr>
                    <w:rFonts w:ascii="Book Antiqua" w:cs="Book Antiqua" w:eastAsia="Book Antiqua" w:hAnsi="Book Antiqua"/>
                    <w:color w:val="222222"/>
                    <w:sz w:val="23"/>
                    <w:szCs w:val="23"/>
                  </w:rPr>
                </w:rPrChange>
              </w:rPr>
              <w:t>480000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569610A6">
              <w:rPr>
                <w:rFonts w:ascii="Book Antiqua" w:cs="Book Antiqua" w:eastAsia="Book Antiqua" w:hAnsi="Book Antiqua"/>
                <w:color w:val="222222"/>
                <w:sz w:val="23"/>
                <w:szCs w:val="23"/>
                <w:rPrChange w:id="3277" w:author="MUTILE WANYEE" w:date="2024-03-01T12:23:00Z">
                  <w:rPr>
                    <w:rFonts w:ascii="Book Antiqua" w:cs="Book Antiqua" w:eastAsia="Book Antiqua" w:hAnsi="Book Antiqua"/>
                    <w:color w:val="222222"/>
                    <w:sz w:val="23"/>
                    <w:szCs w:val="23"/>
                  </w:rPr>
                </w:rPrChange>
              </w:rPr>
              <w:t>4</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65E4162">
              <w:rPr>
                <w:rFonts w:ascii="Book Antiqua" w:cs="Book Antiqua" w:eastAsia="Book Antiqua" w:hAnsi="Book Antiqua"/>
                <w:color w:val="222222"/>
                <w:sz w:val="23"/>
                <w:szCs w:val="23"/>
                <w:rPrChange w:id="3278" w:author="MUTILE WANYEE" w:date="2024-03-01T12:23:00Z">
                  <w:rPr>
                    <w:rFonts w:ascii="Book Antiqua" w:cs="Book Antiqua" w:eastAsia="Book Antiqua" w:hAnsi="Book Antiqua"/>
                    <w:color w:val="222222"/>
                    <w:sz w:val="23"/>
                    <w:szCs w:val="23"/>
                  </w:rPr>
                </w:rPrChange>
              </w:rPr>
              <w:t>Dentistry-Clinical</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CF6886D7">
              <w:rPr>
                <w:rFonts w:ascii="Book Antiqua" w:cs="Book Antiqua" w:eastAsia="Book Antiqua" w:hAnsi="Book Antiqua"/>
                <w:color w:val="222222"/>
                <w:sz w:val="23"/>
                <w:szCs w:val="23"/>
                <w:rPrChange w:id="3279" w:author="MUTILE WANYEE" w:date="2024-03-01T12:23:00Z">
                  <w:rPr>
                    <w:rFonts w:ascii="Book Antiqua" w:cs="Book Antiqua" w:eastAsia="Book Antiqua" w:hAnsi="Book Antiqua"/>
                    <w:color w:val="222222"/>
                    <w:sz w:val="23"/>
                    <w:szCs w:val="23"/>
                  </w:rPr>
                </w:rPrChange>
              </w:rPr>
              <w:t>432000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3DD537A">
              <w:rPr>
                <w:rFonts w:ascii="Book Antiqua" w:cs="Book Antiqua" w:eastAsia="Book Antiqua" w:hAnsi="Book Antiqua"/>
                <w:color w:val="222222"/>
                <w:sz w:val="23"/>
                <w:szCs w:val="23"/>
                <w:rPrChange w:id="3280" w:author="MUTILE WANYEE" w:date="2024-03-01T12:23:00Z">
                  <w:rPr>
                    <w:rFonts w:ascii="Book Antiqua" w:cs="Book Antiqua" w:eastAsia="Book Antiqua" w:hAnsi="Book Antiqua"/>
                    <w:color w:val="222222"/>
                    <w:sz w:val="23"/>
                    <w:szCs w:val="23"/>
                  </w:rPr>
                </w:rPrChange>
              </w:rPr>
              <w:t>588000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8610C9C">
              <w:rPr>
                <w:rFonts w:ascii="Book Antiqua" w:cs="Book Antiqua" w:eastAsia="Book Antiqua" w:hAnsi="Book Antiqua"/>
                <w:color w:val="222222"/>
                <w:sz w:val="23"/>
                <w:szCs w:val="23"/>
                <w:rPrChange w:id="3281" w:author="MUTILE WANYEE" w:date="2024-03-01T12:23:00Z">
                  <w:rPr>
                    <w:rFonts w:ascii="Book Antiqua" w:cs="Book Antiqua" w:eastAsia="Book Antiqua" w:hAnsi="Book Antiqua"/>
                    <w:color w:val="222222"/>
                    <w:sz w:val="23"/>
                    <w:szCs w:val="23"/>
                  </w:rPr>
                </w:rPrChange>
              </w:rPr>
              <w:t>720000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A6C69082">
              <w:rPr>
                <w:rFonts w:ascii="Book Antiqua" w:cs="Book Antiqua" w:eastAsia="Book Antiqua" w:hAnsi="Book Antiqua"/>
                <w:color w:val="222222"/>
                <w:sz w:val="23"/>
                <w:szCs w:val="23"/>
                <w:rPrChange w:id="3282" w:author="MUTILE WANYEE" w:date="2024-03-01T12:23:00Z">
                  <w:rPr>
                    <w:rFonts w:ascii="Book Antiqua" w:cs="Book Antiqua" w:eastAsia="Book Antiqua" w:hAnsi="Book Antiqua"/>
                    <w:color w:val="222222"/>
                    <w:sz w:val="23"/>
                    <w:szCs w:val="23"/>
                  </w:rPr>
                </w:rPrChange>
              </w:rPr>
              <w:t>864000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2A79DA99">
              <w:rPr>
                <w:rFonts w:ascii="Book Antiqua" w:cs="Book Antiqua" w:eastAsia="Book Antiqua" w:hAnsi="Book Antiqua"/>
                <w:color w:val="222222"/>
                <w:sz w:val="23"/>
                <w:szCs w:val="23"/>
                <w:rPrChange w:id="3283" w:author="MUTILE WANYEE" w:date="2024-03-01T12:23:00Z">
                  <w:rPr>
                    <w:rFonts w:ascii="Book Antiqua" w:cs="Book Antiqua" w:eastAsia="Book Antiqua" w:hAnsi="Book Antiqua"/>
                    <w:color w:val="222222"/>
                    <w:sz w:val="23"/>
                    <w:szCs w:val="23"/>
                  </w:rPr>
                </w:rPrChange>
              </w:rPr>
              <w:t>972000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AB4AB379">
              <w:rPr>
                <w:rFonts w:ascii="Book Antiqua" w:cs="Book Antiqua" w:eastAsia="Book Antiqua" w:hAnsi="Book Antiqua"/>
                <w:color w:val="222222"/>
                <w:sz w:val="23"/>
                <w:szCs w:val="23"/>
                <w:rPrChange w:id="3284" w:author="MUTILE WANYEE" w:date="2024-03-01T12:23:00Z">
                  <w:rPr>
                    <w:rFonts w:ascii="Book Antiqua" w:cs="Book Antiqua" w:eastAsia="Book Antiqua" w:hAnsi="Book Antiqua"/>
                    <w:color w:val="222222"/>
                    <w:sz w:val="23"/>
                    <w:szCs w:val="23"/>
                  </w:rPr>
                </w:rPrChange>
              </w:rPr>
              <w:t>5</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95C25AA">
              <w:rPr>
                <w:rFonts w:ascii="Book Antiqua" w:cs="Book Antiqua" w:eastAsia="Book Antiqua" w:hAnsi="Book Antiqua"/>
                <w:color w:val="222222"/>
                <w:sz w:val="23"/>
                <w:szCs w:val="23"/>
                <w:rPrChange w:id="3285" w:author="MUTILE WANYEE" w:date="2024-03-01T12:23:00Z">
                  <w:rPr>
                    <w:rFonts w:ascii="Book Antiqua" w:cs="Book Antiqua" w:eastAsia="Book Antiqua" w:hAnsi="Book Antiqua"/>
                    <w:color w:val="222222"/>
                    <w:sz w:val="23"/>
                    <w:szCs w:val="23"/>
                  </w:rPr>
                </w:rPrChange>
              </w:rPr>
              <w:t>Pharmacy-Pre-Clinical</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EC1C66F5">
              <w:rPr>
                <w:rFonts w:ascii="Book Antiqua" w:cs="Book Antiqua" w:eastAsia="Book Antiqua" w:hAnsi="Book Antiqua"/>
                <w:color w:val="222222"/>
                <w:sz w:val="23"/>
                <w:szCs w:val="23"/>
                <w:rPrChange w:id="3286" w:author="MUTILE WANYEE" w:date="2024-03-01T12:23:00Z">
                  <w:rPr>
                    <w:rFonts w:ascii="Book Antiqua" w:cs="Book Antiqua" w:eastAsia="Book Antiqua" w:hAnsi="Book Antiqua"/>
                    <w:color w:val="222222"/>
                    <w:sz w:val="23"/>
                    <w:szCs w:val="23"/>
                  </w:rPr>
                </w:rPrChange>
              </w:rPr>
              <w:t>216000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D6607D1E">
              <w:rPr>
                <w:rFonts w:ascii="Book Antiqua" w:cs="Book Antiqua" w:eastAsia="Book Antiqua" w:hAnsi="Book Antiqua"/>
                <w:color w:val="222222"/>
                <w:sz w:val="23"/>
                <w:szCs w:val="23"/>
                <w:rPrChange w:id="3287" w:author="MUTILE WANYEE" w:date="2024-03-01T12:23:00Z">
                  <w:rPr>
                    <w:rFonts w:ascii="Book Antiqua" w:cs="Book Antiqua" w:eastAsia="Book Antiqua" w:hAnsi="Book Antiqua"/>
                    <w:color w:val="222222"/>
                    <w:sz w:val="23"/>
                    <w:szCs w:val="23"/>
                  </w:rPr>
                </w:rPrChange>
              </w:rPr>
              <w:t>324000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8C2EE938">
              <w:rPr>
                <w:rFonts w:ascii="Book Antiqua" w:cs="Book Antiqua" w:eastAsia="Book Antiqua" w:hAnsi="Book Antiqua"/>
                <w:color w:val="222222"/>
                <w:sz w:val="23"/>
                <w:szCs w:val="23"/>
                <w:rPrChange w:id="3288" w:author="MUTILE WANYEE" w:date="2024-03-01T12:23:00Z">
                  <w:rPr>
                    <w:rFonts w:ascii="Book Antiqua" w:cs="Book Antiqua" w:eastAsia="Book Antiqua" w:hAnsi="Book Antiqua"/>
                    <w:color w:val="222222"/>
                    <w:sz w:val="23"/>
                    <w:szCs w:val="23"/>
                  </w:rPr>
                </w:rPrChange>
              </w:rPr>
              <w:t>324000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A0AF6281">
              <w:rPr>
                <w:rFonts w:ascii="Book Antiqua" w:cs="Book Antiqua" w:eastAsia="Book Antiqua" w:hAnsi="Book Antiqua"/>
                <w:color w:val="222222"/>
                <w:sz w:val="23"/>
                <w:szCs w:val="23"/>
                <w:rPrChange w:id="3289" w:author="MUTILE WANYEE" w:date="2024-03-01T12:23:00Z">
                  <w:rPr>
                    <w:rFonts w:ascii="Book Antiqua" w:cs="Book Antiqua" w:eastAsia="Book Antiqua" w:hAnsi="Book Antiqua"/>
                    <w:color w:val="222222"/>
                    <w:sz w:val="23"/>
                    <w:szCs w:val="23"/>
                  </w:rPr>
                </w:rPrChange>
              </w:rPr>
              <w:t>384000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DDAC4621">
              <w:rPr>
                <w:rFonts w:ascii="Book Antiqua" w:cs="Book Antiqua" w:eastAsia="Book Antiqua" w:hAnsi="Book Antiqua"/>
                <w:color w:val="222222"/>
                <w:sz w:val="23"/>
                <w:szCs w:val="23"/>
                <w:rPrChange w:id="3290" w:author="MUTILE WANYEE" w:date="2024-03-01T12:23:00Z">
                  <w:rPr>
                    <w:rFonts w:ascii="Book Antiqua" w:cs="Book Antiqua" w:eastAsia="Book Antiqua" w:hAnsi="Book Antiqua"/>
                    <w:color w:val="222222"/>
                    <w:sz w:val="23"/>
                    <w:szCs w:val="23"/>
                  </w:rPr>
                </w:rPrChange>
              </w:rPr>
              <w:t>432000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58B9A4D2">
              <w:rPr>
                <w:rFonts w:ascii="Book Antiqua" w:cs="Book Antiqua" w:eastAsia="Book Antiqua" w:hAnsi="Book Antiqua"/>
                <w:color w:val="222222"/>
                <w:sz w:val="23"/>
                <w:szCs w:val="23"/>
                <w:rPrChange w:id="3291" w:author="MUTILE WANYEE" w:date="2024-03-01T12:23:00Z">
                  <w:rPr>
                    <w:rFonts w:ascii="Book Antiqua" w:cs="Book Antiqua" w:eastAsia="Book Antiqua" w:hAnsi="Book Antiqua"/>
                    <w:color w:val="222222"/>
                    <w:sz w:val="23"/>
                    <w:szCs w:val="23"/>
                  </w:rPr>
                </w:rPrChange>
              </w:rPr>
              <w:t>6</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B5F2811D">
              <w:rPr>
                <w:rFonts w:ascii="Book Antiqua" w:cs="Book Antiqua" w:eastAsia="Book Antiqua" w:hAnsi="Book Antiqua"/>
                <w:color w:val="222222"/>
                <w:sz w:val="23"/>
                <w:szCs w:val="23"/>
                <w:rPrChange w:id="3292" w:author="MUTILE WANYEE" w:date="2024-03-01T12:23:00Z">
                  <w:rPr>
                    <w:rFonts w:ascii="Book Antiqua" w:cs="Book Antiqua" w:eastAsia="Book Antiqua" w:hAnsi="Book Antiqua"/>
                    <w:color w:val="222222"/>
                    <w:sz w:val="23"/>
                    <w:szCs w:val="23"/>
                  </w:rPr>
                </w:rPrChange>
              </w:rPr>
              <w:t>Pharmacy -Clinical</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2A31D224">
              <w:rPr>
                <w:rFonts w:ascii="Book Antiqua" w:cs="Book Antiqua" w:eastAsia="Book Antiqua" w:hAnsi="Book Antiqua"/>
                <w:color w:val="222222"/>
                <w:sz w:val="23"/>
                <w:szCs w:val="23"/>
                <w:rPrChange w:id="3293" w:author="MUTILE WANYEE" w:date="2024-03-01T12:23:00Z">
                  <w:rPr>
                    <w:rFonts w:ascii="Book Antiqua" w:cs="Book Antiqua" w:eastAsia="Book Antiqua" w:hAnsi="Book Antiqua"/>
                    <w:color w:val="222222"/>
                    <w:sz w:val="23"/>
                    <w:szCs w:val="23"/>
                  </w:rPr>
                </w:rPrChange>
              </w:rPr>
              <w:t>336000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63293983">
              <w:rPr>
                <w:rFonts w:ascii="Book Antiqua" w:cs="Book Antiqua" w:eastAsia="Book Antiqua" w:hAnsi="Book Antiqua"/>
                <w:color w:val="222222"/>
                <w:sz w:val="23"/>
                <w:szCs w:val="23"/>
                <w:rPrChange w:id="3294" w:author="MUTILE WANYEE" w:date="2024-03-01T12:23:00Z">
                  <w:rPr>
                    <w:rFonts w:ascii="Book Antiqua" w:cs="Book Antiqua" w:eastAsia="Book Antiqua" w:hAnsi="Book Antiqua"/>
                    <w:color w:val="222222"/>
                    <w:sz w:val="23"/>
                    <w:szCs w:val="23"/>
                  </w:rPr>
                </w:rPrChange>
              </w:rPr>
              <w:t>408000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28B81DF5">
              <w:rPr>
                <w:rFonts w:ascii="Book Antiqua" w:cs="Book Antiqua" w:eastAsia="Book Antiqua" w:hAnsi="Book Antiqua"/>
                <w:color w:val="222222"/>
                <w:sz w:val="23"/>
                <w:szCs w:val="23"/>
                <w:rPrChange w:id="3295" w:author="MUTILE WANYEE" w:date="2024-03-01T12:23:00Z">
                  <w:rPr>
                    <w:rFonts w:ascii="Book Antiqua" w:cs="Book Antiqua" w:eastAsia="Book Antiqua" w:hAnsi="Book Antiqua"/>
                    <w:color w:val="222222"/>
                    <w:sz w:val="23"/>
                    <w:szCs w:val="23"/>
                  </w:rPr>
                </w:rPrChange>
              </w:rPr>
              <w:t>504000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99899DFF">
              <w:rPr>
                <w:rFonts w:ascii="Book Antiqua" w:cs="Book Antiqua" w:eastAsia="Book Antiqua" w:hAnsi="Book Antiqua"/>
                <w:color w:val="222222"/>
                <w:sz w:val="23"/>
                <w:szCs w:val="23"/>
                <w:rPrChange w:id="3296" w:author="MUTILE WANYEE" w:date="2024-03-01T12:23:00Z">
                  <w:rPr>
                    <w:rFonts w:ascii="Book Antiqua" w:cs="Book Antiqua" w:eastAsia="Book Antiqua" w:hAnsi="Book Antiqua"/>
                    <w:color w:val="222222"/>
                    <w:sz w:val="23"/>
                    <w:szCs w:val="23"/>
                  </w:rPr>
                </w:rPrChange>
              </w:rPr>
              <w:t>600000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D82737BE">
              <w:rPr>
                <w:rFonts w:ascii="Book Antiqua" w:cs="Book Antiqua" w:eastAsia="Book Antiqua" w:hAnsi="Book Antiqua"/>
                <w:color w:val="222222"/>
                <w:sz w:val="23"/>
                <w:szCs w:val="23"/>
                <w:rPrChange w:id="3297" w:author="MUTILE WANYEE" w:date="2024-03-01T12:23:00Z">
                  <w:rPr>
                    <w:rFonts w:ascii="Book Antiqua" w:cs="Book Antiqua" w:eastAsia="Book Antiqua" w:hAnsi="Book Antiqua"/>
                    <w:color w:val="222222"/>
                    <w:sz w:val="23"/>
                    <w:szCs w:val="23"/>
                  </w:rPr>
                </w:rPrChange>
              </w:rPr>
              <w:t>672000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8A3F77F7">
              <w:rPr>
                <w:rFonts w:ascii="Book Antiqua" w:cs="Book Antiqua" w:eastAsia="Book Antiqua" w:hAnsi="Book Antiqua"/>
                <w:color w:val="222222"/>
                <w:sz w:val="23"/>
                <w:szCs w:val="23"/>
                <w:rPrChange w:id="3298" w:author="MUTILE WANYEE" w:date="2024-03-01T12:23:00Z">
                  <w:rPr>
                    <w:rFonts w:ascii="Book Antiqua" w:cs="Book Antiqua" w:eastAsia="Book Antiqua" w:hAnsi="Book Antiqua"/>
                    <w:color w:val="222222"/>
                    <w:sz w:val="23"/>
                    <w:szCs w:val="23"/>
                  </w:rPr>
                </w:rPrChange>
              </w:rPr>
              <w:t>7</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1"/>
                <w:szCs w:val="21"/>
              </w:rPr>
            </w:pPr>
            <w:r w:rsidRPr="FE260C8F">
              <w:rPr>
                <w:rFonts w:ascii="Book Antiqua" w:cs="Book Antiqua" w:eastAsia="Book Antiqua" w:hAnsi="Book Antiqua"/>
                <w:color w:val="222222"/>
                <w:sz w:val="21"/>
                <w:szCs w:val="21"/>
                <w:rPrChange w:id="3299" w:author="MUTILE WANYEE" w:date="2024-03-01T12:23:00Z">
                  <w:rPr>
                    <w:rFonts w:ascii="Book Antiqua" w:cs="Book Antiqua" w:eastAsia="Book Antiqua" w:hAnsi="Book Antiqua"/>
                    <w:color w:val="222222"/>
                    <w:sz w:val="21"/>
                    <w:szCs w:val="21"/>
                  </w:rPr>
                </w:rPrChange>
              </w:rPr>
              <w:t>Health Sciences, Food Science and Technology, Medical Laboratory science and Technology , Nursing, Clinical Medicine (B.Sc) SPorts science, Foods and Nutrition, Medical Psychology, Public Health, Community Health and Development</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1664C60D">
              <w:rPr>
                <w:rFonts w:ascii="Book Antiqua" w:cs="Book Antiqua" w:eastAsia="Book Antiqua" w:hAnsi="Book Antiqua"/>
                <w:color w:val="222222"/>
                <w:sz w:val="23"/>
                <w:szCs w:val="23"/>
                <w:rPrChange w:id="3300" w:author="MUTILE WANYEE" w:date="2024-03-01T12:23:00Z">
                  <w:rPr>
                    <w:rFonts w:ascii="Book Antiqua" w:cs="Book Antiqua" w:eastAsia="Book Antiqua" w:hAnsi="Book Antiqua"/>
                    <w:color w:val="222222"/>
                    <w:sz w:val="23"/>
                    <w:szCs w:val="23"/>
                  </w:rPr>
                </w:rPrChange>
              </w:rPr>
              <w:t>216000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D80C1FB0">
              <w:rPr>
                <w:rFonts w:ascii="Book Antiqua" w:cs="Book Antiqua" w:eastAsia="Book Antiqua" w:hAnsi="Book Antiqua"/>
                <w:color w:val="222222"/>
                <w:sz w:val="23"/>
                <w:szCs w:val="23"/>
                <w:rPrChange w:id="3301" w:author="MUTILE WANYEE" w:date="2024-03-01T12:23:00Z">
                  <w:rPr>
                    <w:rFonts w:ascii="Book Antiqua" w:cs="Book Antiqua" w:eastAsia="Book Antiqua" w:hAnsi="Book Antiqua"/>
                    <w:color w:val="222222"/>
                    <w:sz w:val="23"/>
                    <w:szCs w:val="23"/>
                  </w:rPr>
                </w:rPrChange>
              </w:rPr>
              <w:t>324000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2D95535">
              <w:rPr>
                <w:rFonts w:ascii="Book Antiqua" w:cs="Book Antiqua" w:eastAsia="Book Antiqua" w:hAnsi="Book Antiqua"/>
                <w:color w:val="222222"/>
                <w:sz w:val="23"/>
                <w:szCs w:val="23"/>
                <w:rPrChange w:id="3302" w:author="MUTILE WANYEE" w:date="2024-03-01T12:23:00Z">
                  <w:rPr>
                    <w:rFonts w:ascii="Book Antiqua" w:cs="Book Antiqua" w:eastAsia="Book Antiqua" w:hAnsi="Book Antiqua"/>
                    <w:color w:val="222222"/>
                    <w:sz w:val="23"/>
                    <w:szCs w:val="23"/>
                  </w:rPr>
                </w:rPrChange>
              </w:rPr>
              <w:t>324000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96C59A1">
              <w:rPr>
                <w:rFonts w:ascii="Book Antiqua" w:cs="Book Antiqua" w:eastAsia="Book Antiqua" w:hAnsi="Book Antiqua"/>
                <w:color w:val="222222"/>
                <w:sz w:val="23"/>
                <w:szCs w:val="23"/>
                <w:rPrChange w:id="3303" w:author="MUTILE WANYEE" w:date="2024-03-01T12:23:00Z">
                  <w:rPr>
                    <w:rFonts w:ascii="Book Antiqua" w:cs="Book Antiqua" w:eastAsia="Book Antiqua" w:hAnsi="Book Antiqua"/>
                    <w:color w:val="222222"/>
                    <w:sz w:val="23"/>
                    <w:szCs w:val="23"/>
                  </w:rPr>
                </w:rPrChange>
              </w:rPr>
              <w:t>384000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5A719EF">
              <w:rPr>
                <w:rFonts w:ascii="Book Antiqua" w:cs="Book Antiqua" w:eastAsia="Book Antiqua" w:hAnsi="Book Antiqua"/>
                <w:color w:val="222222"/>
                <w:sz w:val="23"/>
                <w:szCs w:val="23"/>
                <w:rPrChange w:id="3304" w:author="MUTILE WANYEE" w:date="2024-03-01T12:23:00Z">
                  <w:rPr>
                    <w:rFonts w:ascii="Book Antiqua" w:cs="Book Antiqua" w:eastAsia="Book Antiqua" w:hAnsi="Book Antiqua"/>
                    <w:color w:val="222222"/>
                    <w:sz w:val="23"/>
                    <w:szCs w:val="23"/>
                  </w:rPr>
                </w:rPrChange>
              </w:rPr>
              <w:t>432000</w:t>
            </w:r>
          </w:p>
        </w:tc>
      </w:tr>
      <w:tr>
        <w:tblPrEx/>
        <w:trPr>
          <w:cantSplit w:val="false"/>
          <w:tblHeader w:val="false"/>
          <w:jc w:val="left"/>
        </w:trPr>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1"/>
                <w:szCs w:val="21"/>
              </w:rPr>
            </w:pPr>
            <w:r w:rsidRPr="7B65B1EA">
              <w:rPr>
                <w:rFonts w:ascii="Book Antiqua" w:cs="Book Antiqua" w:eastAsia="Book Antiqua" w:hAnsi="Book Antiqua"/>
                <w:color w:val="222222"/>
                <w:sz w:val="21"/>
                <w:szCs w:val="21"/>
                <w:rPrChange w:id="3305" w:author="MUTILE WANYEE" w:date="2024-03-01T12:23:00Z">
                  <w:rPr>
                    <w:rFonts w:ascii="Book Antiqua" w:cs="Book Antiqua" w:eastAsia="Book Antiqua" w:hAnsi="Book Antiqua"/>
                    <w:color w:val="222222"/>
                    <w:sz w:val="21"/>
                    <w:szCs w:val="21"/>
                  </w:rPr>
                </w:rPrChange>
              </w:rPr>
              <w:t xml:space="preserve">Exercise and Sport Science, Biochemistry, Biotechnology, Biomedical sciences, Applied Microbiology, Applied and Technical Biology </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7403479E">
              <w:rPr>
                <w:rFonts w:ascii="Book Antiqua" w:cs="Book Antiqua" w:eastAsia="Book Antiqua" w:hAnsi="Book Antiqua"/>
                <w:color w:val="222222"/>
                <w:sz w:val="23"/>
                <w:szCs w:val="23"/>
                <w:rPrChange w:id="3306" w:author="MUTILE WANYEE" w:date="2024-03-01T12:23:00Z">
                  <w:rPr>
                    <w:rFonts w:ascii="Book Antiqua" w:cs="Book Antiqua" w:eastAsia="Book Antiqua" w:hAnsi="Book Antiqua"/>
                    <w:color w:val="222222"/>
                    <w:sz w:val="23"/>
                    <w:szCs w:val="23"/>
                  </w:rPr>
                </w:rPrChange>
              </w:rPr>
              <w:t>192000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FE873F9C">
              <w:rPr>
                <w:rFonts w:ascii="Book Antiqua" w:cs="Book Antiqua" w:eastAsia="Book Antiqua" w:hAnsi="Book Antiqua"/>
                <w:color w:val="222222"/>
                <w:sz w:val="23"/>
                <w:szCs w:val="23"/>
                <w:rPrChange w:id="3307" w:author="MUTILE WANYEE" w:date="2024-03-01T12:23:00Z">
                  <w:rPr>
                    <w:rFonts w:ascii="Book Antiqua" w:cs="Book Antiqua" w:eastAsia="Book Antiqua" w:hAnsi="Book Antiqua"/>
                    <w:color w:val="222222"/>
                    <w:sz w:val="23"/>
                    <w:szCs w:val="23"/>
                  </w:rPr>
                </w:rPrChange>
              </w:rPr>
              <w:t>288000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6D665A2A">
              <w:rPr>
                <w:rFonts w:ascii="Book Antiqua" w:cs="Book Antiqua" w:eastAsia="Book Antiqua" w:hAnsi="Book Antiqua"/>
                <w:color w:val="222222"/>
                <w:sz w:val="23"/>
                <w:szCs w:val="23"/>
                <w:rPrChange w:id="3308" w:author="MUTILE WANYEE" w:date="2024-03-01T12:23:00Z">
                  <w:rPr>
                    <w:rFonts w:ascii="Book Antiqua" w:cs="Book Antiqua" w:eastAsia="Book Antiqua" w:hAnsi="Book Antiqua"/>
                    <w:color w:val="222222"/>
                    <w:sz w:val="23"/>
                    <w:szCs w:val="23"/>
                  </w:rPr>
                </w:rPrChange>
              </w:rPr>
              <w:t>288000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CF0BD57B">
              <w:rPr>
                <w:rFonts w:ascii="Book Antiqua" w:cs="Book Antiqua" w:eastAsia="Book Antiqua" w:hAnsi="Book Antiqua"/>
                <w:color w:val="222222"/>
                <w:sz w:val="23"/>
                <w:szCs w:val="23"/>
                <w:rPrChange w:id="3309" w:author="MUTILE WANYEE" w:date="2024-03-01T12:23:00Z">
                  <w:rPr>
                    <w:rFonts w:ascii="Book Antiqua" w:cs="Book Antiqua" w:eastAsia="Book Antiqua" w:hAnsi="Book Antiqua"/>
                    <w:color w:val="222222"/>
                    <w:sz w:val="23"/>
                    <w:szCs w:val="23"/>
                  </w:rPr>
                </w:rPrChange>
              </w:rPr>
              <w:t>348000</w:t>
            </w:r>
          </w:p>
        </w:tc>
        <w:tc>
          <w:tcPr>
            <w:tcW w:w="0" w:type="auto"/>
            <w:tcBorders/>
            <w:shd w:val="clear" w:color="auto" w:fill="auto"/>
            <w:tcMar>
              <w:top w:w="100" w:type="dxa"/>
              <w:left w:w="100" w:type="dxa"/>
              <w:bottom w:w="100" w:type="dxa"/>
              <w:right w:w="100" w:type="dxa"/>
            </w:tcMar>
          </w:tcPr>
          <w:p>
            <w:pPr>
              <w:pStyle w:val="style0"/>
              <w:widowControl w:val="false"/>
              <w:spacing w:after="0" w:lineRule="auto" w:line="240"/>
              <w:rPr>
                <w:rFonts w:ascii="Book Antiqua" w:cs="Book Antiqua" w:eastAsia="Book Antiqua" w:hAnsi="Book Antiqua"/>
                <w:color w:val="222222"/>
                <w:sz w:val="23"/>
                <w:szCs w:val="23"/>
              </w:rPr>
            </w:pPr>
            <w:r w:rsidRPr="46E40638">
              <w:rPr>
                <w:rFonts w:ascii="Book Antiqua" w:cs="Book Antiqua" w:eastAsia="Book Antiqua" w:hAnsi="Book Antiqua"/>
                <w:color w:val="222222"/>
                <w:sz w:val="23"/>
                <w:szCs w:val="23"/>
                <w:rPrChange w:id="3310" w:author="MUTILE WANYEE" w:date="2024-03-01T12:23:00Z">
                  <w:rPr>
                    <w:rFonts w:ascii="Book Antiqua" w:cs="Book Antiqua" w:eastAsia="Book Antiqua" w:hAnsi="Book Antiqua"/>
                    <w:color w:val="222222"/>
                    <w:sz w:val="23"/>
                    <w:szCs w:val="23"/>
                  </w:rPr>
                </w:rPrChange>
              </w:rPr>
              <w:t>396000</w:t>
            </w:r>
          </w:p>
        </w:tc>
      </w:tr>
    </w:tbl>
    <w:p>
      <w:pPr>
        <w:pStyle w:val="style0"/>
        <w:shd w:val="clear" w:color="auto" w:fill="ffffff"/>
        <w:spacing w:after="0" w:lineRule="auto" w:line="276"/>
        <w:jc w:val="both"/>
        <w:rPr>
          <w:rFonts w:ascii="Book Antiqua" w:cs="Book Antiqua" w:eastAsia="Book Antiqua" w:hAnsi="Book Antiqua"/>
          <w:color w:val="222222"/>
          <w:sz w:val="23"/>
          <w:szCs w:val="23"/>
        </w:rPr>
      </w:pPr>
      <w:r w:rsidRPr="0F52AA16">
        <w:rPr>
          <w:rFonts w:ascii="Book Antiqua" w:cs="Book Antiqua" w:eastAsia="Book Antiqua" w:hAnsi="Book Antiqua"/>
          <w:color w:val="222222"/>
          <w:sz w:val="23"/>
          <w:szCs w:val="23"/>
          <w:rPrChange w:id="3311" w:author="MUTILE WANYEE" w:date="2024-03-01T12:23:00Z">
            <w:rPr>
              <w:rFonts w:ascii="Book Antiqua" w:cs="Book Antiqua" w:eastAsia="Book Antiqua" w:hAnsi="Book Antiqua"/>
              <w:color w:val="222222"/>
              <w:sz w:val="23"/>
              <w:szCs w:val="23"/>
            </w:rPr>
          </w:rPrChange>
        </w:rPr>
        <w:t>Source: UFB (2022)</w:t>
      </w:r>
    </w:p>
    <w:bookmarkStart w:id="24" w:name="_kikdi110tbab" w:colFirst="0" w:colLast="0"/>
    <w:bookmarkEnd w:id="24"/>
    <w:p>
      <w:pPr>
        <w:pStyle w:val="style4"/>
        <w:spacing w:before="0"/>
        <w:rPr>
          <w:rFonts w:ascii="Book Antiqua" w:cs="Book Antiqua" w:eastAsia="Book Antiqua" w:hAnsi="Book Antiqua"/>
          <w:b/>
          <w:color w:val="000000"/>
          <w:sz w:val="16"/>
          <w:szCs w:val="16"/>
        </w:rPr>
      </w:pPr>
    </w:p>
    <w:p>
      <w:pPr>
        <w:pStyle w:val="style4"/>
        <w:spacing w:before="0"/>
        <w:rPr>
          <w:rFonts w:ascii="Book Antiqua" w:cs="Book Antiqua" w:eastAsia="Book Antiqua" w:hAnsi="Book Antiqua"/>
          <w:b/>
          <w:color w:val="000000"/>
          <w:sz w:val="24"/>
          <w:szCs w:val="24"/>
        </w:rPr>
      </w:pPr>
      <w:r w:rsidRPr="831B5EC8">
        <w:rPr>
          <w:rFonts w:ascii="Book Antiqua" w:cs="Book Antiqua" w:eastAsia="Book Antiqua" w:hAnsi="Book Antiqua"/>
          <w:b/>
          <w:color w:val="000000"/>
          <w:sz w:val="24"/>
          <w:szCs w:val="24"/>
          <w:rPrChange w:id="3312" w:author="MUTILE WANYEE" w:date="2024-03-01T12:23:00Z">
            <w:rPr>
              <w:rFonts w:ascii="Book Antiqua" w:cs="Book Antiqua" w:eastAsia="Book Antiqua" w:hAnsi="Book Antiqua"/>
              <w:b/>
              <w:color w:val="000000"/>
              <w:sz w:val="24"/>
              <w:szCs w:val="24"/>
            </w:rPr>
          </w:rPrChange>
        </w:rPr>
        <w:t xml:space="preserve">6.1.2.6 Kenya National Qualifications Authority (KNQA) </w:t>
      </w:r>
    </w:p>
    <w:p>
      <w:pPr>
        <w:pStyle w:val="style0"/>
        <w:shd w:val="clear" w:color="auto" w:fill="ffffff"/>
        <w:spacing w:after="0" w:lineRule="auto" w:line="276"/>
        <w:jc w:val="both"/>
        <w:rPr>
          <w:rFonts w:ascii="Times New Roman" w:cs="Times New Roman" w:eastAsia="Times New Roman" w:hAnsi="Times New Roman"/>
          <w:color w:val="222222"/>
          <w:sz w:val="16"/>
          <w:szCs w:val="16"/>
        </w:rPr>
      </w:pPr>
    </w:p>
    <w:p>
      <w:pPr>
        <w:pStyle w:val="style0"/>
        <w:shd w:val="clear" w:color="auto" w:fill="ffffff"/>
        <w:spacing w:after="0" w:lineRule="auto" w:line="276"/>
        <w:jc w:val="both"/>
        <w:rPr>
          <w:rFonts w:ascii="Times New Roman" w:cs="Times New Roman" w:eastAsia="Times New Roman" w:hAnsi="Times New Roman"/>
          <w:color w:val="222222"/>
          <w:sz w:val="24"/>
          <w:szCs w:val="24"/>
        </w:rPr>
      </w:pPr>
      <w:r w:rsidRPr="13B9796A">
        <w:rPr>
          <w:rFonts w:ascii="Times New Roman" w:cs="Times New Roman" w:eastAsia="Times New Roman" w:hAnsi="Times New Roman"/>
          <w:color w:val="222222"/>
          <w:sz w:val="24"/>
          <w:szCs w:val="24"/>
          <w:rPrChange w:id="3313" w:author="MUTILE WANYEE" w:date="2024-03-01T12:23:00Z">
            <w:rPr>
              <w:rFonts w:ascii="Times New Roman" w:cs="Times New Roman" w:eastAsia="Times New Roman" w:hAnsi="Times New Roman"/>
              <w:color w:val="222222"/>
              <w:sz w:val="24"/>
              <w:szCs w:val="24"/>
            </w:rPr>
          </w:rPrChange>
        </w:rPr>
        <w:t>The Kenya National Qualifications Authority</w:t>
      </w:r>
      <w:r w:rsidRPr="F90A02F7">
        <w:rPr>
          <w:rFonts w:ascii="Times New Roman" w:cs="Times New Roman" w:eastAsia="Times New Roman" w:hAnsi="Times New Roman"/>
          <w:b/>
          <w:color w:val="222222"/>
          <w:sz w:val="24"/>
          <w:szCs w:val="24"/>
          <w:rPrChange w:id="3314" w:author="MUTILE WANYEE" w:date="2024-03-01T12:23:00Z">
            <w:rPr>
              <w:rFonts w:ascii="Times New Roman" w:cs="Times New Roman" w:eastAsia="Times New Roman" w:hAnsi="Times New Roman"/>
              <w:b/>
              <w:color w:val="222222"/>
              <w:sz w:val="24"/>
              <w:szCs w:val="24"/>
            </w:rPr>
          </w:rPrChange>
        </w:rPr>
        <w:t xml:space="preserve"> </w:t>
      </w:r>
      <w:r w:rsidRPr="C1105CBB">
        <w:rPr>
          <w:rFonts w:ascii="Times New Roman" w:cs="Times New Roman" w:eastAsia="Times New Roman" w:hAnsi="Times New Roman"/>
          <w:color w:val="222222"/>
          <w:sz w:val="24"/>
          <w:szCs w:val="24"/>
          <w:rPrChange w:id="3315" w:author="MUTILE WANYEE" w:date="2024-03-01T12:23:00Z">
            <w:rPr>
              <w:rFonts w:ascii="Times New Roman" w:cs="Times New Roman" w:eastAsia="Times New Roman" w:hAnsi="Times New Roman"/>
              <w:color w:val="222222"/>
              <w:sz w:val="24"/>
              <w:szCs w:val="24"/>
            </w:rPr>
          </w:rPrChange>
        </w:rPr>
        <w:t>was set up in 2015 to help coordinate and harmonize education, training, assessment and quality assurance of all qualifications awarded in the country; with the view to improving quality and international comparability. The Authority has developed and is implementing online applications and processing of Alignment and Validation of national and foreign qualifications. The system allows all applicants to create their own profile, upload documents and make payment using the online portal. This ensures that only Qualifications that meet standards set by the KNQA and have been validated to be Authentic and Genuine are admitted into the Kenya National Qualifications Database.</w:t>
      </w:r>
    </w:p>
    <w:p>
      <w:pPr>
        <w:pStyle w:val="style0"/>
        <w:shd w:val="clear" w:color="auto" w:fill="ffffff"/>
        <w:spacing w:after="0" w:lineRule="auto" w:line="276"/>
        <w:jc w:val="both"/>
        <w:rPr>
          <w:ins w:id="3316" w:author="MUTILE WANYEE" w:date="2024-03-06T15:07:00Z"/>
          <w:rFonts w:ascii="Book Antiqua" w:cs="Book Antiqua" w:eastAsia="Book Antiqua" w:hAnsi="Book Antiqua"/>
          <w:b/>
          <w:i/>
          <w:sz w:val="24"/>
          <w:szCs w:val="24"/>
          <w:rPrChange w:id="3317" w:author="MUTILE WANYEE" w:date="2024-03-01T12:23:00Z">
            <w:rPr>
              <w:rFonts w:ascii="Book Antiqua" w:cs="Book Antiqua" w:eastAsia="Book Antiqua" w:hAnsi="Book Antiqua"/>
              <w:b/>
              <w:i/>
              <w:sz w:val="24"/>
              <w:szCs w:val="24"/>
            </w:rPr>
          </w:rPrChange>
        </w:rPr>
      </w:pPr>
    </w:p>
    <w:p>
      <w:pPr>
        <w:pStyle w:val="style0"/>
        <w:shd w:val="clear" w:color="auto" w:fill="ffffff"/>
        <w:spacing w:after="0" w:lineRule="auto" w:line="276"/>
        <w:jc w:val="both"/>
        <w:rPr>
          <w:rFonts w:ascii="Book Antiqua" w:cs="Book Antiqua" w:eastAsia="Book Antiqua" w:hAnsi="Times New Roman"/>
          <w:b w:val="false"/>
          <w:i w:val="false"/>
          <w:color w:val="auto"/>
          <w:sz w:val="20"/>
          <w:szCs w:val="24"/>
          <w:shd w:val="clear" w:color="auto" w:fill="auto"/>
          <w:rPrChange w:id="3318" w:author="MUTILE WANYEE" w:date="2024-03-06T15:07:00Z">
            <w:rPr>
              <w:rFonts w:ascii="Book Antiqua" w:cs="Book Antiqua" w:eastAsia="Book Antiqua" w:hAnsi="Book Antiqua"/>
              <w:b/>
              <w:i/>
              <w:color w:val="222222"/>
              <w:sz w:val="24"/>
              <w:szCs w:val="24"/>
            </w:rPr>
          </w:rPrChange>
        </w:rPr>
        <w:pPrChange w:id="3319" w:author="MUTILE WANYEE" w:date="2024-03-06T15:07:00Z">
          <w:pPr>
            <w:pStyle w:val="style0"/>
            <w:shd w:val="clear" w:color="auto" w:fill="ffffff"/>
            <w:spacing w:after="240" w:lineRule="auto" w:line="276"/>
            <w:jc w:val="both"/>
          </w:pPr>
        </w:pPrChange>
      </w:pPr>
      <w:r w:rsidRPr="E238BFFB">
        <w:rPr>
          <w:rFonts w:ascii="Book Antiqua" w:cs="Book Antiqua" w:eastAsia="Book Antiqua" w:hAnsi="Book Antiqua"/>
          <w:b/>
          <w:i/>
          <w:sz w:val="24"/>
          <w:szCs w:val="24"/>
          <w:rPrChange w:id="3320" w:author="MUTILE WANYEE" w:date="2024-03-01T12:23:00Z">
            <w:rPr>
              <w:rFonts w:ascii="Book Antiqua" w:cs="Book Antiqua" w:eastAsia="Book Antiqua" w:hAnsi="Book Antiqua"/>
              <w:b/>
              <w:i/>
              <w:sz w:val="24"/>
              <w:szCs w:val="24"/>
            </w:rPr>
          </w:rPrChange>
        </w:rPr>
        <w:t>6.1.2.7 Kenya Universities and Colleges Central Placement Service</w:t>
      </w:r>
    </w:p>
    <w:p>
      <w:pPr>
        <w:pStyle w:val="style0"/>
        <w:shd w:val="clear" w:color="auto" w:fill="ffffff"/>
        <w:spacing w:after="240" w:lineRule="auto" w:line="276"/>
        <w:jc w:val="both"/>
        <w:rPr>
          <w:rFonts w:ascii="Book Antiqua" w:cs="Book Antiqua" w:eastAsia="Book Antiqua" w:hAnsi="Book Antiqua"/>
          <w:color w:val="222222"/>
          <w:sz w:val="24"/>
          <w:szCs w:val="24"/>
        </w:rPr>
      </w:pPr>
      <w:r w:rsidRPr="6E2CE8A4">
        <w:rPr>
          <w:rFonts w:ascii="Book Antiqua" w:cs="Book Antiqua" w:eastAsia="Book Antiqua" w:hAnsi="Book Antiqua"/>
          <w:color w:val="222222"/>
          <w:sz w:val="24"/>
          <w:szCs w:val="24"/>
          <w:rPrChange w:id="3321" w:author="MUTILE WANYEE" w:date="2024-03-01T12:23:00Z">
            <w:rPr>
              <w:rFonts w:ascii="Book Antiqua" w:cs="Book Antiqua" w:eastAsia="Book Antiqua" w:hAnsi="Book Antiqua"/>
              <w:color w:val="222222"/>
              <w:sz w:val="24"/>
              <w:szCs w:val="24"/>
            </w:rPr>
          </w:rPrChange>
        </w:rPr>
        <w:t>The Kenya Universities and Colleges Central Placement Service (KUCCPS) is a State Corporation that provides career guidance and selects students for admission to universities, national polytechnics, technical training institutes and other accredited higher learning institutions for Government of Kenya-sponsored programmes. KUCCPS was established to coordinate the placement of Government-sponsored students to Kenyan universities and colleges; develop and implement career guidance programmes; disseminate information on available programmes; and collect and retain data relating to university and college placement.</w:t>
      </w:r>
    </w:p>
    <w:p>
      <w:pPr>
        <w:pStyle w:val="style0"/>
        <w:shd w:val="clear" w:color="auto" w:fill="ffffff"/>
        <w:spacing w:after="240" w:lineRule="auto" w:line="276"/>
        <w:jc w:val="both"/>
        <w:rPr>
          <w:rFonts w:ascii="Book Antiqua" w:cs="Book Antiqua" w:eastAsia="Book Antiqua" w:hAnsi="Book Antiqua"/>
          <w:b/>
          <w:color w:val="222222"/>
          <w:sz w:val="24"/>
          <w:szCs w:val="24"/>
        </w:rPr>
      </w:pPr>
      <w:r w:rsidRPr="68A91E1F">
        <w:rPr>
          <w:rFonts w:ascii="Book Antiqua" w:cs="Book Antiqua" w:eastAsia="Book Antiqua" w:hAnsi="Book Antiqua"/>
          <w:color w:val="222222"/>
          <w:sz w:val="24"/>
          <w:szCs w:val="24"/>
          <w:rPrChange w:id="3322" w:author="MUTILE WANYEE" w:date="2024-03-01T12:23:00Z">
            <w:rPr>
              <w:rFonts w:ascii="Book Antiqua" w:cs="Book Antiqua" w:eastAsia="Book Antiqua" w:hAnsi="Book Antiqua"/>
              <w:color w:val="222222"/>
              <w:sz w:val="24"/>
              <w:szCs w:val="24"/>
            </w:rPr>
          </w:rPrChange>
        </w:rPr>
        <w:t xml:space="preserve">KUCCPS has a student portal that guides students for application of programmes under Cluster 13 for Medicine, Health, Veterinary Medicine and Related programmes at the level of Artisan, Certificate, Diploma and Degree level. The specific minimum entry requirement for each of the programmes are also provided and can be found in the following site: </w:t>
      </w:r>
      <w:r>
        <w:rPr/>
        <w:fldChar w:fldCharType="begin"/>
      </w:r>
      <w:r>
        <w:instrText xml:space="preserve"> HYPERLINK "https://statics.kuccps.net/uploads/globalFiles/DEGREE%20CLUSTER%20DOCUMENT-2022.pdf" </w:instrText>
      </w:r>
      <w:r>
        <w:rPr/>
        <w:fldChar w:fldCharType="separate"/>
      </w:r>
      <w:r w:rsidRPr="A07A775D">
        <w:rPr>
          <w:rFonts w:ascii="Book Antiqua" w:cs="Book Antiqua" w:eastAsia="Book Antiqua" w:hAnsi="Book Antiqua"/>
          <w:b/>
          <w:color w:val="0563c1"/>
          <w:sz w:val="24"/>
          <w:szCs w:val="24"/>
          <w:u w:val="single"/>
          <w:rPrChange w:id="3323" w:author="MUTILE WANYEE" w:date="2024-03-01T12:23:00Z">
            <w:rPr>
              <w:rFonts w:ascii="Book Antiqua" w:cs="Book Antiqua" w:eastAsia="Book Antiqua" w:hAnsi="Book Antiqua"/>
              <w:b/>
              <w:color w:val="0563c1"/>
              <w:sz w:val="24"/>
              <w:szCs w:val="24"/>
              <w:u w:val="single"/>
            </w:rPr>
          </w:rPrChange>
        </w:rPr>
        <w:t>https://statics.kuccps.net/uploads/globalFiles/DEGREE%20CLUSTER%20DOCUMENT-2022.pdf</w:t>
      </w:r>
      <w:r>
        <w:rPr/>
        <w:fldChar w:fldCharType="end"/>
      </w:r>
    </w:p>
    <w:p>
      <w:pPr>
        <w:pStyle w:val="style0"/>
        <w:shd w:val="clear" w:color="auto" w:fill="ffffff"/>
        <w:spacing w:after="240" w:lineRule="auto" w:line="276"/>
        <w:jc w:val="both"/>
        <w:rPr>
          <w:rFonts w:ascii="Book Antiqua" w:cs="Book Antiqua" w:eastAsia="Book Antiqua" w:hAnsi="Book Antiqua"/>
          <w:color w:val="222222"/>
          <w:sz w:val="24"/>
          <w:szCs w:val="24"/>
        </w:rPr>
      </w:pPr>
      <w:r w:rsidRPr="AEBE5167">
        <w:rPr>
          <w:rFonts w:ascii="Book Antiqua" w:cs="Book Antiqua" w:eastAsia="Book Antiqua" w:hAnsi="Book Antiqua"/>
          <w:color w:val="222222"/>
          <w:sz w:val="24"/>
          <w:szCs w:val="24"/>
          <w:rPrChange w:id="3324" w:author="MUTILE WANYEE" w:date="2024-03-01T12:23:00Z">
            <w:rPr>
              <w:rFonts w:ascii="Book Antiqua" w:cs="Book Antiqua" w:eastAsia="Book Antiqua" w:hAnsi="Book Antiqua"/>
              <w:color w:val="222222"/>
              <w:sz w:val="24"/>
              <w:szCs w:val="24"/>
            </w:rPr>
          </w:rPrChange>
        </w:rPr>
        <w:t xml:space="preserve">KUCCPS retains data on applications by students for placement to medical related programmes in the university and TVET sectors. Application data facilitate the computation of the ratio of applications for health workforce education and training to training places (NHWA 2-03), and hence establish the demand from the user perspective, for health education and training. </w:t>
      </w:r>
    </w:p>
    <w:bookmarkStart w:id="25" w:name="_vlb3t8237h5d" w:colFirst="0" w:colLast="0"/>
    <w:bookmarkEnd w:id="25"/>
    <w:p>
      <w:pPr>
        <w:pStyle w:val="style4"/>
        <w:jc w:val="both"/>
        <w:rPr>
          <w:rFonts w:ascii="Book Antiqua" w:cs="Book Antiqua" w:eastAsia="Book Antiqua" w:hAnsi="Book Antiqua"/>
          <w:b/>
          <w:color w:val="000000"/>
          <w:sz w:val="24"/>
          <w:szCs w:val="24"/>
        </w:rPr>
      </w:pPr>
      <w:r w:rsidRPr="01A1C3FA">
        <w:rPr>
          <w:rFonts w:ascii="Book Antiqua" w:cs="Book Antiqua" w:eastAsia="Book Antiqua" w:hAnsi="Book Antiqua"/>
          <w:b/>
          <w:color w:val="000000"/>
          <w:sz w:val="24"/>
          <w:szCs w:val="24"/>
          <w:rPrChange w:id="3325" w:author="MUTILE WANYEE" w:date="2024-03-01T12:23:00Z">
            <w:rPr>
              <w:rFonts w:ascii="Book Antiqua" w:cs="Book Antiqua" w:eastAsia="Book Antiqua" w:hAnsi="Book Antiqua"/>
              <w:b/>
              <w:color w:val="000000"/>
              <w:sz w:val="24"/>
              <w:szCs w:val="24"/>
            </w:rPr>
          </w:rPrChange>
        </w:rPr>
        <w:t xml:space="preserve">6.1.2.7 Higher Education Loans </w:t>
      </w:r>
      <w:del w:id="3326" w:author="MUTILE WANYEE" w:date="2024-03-06T15:08:00Z">
        <w:r w:rsidDel="447C00BF" w:rsidRPr="98E5FD74">
          <w:rPr>
            <w:rFonts w:ascii="Book Antiqua" w:cs="Book Antiqua" w:eastAsia="Book Antiqua" w:hAnsi="Book Antiqua"/>
            <w:b/>
            <w:color w:val="000000"/>
            <w:sz w:val="24"/>
            <w:szCs w:val="24"/>
            <w:rPrChange w:id="3327" w:author="MUTILE WANYEE" w:date="2024-03-01T12:23:00Z">
              <w:rPr>
                <w:rFonts w:ascii="Book Antiqua" w:cs="Book Antiqua" w:eastAsia="Book Antiqua" w:hAnsi="Book Antiqua"/>
                <w:b/>
                <w:color w:val="000000"/>
                <w:sz w:val="24"/>
                <w:szCs w:val="24"/>
              </w:rPr>
            </w:rPrChange>
          </w:rPr>
          <w:delText>Board .</w:delText>
        </w:r>
      </w:del>
      <w:ins w:id="3328" w:author="MUTILE WANYEE" w:date="2024-03-06T15:08:00Z">
        <w:r w:rsidR="CC21972C" w:rsidRPr="0FC7FC8D">
          <w:rPr>
            <w:rFonts w:ascii="Book Antiqua" w:cs="Book Antiqua" w:eastAsia="Book Antiqua" w:hAnsi="Book Antiqua"/>
            <w:b/>
            <w:color w:val="000000"/>
            <w:sz w:val="24"/>
            <w:szCs w:val="24"/>
            <w:rPrChange w:id="3329" w:author="MUTILE WANYEE" w:date="2024-03-01T12:23:00Z">
              <w:rPr>
                <w:rFonts w:ascii="Book Antiqua" w:cs="Book Antiqua" w:eastAsia="Book Antiqua" w:hAnsi="Book Antiqua"/>
                <w:b/>
                <w:color w:val="000000"/>
                <w:sz w:val="24"/>
                <w:szCs w:val="24"/>
              </w:rPr>
            </w:rPrChange>
          </w:rPr>
          <w:t>Board.</w:t>
        </w:r>
      </w:ins>
      <w:r w:rsidRPr="FAD253F1">
        <w:rPr>
          <w:rFonts w:ascii="Book Antiqua" w:cs="Book Antiqua" w:eastAsia="Book Antiqua" w:hAnsi="Book Antiqua"/>
          <w:b/>
          <w:color w:val="000000"/>
          <w:sz w:val="24"/>
          <w:szCs w:val="24"/>
          <w:rPrChange w:id="3330" w:author="MUTILE WANYEE" w:date="2024-03-01T12:23:00Z">
            <w:rPr>
              <w:rFonts w:ascii="Book Antiqua" w:cs="Book Antiqua" w:eastAsia="Book Antiqua" w:hAnsi="Book Antiqua"/>
              <w:b/>
              <w:color w:val="000000"/>
              <w:sz w:val="24"/>
              <w:szCs w:val="24"/>
            </w:rPr>
          </w:rPrChange>
        </w:rPr>
        <w:t xml:space="preserve"> </w:t>
      </w:r>
    </w:p>
    <w:p>
      <w:pPr>
        <w:pStyle w:val="style0"/>
        <w:shd w:val="clear" w:color="auto" w:fill="ffffff"/>
        <w:spacing w:after="0" w:lineRule="auto" w:line="276"/>
        <w:jc w:val="both"/>
        <w:rPr>
          <w:rFonts w:ascii="Book Antiqua" w:cs="Book Antiqua" w:eastAsia="Book Antiqua" w:hAnsi="Book Antiqua"/>
          <w:color w:val="4d5156"/>
          <w:sz w:val="24"/>
          <w:szCs w:val="24"/>
          <w:highlight w:val="white"/>
        </w:rPr>
      </w:pPr>
      <w:r w:rsidRPr="48D6B1A7">
        <w:rPr>
          <w:rFonts w:ascii="Book Antiqua" w:cs="Book Antiqua" w:eastAsia="Book Antiqua" w:hAnsi="Book Antiqua"/>
          <w:color w:val="222222"/>
          <w:sz w:val="24"/>
          <w:szCs w:val="24"/>
          <w:rPrChange w:id="3331" w:author="MUTILE WANYEE" w:date="2024-03-01T12:23:00Z">
            <w:rPr>
              <w:rFonts w:ascii="Book Antiqua" w:cs="Book Antiqua" w:eastAsia="Book Antiqua" w:hAnsi="Book Antiqua"/>
              <w:color w:val="222222"/>
              <w:sz w:val="24"/>
              <w:szCs w:val="24"/>
            </w:rPr>
          </w:rPrChange>
        </w:rPr>
        <w:t>The Higher Education Loans Board (HELB) is a statutory body established in July 1995 by an Act of Parliament 'Higher Education Loans Board Act' Cap 213A. Key among the responsibilities of the Board is sourcing funds, establishing, managing and awarding loans, bursaries and scholarships to Kenyans pursuing higher education in recognized institutions.</w:t>
      </w:r>
    </w:p>
    <w:bookmarkStart w:id="26" w:name="_b3411pbxo36d" w:colFirst="0" w:colLast="0"/>
    <w:bookmarkEnd w:id="26"/>
    <w:p>
      <w:pPr>
        <w:pStyle w:val="style4"/>
        <w:spacing w:before="0"/>
        <w:rPr>
          <w:rFonts w:ascii="Book Antiqua" w:cs="Book Antiqua" w:eastAsia="Book Antiqua" w:hAnsi="Book Antiqua"/>
          <w:b/>
          <w:color w:val="000000"/>
          <w:sz w:val="16"/>
          <w:szCs w:val="16"/>
        </w:rPr>
      </w:pPr>
    </w:p>
    <w:p>
      <w:pPr>
        <w:pStyle w:val="style4"/>
        <w:spacing w:before="0" w:lineRule="auto" w:line="276"/>
        <w:rPr>
          <w:rFonts w:ascii="Book Antiqua" w:cs="Book Antiqua" w:eastAsia="Book Antiqua" w:hAnsi="Book Antiqua"/>
          <w:b/>
          <w:color w:val="000000"/>
          <w:sz w:val="24"/>
          <w:szCs w:val="24"/>
        </w:rPr>
      </w:pPr>
      <w:r w:rsidRPr="B3B17C47">
        <w:rPr>
          <w:rFonts w:ascii="Book Antiqua" w:cs="Book Antiqua" w:eastAsia="Book Antiqua" w:hAnsi="Book Antiqua"/>
          <w:b/>
          <w:color w:val="000000"/>
          <w:sz w:val="24"/>
          <w:szCs w:val="24"/>
          <w:rPrChange w:id="3332" w:author="MUTILE WANYEE" w:date="2024-03-01T12:23:00Z">
            <w:rPr>
              <w:rFonts w:ascii="Book Antiqua" w:cs="Book Antiqua" w:eastAsia="Book Antiqua" w:hAnsi="Book Antiqua"/>
              <w:b/>
              <w:color w:val="000000"/>
              <w:sz w:val="24"/>
              <w:szCs w:val="24"/>
            </w:rPr>
          </w:rPrChange>
        </w:rPr>
        <w:t>3.1.2.8 Universities</w:t>
      </w:r>
    </w:p>
    <w:p>
      <w:pPr>
        <w:pStyle w:val="style0"/>
        <w:shd w:val="clear" w:color="auto" w:fill="ffffff"/>
        <w:spacing w:after="240" w:lineRule="auto" w:line="276"/>
        <w:jc w:val="both"/>
        <w:rPr>
          <w:rFonts w:ascii="Book Antiqua" w:cs="Book Antiqua" w:eastAsia="Book Antiqua" w:hAnsi="Book Antiqua"/>
          <w:color w:val="0000ff"/>
          <w:sz w:val="24"/>
          <w:szCs w:val="24"/>
        </w:rPr>
      </w:pPr>
      <w:r w:rsidRPr="C41289A8">
        <w:rPr>
          <w:rFonts w:ascii="Book Antiqua" w:cs="Book Antiqua" w:eastAsia="Book Antiqua" w:hAnsi="Book Antiqua"/>
          <w:color w:val="222222"/>
          <w:sz w:val="24"/>
          <w:szCs w:val="24"/>
          <w:rPrChange w:id="3333" w:author="MUTILE WANYEE" w:date="2024-03-01T12:23:00Z">
            <w:rPr>
              <w:rFonts w:ascii="Book Antiqua" w:cs="Book Antiqua" w:eastAsia="Book Antiqua" w:hAnsi="Book Antiqua"/>
              <w:color w:val="222222"/>
              <w:sz w:val="24"/>
              <w:szCs w:val="24"/>
            </w:rPr>
          </w:rPrChange>
        </w:rPr>
        <w:t>Universities play a critical role in the production of a health workforce. The placement is undertaken by the KUCCPS, with funding support from UFB and HELB. The training programmes are accredited by CUE, after an initial approval by the relevant professional body</w:t>
      </w:r>
      <w:r w:rsidRPr="3ECFD1E3">
        <w:rPr>
          <w:rFonts w:ascii="Book Antiqua" w:cs="Book Antiqua" w:eastAsia="Book Antiqua" w:hAnsi="Book Antiqua"/>
          <w:color w:val="4d5156"/>
          <w:sz w:val="24"/>
          <w:szCs w:val="24"/>
          <w:highlight w:val="white"/>
          <w:rPrChange w:id="3334" w:author="MUTILE WANYEE" w:date="2024-03-01T12:23:00Z">
            <w:rPr>
              <w:rFonts w:ascii="Book Antiqua" w:cs="Book Antiqua" w:eastAsia="Book Antiqua" w:hAnsi="Book Antiqua"/>
              <w:color w:val="4d5156"/>
              <w:sz w:val="24"/>
              <w:szCs w:val="24"/>
              <w:highlight w:val="white"/>
            </w:rPr>
          </w:rPrChange>
        </w:rPr>
        <w:t xml:space="preserve">. </w:t>
      </w:r>
    </w:p>
    <w:bookmarkStart w:id="27" w:name="_488bhbeaw3uj" w:colFirst="0" w:colLast="0"/>
    <w:bookmarkEnd w:id="27"/>
    <w:p>
      <w:pPr>
        <w:pStyle w:val="style2"/>
        <w:spacing w:lineRule="auto" w:line="276"/>
        <w:jc w:val="both"/>
        <w:rPr>
          <w:rFonts w:ascii="Book Antiqua" w:cs="Book Antiqua" w:eastAsia="Book Antiqua" w:hAnsi="Book Antiqua"/>
          <w:b/>
          <w:color w:val="000000"/>
          <w:sz w:val="24"/>
          <w:szCs w:val="24"/>
        </w:rPr>
      </w:pPr>
      <w:r w:rsidRPr="099E7F80">
        <w:rPr>
          <w:rFonts w:ascii="Book Antiqua" w:cs="Book Antiqua" w:eastAsia="Book Antiqua" w:hAnsi="Book Antiqua"/>
          <w:b/>
          <w:color w:val="000000"/>
          <w:sz w:val="24"/>
          <w:szCs w:val="24"/>
          <w:rPrChange w:id="3335" w:author="MUTILE WANYEE" w:date="2024-03-01T12:23:00Z">
            <w:rPr>
              <w:rFonts w:ascii="Book Antiqua" w:cs="Book Antiqua" w:eastAsia="Book Antiqua" w:hAnsi="Book Antiqua"/>
              <w:b/>
              <w:color w:val="000000"/>
              <w:sz w:val="24"/>
              <w:szCs w:val="24"/>
            </w:rPr>
          </w:rPrChange>
        </w:rPr>
        <w:t>3.2 Accreditation of health workforce education and training</w:t>
      </w:r>
    </w:p>
    <w:p>
      <w:pPr>
        <w:pStyle w:val="style0"/>
        <w:spacing w:after="0"/>
        <w:rPr>
          <w:sz w:val="16"/>
          <w:szCs w:val="16"/>
        </w:rPr>
      </w:pPr>
    </w:p>
    <w:bookmarkStart w:id="28" w:name="_2acdscrbn72t" w:colFirst="0" w:colLast="0"/>
    <w:bookmarkEnd w:id="28"/>
    <w:p>
      <w:pPr>
        <w:pStyle w:val="style3"/>
        <w:spacing w:lineRule="auto" w:line="276"/>
        <w:rPr>
          <w:rFonts w:ascii="Book Antiqua" w:cs="Book Antiqua" w:eastAsia="Book Antiqua" w:hAnsi="Book Antiqua"/>
          <w:b/>
          <w:i/>
          <w:color w:val="000000"/>
        </w:rPr>
      </w:pPr>
      <w:r w:rsidRPr="A97E96E1">
        <w:rPr>
          <w:rFonts w:ascii="Book Antiqua" w:cs="Book Antiqua" w:eastAsia="Book Antiqua" w:hAnsi="Book Antiqua"/>
          <w:b/>
          <w:i/>
          <w:color w:val="000000"/>
          <w:rPrChange w:id="3336" w:author="MUTILE WANYEE" w:date="2024-03-01T12:23:00Z">
            <w:rPr>
              <w:rFonts w:ascii="Book Antiqua" w:cs="Book Antiqua" w:eastAsia="Book Antiqua" w:hAnsi="Book Antiqua"/>
              <w:b/>
              <w:i/>
              <w:color w:val="000000"/>
            </w:rPr>
          </w:rPrChange>
        </w:rPr>
        <w:t>3.2.1 Accreditation of health workforce education and training institutions </w:t>
      </w:r>
    </w:p>
    <w:p>
      <w:pPr>
        <w:pStyle w:val="style0"/>
        <w:spacing w:lineRule="auto" w:line="276"/>
        <w:jc w:val="both"/>
        <w:rPr>
          <w:rFonts w:ascii="Book Antiqua" w:cs="Book Antiqua" w:eastAsia="Book Antiqua" w:hAnsi="Book Antiqua"/>
          <w:color w:val="000000"/>
          <w:sz w:val="24"/>
          <w:szCs w:val="24"/>
        </w:rPr>
      </w:pPr>
      <w:r w:rsidRPr="E96BEC5C">
        <w:rPr>
          <w:rFonts w:ascii="Book Antiqua" w:cs="Book Antiqua" w:eastAsia="Book Antiqua" w:hAnsi="Book Antiqua"/>
          <w:color w:val="000000"/>
          <w:sz w:val="24"/>
          <w:szCs w:val="24"/>
          <w:rPrChange w:id="3337" w:author="MUTILE WANYEE" w:date="2024-03-01T12:23:00Z">
            <w:rPr>
              <w:rFonts w:ascii="Book Antiqua" w:cs="Book Antiqua" w:eastAsia="Book Antiqua" w:hAnsi="Book Antiqua"/>
              <w:color w:val="000000"/>
              <w:sz w:val="24"/>
              <w:szCs w:val="24"/>
            </w:rPr>
          </w:rPrChange>
        </w:rPr>
        <w:t xml:space="preserve">The </w:t>
      </w:r>
      <w:r w:rsidRPr="7FAF2ECF">
        <w:rPr>
          <w:rFonts w:ascii="Book Antiqua" w:cs="Book Antiqua" w:eastAsia="Book Antiqua" w:hAnsi="Book Antiqua"/>
          <w:sz w:val="24"/>
          <w:szCs w:val="24"/>
          <w:rPrChange w:id="3338" w:author="MUTILE WANYEE" w:date="2024-03-01T12:23:00Z">
            <w:rPr>
              <w:rFonts w:ascii="Book Antiqua" w:cs="Book Antiqua" w:eastAsia="Book Antiqua" w:hAnsi="Book Antiqua"/>
              <w:sz w:val="24"/>
              <w:szCs w:val="24"/>
            </w:rPr>
          </w:rPrChange>
        </w:rPr>
        <w:t xml:space="preserve">accreditation </w:t>
      </w:r>
      <w:r w:rsidRPr="EE907E87">
        <w:rPr>
          <w:rFonts w:ascii="Book Antiqua" w:cs="Book Antiqua" w:eastAsia="Book Antiqua" w:hAnsi="Book Antiqua"/>
          <w:color w:val="000000"/>
          <w:sz w:val="24"/>
          <w:szCs w:val="24"/>
          <w:rPrChange w:id="3339" w:author="MUTILE WANYEE" w:date="2024-03-01T12:23:00Z">
            <w:rPr>
              <w:rFonts w:ascii="Book Antiqua" w:cs="Book Antiqua" w:eastAsia="Book Antiqua" w:hAnsi="Book Antiqua"/>
              <w:color w:val="000000"/>
              <w:sz w:val="24"/>
              <w:szCs w:val="24"/>
            </w:rPr>
          </w:rPrChange>
        </w:rPr>
        <w:t>of education and training of the Health Workforce Education Sector is under the purview of legally established regulatory bodies. University education is regulated by the Commission for University Education, while the Technical and Vocational Education and Training Authority (TVETA) regulates the TVET sector.  Institutions under the Ministry of Health have the Kenya Health Professions Oversight Authority (KHPOA). </w:t>
      </w:r>
    </w:p>
    <w:p>
      <w:pPr>
        <w:pStyle w:val="style0"/>
        <w:spacing w:lineRule="auto" w:line="276"/>
        <w:jc w:val="both"/>
        <w:rPr>
          <w:rFonts w:ascii="Times New Roman" w:cs="Times New Roman" w:eastAsia="Times New Roman" w:hAnsi="Times New Roman"/>
          <w:color w:val="000000"/>
          <w:sz w:val="24"/>
          <w:szCs w:val="24"/>
        </w:rPr>
      </w:pPr>
      <w:r w:rsidRPr="7B82A5E5">
        <w:rPr>
          <w:rFonts w:ascii="Times New Roman" w:cs="Times New Roman" w:eastAsia="Times New Roman" w:hAnsi="Times New Roman"/>
          <w:sz w:val="24"/>
          <w:szCs w:val="24"/>
          <w:rPrChange w:id="3340" w:author="MUTILE WANYEE" w:date="2024-03-01T12:23:00Z">
            <w:rPr>
              <w:rFonts w:ascii="Times New Roman" w:cs="Times New Roman" w:eastAsia="Times New Roman" w:hAnsi="Times New Roman"/>
              <w:sz w:val="24"/>
              <w:szCs w:val="24"/>
            </w:rPr>
          </w:rPrChange>
        </w:rPr>
        <w:t xml:space="preserve">Accreditation of health-related university programmes requires initial approval of the programme and facilities by the relevant professional body, before accreditation by CUE. </w:t>
      </w:r>
      <w:r w:rsidRPr="E5499F82">
        <w:rPr>
          <w:rFonts w:ascii="Times New Roman" w:cs="Times New Roman" w:eastAsia="Times New Roman" w:hAnsi="Times New Roman"/>
          <w:color w:val="000000"/>
          <w:sz w:val="24"/>
          <w:szCs w:val="24"/>
          <w:rPrChange w:id="3341" w:author="MUTILE WANYEE" w:date="2024-03-01T12:23:00Z">
            <w:rPr>
              <w:rFonts w:ascii="Times New Roman" w:cs="Times New Roman" w:eastAsia="Times New Roman" w:hAnsi="Times New Roman"/>
              <w:color w:val="000000"/>
              <w:sz w:val="24"/>
              <w:szCs w:val="24"/>
            </w:rPr>
          </w:rPrChange>
        </w:rPr>
        <w:t xml:space="preserve">The list of accredited institutions authorized to offer medical related programmes are listed in the respective websites of the three bodies. For Universities </w:t>
      </w:r>
      <w:r>
        <w:rPr/>
        <w:fldChar w:fldCharType="begin"/>
      </w:r>
      <w:r>
        <w:instrText xml:space="preserve"> HYPERLINK "https://www.cue.or.ke/index.php?option=com_phocadownload&amp;view=category&amp;id=6&amp;Itemid=492" </w:instrText>
      </w:r>
      <w:r>
        <w:rPr/>
        <w:fldChar w:fldCharType="separate"/>
      </w:r>
      <w:r w:rsidRPr="025C62B4">
        <w:rPr>
          <w:rFonts w:ascii="Times New Roman" w:cs="Times New Roman" w:eastAsia="Times New Roman" w:hAnsi="Times New Roman"/>
          <w:color w:val="1155cc"/>
          <w:sz w:val="24"/>
          <w:szCs w:val="24"/>
          <w:u w:val="single"/>
          <w:rPrChange w:id="3342" w:author="MUTILE WANYEE" w:date="2024-03-01T12:23:00Z">
            <w:rPr>
              <w:rFonts w:ascii="Times New Roman" w:cs="Times New Roman" w:eastAsia="Times New Roman" w:hAnsi="Times New Roman"/>
              <w:color w:val="1155cc"/>
              <w:sz w:val="24"/>
              <w:szCs w:val="24"/>
              <w:u w:val="single"/>
            </w:rPr>
          </w:rPrChange>
        </w:rPr>
        <w:t>Status Of Universities (Universities Authorized to Operate in Kenya)</w:t>
      </w:r>
      <w:r>
        <w:rPr/>
        <w:fldChar w:fldCharType="end"/>
      </w:r>
      <w:r w:rsidRPr="53DA0BE6">
        <w:rPr>
          <w:rFonts w:ascii="Times New Roman" w:cs="Times New Roman" w:eastAsia="Times New Roman" w:hAnsi="Times New Roman"/>
          <w:color w:val="000000"/>
          <w:sz w:val="24"/>
          <w:szCs w:val="24"/>
          <w:rPrChange w:id="3343" w:author="MUTILE WANYEE" w:date="2024-03-01T12:23:00Z">
            <w:rPr>
              <w:rFonts w:ascii="Times New Roman" w:cs="Times New Roman" w:eastAsia="Times New Roman" w:hAnsi="Times New Roman"/>
              <w:color w:val="000000"/>
              <w:sz w:val="24"/>
              <w:szCs w:val="24"/>
            </w:rPr>
          </w:rPrChange>
        </w:rPr>
        <w:t xml:space="preserve">, while for TVETA </w:t>
      </w:r>
      <w:r>
        <w:rPr/>
        <w:fldChar w:fldCharType="begin"/>
      </w:r>
      <w:r>
        <w:instrText xml:space="preserve"> HYPERLINK "https://www.tveta.go.ke/institutions/" </w:instrText>
      </w:r>
      <w:r>
        <w:rPr/>
        <w:fldChar w:fldCharType="separate"/>
      </w:r>
      <w:r w:rsidRPr="3C49D3D2">
        <w:rPr>
          <w:rFonts w:ascii="Times New Roman" w:cs="Times New Roman" w:eastAsia="Times New Roman" w:hAnsi="Times New Roman"/>
          <w:color w:val="1155cc"/>
          <w:sz w:val="24"/>
          <w:szCs w:val="24"/>
          <w:u w:val="single"/>
          <w:rPrChange w:id="3344" w:author="MUTILE WANYEE" w:date="2024-03-01T12:23:00Z">
            <w:rPr>
              <w:rFonts w:ascii="Times New Roman" w:cs="Times New Roman" w:eastAsia="Times New Roman" w:hAnsi="Times New Roman"/>
              <w:color w:val="1155cc"/>
              <w:sz w:val="24"/>
              <w:szCs w:val="24"/>
              <w:u w:val="single"/>
            </w:rPr>
          </w:rPrChange>
        </w:rPr>
        <w:t>Institutions – TVETA</w:t>
      </w:r>
      <w:r>
        <w:rPr/>
        <w:fldChar w:fldCharType="end"/>
      </w:r>
      <w:r w:rsidRPr="B7380400">
        <w:rPr>
          <w:rFonts w:ascii="Times New Roman" w:cs="Times New Roman" w:eastAsia="Times New Roman" w:hAnsi="Times New Roman"/>
          <w:color w:val="000000"/>
          <w:sz w:val="24"/>
          <w:szCs w:val="24"/>
          <w:rPrChange w:id="3345" w:author="MUTILE WANYEE" w:date="2024-03-01T12:23:00Z">
            <w:rPr>
              <w:rFonts w:ascii="Times New Roman" w:cs="Times New Roman" w:eastAsia="Times New Roman" w:hAnsi="Times New Roman"/>
              <w:color w:val="000000"/>
              <w:sz w:val="24"/>
              <w:szCs w:val="24"/>
            </w:rPr>
          </w:rPrChange>
        </w:rPr>
        <w:t xml:space="preserve">  and for KMTC  campuses Ministry of Health </w:t>
      </w:r>
      <w:r>
        <w:rPr/>
        <w:fldChar w:fldCharType="begin"/>
      </w:r>
      <w:r>
        <w:instrText xml:space="preserve"> HYPERLINK "https://kmtc.ac.ke/campus-list/" </w:instrText>
      </w:r>
      <w:r>
        <w:rPr/>
        <w:fldChar w:fldCharType="separate"/>
      </w:r>
      <w:r w:rsidRPr="2CFD5A48">
        <w:rPr>
          <w:rFonts w:ascii="Times New Roman" w:cs="Times New Roman" w:eastAsia="Times New Roman" w:hAnsi="Times New Roman"/>
          <w:color w:val="1155cc"/>
          <w:sz w:val="24"/>
          <w:szCs w:val="24"/>
          <w:u w:val="single"/>
          <w:rPrChange w:id="3346" w:author="MUTILE WANYEE" w:date="2024-03-01T12:23:00Z">
            <w:rPr>
              <w:rFonts w:ascii="Times New Roman" w:cs="Times New Roman" w:eastAsia="Times New Roman" w:hAnsi="Times New Roman"/>
              <w:color w:val="1155cc"/>
              <w:sz w:val="24"/>
              <w:szCs w:val="24"/>
              <w:u w:val="single"/>
            </w:rPr>
          </w:rPrChange>
        </w:rPr>
        <w:t>Campus List | Kenya Medical Training College</w:t>
      </w:r>
      <w:r>
        <w:rPr/>
        <w:fldChar w:fldCharType="end"/>
      </w:r>
      <w:r w:rsidRPr="8FA15A4F">
        <w:rPr>
          <w:rFonts w:ascii="Times New Roman" w:cs="Times New Roman" w:eastAsia="Times New Roman" w:hAnsi="Times New Roman"/>
          <w:color w:val="000000"/>
          <w:sz w:val="24"/>
          <w:szCs w:val="24"/>
          <w:rPrChange w:id="3347" w:author="MUTILE WANYEE" w:date="2024-03-01T12:23:00Z">
            <w:rPr>
              <w:rFonts w:ascii="Times New Roman" w:cs="Times New Roman" w:eastAsia="Times New Roman" w:hAnsi="Times New Roman"/>
              <w:color w:val="000000"/>
              <w:sz w:val="24"/>
              <w:szCs w:val="24"/>
            </w:rPr>
          </w:rPrChange>
        </w:rPr>
        <w:t xml:space="preserve">. </w:t>
      </w:r>
    </w:p>
    <w:p>
      <w:pPr>
        <w:pStyle w:val="style0"/>
        <w:spacing w:lineRule="auto" w:line="276"/>
        <w:jc w:val="both"/>
        <w:rPr>
          <w:rFonts w:ascii="Times New Roman" w:cs="Times New Roman" w:eastAsia="Times New Roman" w:hAnsi="Times New Roman"/>
          <w:sz w:val="24"/>
          <w:szCs w:val="24"/>
        </w:rPr>
      </w:pPr>
      <w:r w:rsidRPr="806CD2D1">
        <w:rPr>
          <w:rFonts w:ascii="Times New Roman" w:cs="Times New Roman" w:eastAsia="Times New Roman" w:hAnsi="Times New Roman"/>
          <w:sz w:val="24"/>
          <w:szCs w:val="24"/>
          <w:rPrChange w:id="3348" w:author="MUTILE WANYEE" w:date="2024-03-01T12:23:00Z">
            <w:rPr>
              <w:rFonts w:ascii="Times New Roman" w:cs="Times New Roman" w:eastAsia="Times New Roman" w:hAnsi="Times New Roman"/>
              <w:sz w:val="24"/>
              <w:szCs w:val="24"/>
            </w:rPr>
          </w:rPrChange>
        </w:rPr>
        <w:t xml:space="preserve">Table 3.1 List of accredited medical related bachelor level programmes in Kenyan Universities </w:t>
      </w:r>
    </w:p>
    <w:p>
      <w:pPr>
        <w:pStyle w:val="style0"/>
        <w:spacing w:lineRule="auto" w:line="360"/>
        <w:jc w:val="both"/>
        <w:rPr>
          <w:rFonts w:ascii="Times New Roman" w:cs="Times New Roman" w:eastAsia="Times New Roman" w:hAnsi="Times New Roman"/>
          <w:sz w:val="23"/>
          <w:szCs w:val="23"/>
        </w:rPr>
      </w:pPr>
      <w:r>
        <w:rPr>
          <w:rFonts w:ascii="Times New Roman" w:cs="Times New Roman" w:eastAsia="Times New Roman" w:hAnsi="Times New Roman"/>
          <w:sz w:val="23"/>
          <w:szCs w:val="23"/>
        </w:rPr>
        <w:drawing>
          <wp:inline distL="0" distT="0" distB="0" distR="0">
            <wp:extent cx="6471540" cy="6852386"/>
            <wp:effectExtent l="0" t="0" r="0" b="0"/>
            <wp:docPr id="1095"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2.png"/>
                    <pic:cNvPicPr/>
                  </pic:nvPicPr>
                  <pic:blipFill>
                    <a:blip r:embed="rId27" cstate="print"/>
                    <a:srcRect l="0" t="0" r="0" b="0"/>
                    <a:stretch/>
                  </pic:blipFill>
                  <pic:spPr>
                    <a:xfrm rot="0">
                      <a:off x="0" y="0"/>
                      <a:ext cx="6471540" cy="6852386"/>
                    </a:xfrm>
                    <a:prstGeom prst="rect"/>
                    <a:ln cmpd="sng" cap="flat" w="9525">
                      <a:solidFill>
                        <a:srgbClr val="000000"/>
                      </a:solidFill>
                      <a:prstDash val="solid"/>
                      <a:round/>
                      <a:headEnd/>
                      <a:tailEnd/>
                    </a:ln>
                  </pic:spPr>
                </pic:pic>
              </a:graphicData>
            </a:graphic>
          </wp:inline>
        </w:drawing>
      </w:r>
    </w:p>
    <w:p>
      <w:pPr>
        <w:pStyle w:val="style0"/>
        <w:shd w:val="clear" w:color="auto" w:fill="ffffff"/>
        <w:spacing w:before="120" w:after="0" w:lineRule="auto" w:line="276"/>
        <w:ind w:right="120"/>
        <w:jc w:val="both"/>
        <w:rPr>
          <w:rFonts w:ascii="Book Antiqua" w:cs="Book Antiqua" w:eastAsia="Book Antiqua" w:hAnsi="Book Antiqua"/>
          <w:i/>
          <w:sz w:val="24"/>
          <w:szCs w:val="24"/>
        </w:rPr>
      </w:pPr>
      <w:r w:rsidRPr="15824D4C">
        <w:rPr>
          <w:rFonts w:ascii="Book Antiqua" w:cs="Book Antiqua" w:eastAsia="Book Antiqua" w:hAnsi="Book Antiqua"/>
          <w:sz w:val="24"/>
          <w:szCs w:val="24"/>
          <w:rPrChange w:id="3349" w:author="MUTILE WANYEE" w:date="2024-03-01T12:23:00Z">
            <w:rPr>
              <w:rFonts w:ascii="Book Antiqua" w:cs="Book Antiqua" w:eastAsia="Book Antiqua" w:hAnsi="Book Antiqua"/>
              <w:sz w:val="24"/>
              <w:szCs w:val="24"/>
            </w:rPr>
          </w:rPrChange>
        </w:rPr>
        <w:t>The Kenya Medical Training College (KMTC) expanded the campuses from 64 in 2017/18 to 75 in 2020/21 and this increased student enrollment from 12,605 in 2017/18 to 16,664 in 2020/21. Additional 160 classrooms and 10 libraries were constructed to cater for increased student intake.</w:t>
      </w:r>
    </w:p>
    <w:p>
      <w:pPr>
        <w:pStyle w:val="style0"/>
        <w:shd w:val="clear" w:color="auto" w:fill="ffffff"/>
        <w:spacing w:after="0" w:lineRule="auto" w:line="276"/>
        <w:ind w:right="120"/>
        <w:jc w:val="both"/>
        <w:rPr>
          <w:rFonts w:ascii="Book Antiqua" w:cs="Book Antiqua" w:eastAsia="Book Antiqua" w:hAnsi="Book Antiqua"/>
          <w:i/>
          <w:color w:val="0000ff"/>
          <w:sz w:val="16"/>
          <w:szCs w:val="16"/>
        </w:rPr>
      </w:pPr>
    </w:p>
    <w:p>
      <w:pPr>
        <w:pStyle w:val="style0"/>
        <w:spacing w:after="0" w:lineRule="auto" w:line="276"/>
        <w:jc w:val="both"/>
        <w:rPr>
          <w:rFonts w:ascii="Book Antiqua" w:cs="Book Antiqua" w:eastAsia="Book Antiqua" w:hAnsi="Book Antiqua"/>
          <w:color w:val="ff9900"/>
          <w:sz w:val="24"/>
          <w:szCs w:val="24"/>
        </w:rPr>
      </w:pPr>
      <w:r w:rsidRPr="1AA0432C">
        <w:rPr>
          <w:rFonts w:ascii="Book Antiqua" w:cs="Book Antiqua" w:eastAsia="Book Antiqua" w:hAnsi="Book Antiqua"/>
          <w:color w:val="000000"/>
          <w:sz w:val="24"/>
          <w:szCs w:val="24"/>
          <w:rPrChange w:id="3350" w:author="MUTILE WANYEE" w:date="2024-03-01T12:23:00Z">
            <w:rPr>
              <w:rFonts w:ascii="Book Antiqua" w:cs="Book Antiqua" w:eastAsia="Book Antiqua" w:hAnsi="Book Antiqua"/>
              <w:color w:val="000000"/>
              <w:sz w:val="24"/>
              <w:szCs w:val="24"/>
            </w:rPr>
          </w:rPrChange>
        </w:rPr>
        <w:t xml:space="preserve">Other Semi-Autonomous Government Agencies (SAGAs) that offer training include: Kenyatta National Hospital (KNH), Moi Teaching and Referral Hospital (MTRH), Kenyatta University Teaching Research and Referral Hospital (KUTRRH), Kenya Medical Research Institute (KEMRI), Kenya Medical Training College (KMTC). </w:t>
      </w:r>
    </w:p>
    <w:p>
      <w:pPr>
        <w:pStyle w:val="style0"/>
        <w:spacing w:before="280" w:after="0" w:lineRule="auto" w:line="276"/>
        <w:jc w:val="both"/>
        <w:rPr>
          <w:rFonts w:ascii="Book Antiqua" w:cs="Book Antiqua" w:eastAsia="Book Antiqua" w:hAnsi="Book Antiqua"/>
          <w:sz w:val="24"/>
          <w:szCs w:val="24"/>
        </w:rPr>
      </w:pPr>
      <w:r w:rsidRPr="C3A29C1D">
        <w:rPr>
          <w:rFonts w:ascii="Book Antiqua" w:cs="Book Antiqua" w:eastAsia="Book Antiqua" w:hAnsi="Book Antiqua"/>
          <w:sz w:val="24"/>
          <w:szCs w:val="24"/>
          <w:rPrChange w:id="3351" w:author="MUTILE WANYEE" w:date="2024-03-01T12:23:00Z">
            <w:rPr>
              <w:rFonts w:ascii="Book Antiqua" w:cs="Book Antiqua" w:eastAsia="Book Antiqua" w:hAnsi="Book Antiqua"/>
              <w:sz w:val="24"/>
              <w:szCs w:val="24"/>
            </w:rPr>
          </w:rPrChange>
        </w:rPr>
        <w:t>Kenya has eleven (11) regulated cadres and the regulatory bodies have the mandate to accredit the training of cadres under them and the training institutions. Among the large ones are:</w:t>
      </w:r>
    </w:p>
    <w:p>
      <w:pPr>
        <w:pStyle w:val="style0"/>
        <w:numPr>
          <w:ilvl w:val="0"/>
          <w:numId w:val="32"/>
        </w:numPr>
        <w:spacing w:after="0" w:lineRule="auto" w:line="276"/>
        <w:ind w:left="720" w:hanging="360"/>
        <w:jc w:val="both"/>
        <w:rPr>
          <w:color w:val="000000"/>
          <w:sz w:val="24"/>
          <w:szCs w:val="24"/>
        </w:rPr>
      </w:pPr>
      <w:r w:rsidRPr="E3882609">
        <w:rPr>
          <w:rFonts w:ascii="Book Antiqua" w:cs="Book Antiqua" w:eastAsia="Book Antiqua" w:hAnsi="Book Antiqua"/>
          <w:color w:val="000000"/>
          <w:sz w:val="24"/>
          <w:szCs w:val="24"/>
          <w:rPrChange w:id="3352" w:author="MUTILE WANYEE" w:date="2024-03-01T12:23:00Z">
            <w:rPr>
              <w:rFonts w:ascii="Book Antiqua" w:cs="Book Antiqua" w:eastAsia="Book Antiqua" w:hAnsi="Book Antiqua"/>
              <w:color w:val="000000"/>
              <w:sz w:val="24"/>
              <w:szCs w:val="24"/>
            </w:rPr>
          </w:rPrChange>
        </w:rPr>
        <w:t xml:space="preserve">Kenya Medical Practitioners and Dentists Council regulates the training, practice and licensing of medicine &amp; dentistry and healthcare institutions that include private &amp; mission hospitals, medical, dental centers &amp; clinics, nursing and maternity homes and standalone funeral homes. </w:t>
      </w:r>
    </w:p>
    <w:p>
      <w:pPr>
        <w:pStyle w:val="style0"/>
        <w:numPr>
          <w:ilvl w:val="0"/>
          <w:numId w:val="32"/>
        </w:numPr>
        <w:spacing w:after="0" w:lineRule="auto" w:line="276"/>
        <w:ind w:left="720" w:hanging="360"/>
        <w:jc w:val="both"/>
        <w:rPr>
          <w:color w:val="000000"/>
          <w:sz w:val="24"/>
          <w:szCs w:val="24"/>
        </w:rPr>
      </w:pPr>
      <w:r w:rsidRPr="A7CE322E">
        <w:rPr>
          <w:rFonts w:ascii="Book Antiqua" w:cs="Book Antiqua" w:eastAsia="Book Antiqua" w:hAnsi="Book Antiqua"/>
          <w:color w:val="000000"/>
          <w:sz w:val="24"/>
          <w:szCs w:val="24"/>
          <w:rPrChange w:id="3353" w:author="MUTILE WANYEE" w:date="2024-03-01T12:23:00Z">
            <w:rPr>
              <w:rFonts w:ascii="Book Antiqua" w:cs="Book Antiqua" w:eastAsia="Book Antiqua" w:hAnsi="Book Antiqua"/>
              <w:color w:val="000000"/>
              <w:sz w:val="24"/>
              <w:szCs w:val="24"/>
            </w:rPr>
          </w:rPrChange>
        </w:rPr>
        <w:t xml:space="preserve">Nursing Council of Kenya ensures that the nursing and midwifery workforce is well regulated and equitably distributed at each level of care. This is achieved through capacity building and training of nurses, registration and regulation of their conduct for improved performance of the profession. </w:t>
      </w:r>
    </w:p>
    <w:p>
      <w:pPr>
        <w:pStyle w:val="style0"/>
        <w:numPr>
          <w:ilvl w:val="0"/>
          <w:numId w:val="32"/>
        </w:numPr>
        <w:spacing w:after="0" w:lineRule="auto" w:line="276"/>
        <w:ind w:left="720" w:hanging="360"/>
        <w:jc w:val="both"/>
        <w:rPr>
          <w:color w:val="000000"/>
          <w:sz w:val="24"/>
          <w:szCs w:val="24"/>
        </w:rPr>
      </w:pPr>
      <w:r w:rsidRPr="5D05E761">
        <w:rPr>
          <w:rFonts w:ascii="Book Antiqua" w:cs="Book Antiqua" w:eastAsia="Book Antiqua" w:hAnsi="Book Antiqua"/>
          <w:color w:val="000000"/>
          <w:sz w:val="24"/>
          <w:szCs w:val="24"/>
          <w:rPrChange w:id="3354" w:author="MUTILE WANYEE" w:date="2024-03-01T12:23:00Z">
            <w:rPr>
              <w:rFonts w:ascii="Book Antiqua" w:cs="Book Antiqua" w:eastAsia="Book Antiqua" w:hAnsi="Book Antiqua"/>
              <w:color w:val="000000"/>
              <w:sz w:val="24"/>
              <w:szCs w:val="24"/>
            </w:rPr>
          </w:rPrChange>
        </w:rPr>
        <w:t xml:space="preserve">Clinical Officers Council mandate is to regulate the training, registration, licensing and practice of Clinical Officers. The council approves institutions other than those established or accredited under the Universities Act, 2012 for the training of clinical officers investigate and determine cases involving indiscipline by candidates registered with it. </w:t>
      </w:r>
    </w:p>
    <w:p>
      <w:pPr>
        <w:pStyle w:val="style0"/>
        <w:spacing w:after="0" w:lineRule="auto" w:line="276"/>
        <w:ind w:left="720" w:firstLine="0"/>
        <w:jc w:val="both"/>
        <w:rPr>
          <w:rFonts w:ascii="Book Antiqua" w:cs="Book Antiqua" w:eastAsia="Book Antiqua" w:hAnsi="Book Antiqua"/>
          <w:color w:val="000000"/>
          <w:sz w:val="24"/>
          <w:szCs w:val="24"/>
        </w:rPr>
      </w:pPr>
    </w:p>
    <w:bookmarkStart w:id="29" w:name="_lf2uwh92lnc6" w:colFirst="0" w:colLast="0"/>
    <w:bookmarkEnd w:id="29"/>
    <w:p>
      <w:pPr>
        <w:pStyle w:val="style3"/>
        <w:spacing w:lineRule="auto" w:line="276"/>
        <w:rPr>
          <w:rFonts w:ascii="Book Antiqua" w:cs="Book Antiqua" w:eastAsia="Book Antiqua" w:hAnsi="Book Antiqua"/>
          <w:b/>
          <w:color w:val="000000"/>
        </w:rPr>
      </w:pPr>
      <w:r w:rsidRPr="15732BB9">
        <w:rPr>
          <w:rFonts w:ascii="Book Antiqua" w:cs="Book Antiqua" w:eastAsia="Book Antiqua" w:hAnsi="Book Antiqua"/>
          <w:b/>
          <w:color w:val="000000"/>
          <w:rPrChange w:id="3355" w:author="MUTILE WANYEE" w:date="2024-03-01T12:23:00Z">
            <w:rPr>
              <w:rFonts w:ascii="Book Antiqua" w:cs="Book Antiqua" w:eastAsia="Book Antiqua" w:hAnsi="Book Antiqua"/>
              <w:b/>
              <w:color w:val="000000"/>
            </w:rPr>
          </w:rPrChange>
        </w:rPr>
        <w:t xml:space="preserve">6.2.2 Duration of education and training for Kenya </w:t>
      </w:r>
    </w:p>
    <w:p>
      <w:pPr>
        <w:pStyle w:val="style0"/>
        <w:spacing w:after="0"/>
        <w:rPr/>
      </w:pPr>
    </w:p>
    <w:p>
      <w:pPr>
        <w:pStyle w:val="style0"/>
        <w:spacing w:after="0" w:lineRule="auto" w:line="276"/>
        <w:jc w:val="both"/>
        <w:rPr>
          <w:rFonts w:ascii="Book Antiqua" w:cs="Book Antiqua" w:eastAsia="Book Antiqua" w:hAnsi="Book Antiqua"/>
          <w:sz w:val="24"/>
          <w:szCs w:val="24"/>
        </w:rPr>
      </w:pPr>
      <w:r w:rsidRPr="474E2C32">
        <w:rPr>
          <w:rFonts w:ascii="Book Antiqua" w:cs="Book Antiqua" w:eastAsia="Book Antiqua" w:hAnsi="Book Antiqua"/>
          <w:sz w:val="24"/>
          <w:szCs w:val="24"/>
          <w:rPrChange w:id="3356" w:author="MUTILE WANYEE" w:date="2024-03-01T12:23:00Z">
            <w:rPr>
              <w:rFonts w:ascii="Book Antiqua" w:cs="Book Antiqua" w:eastAsia="Book Antiqua" w:hAnsi="Book Antiqua"/>
              <w:sz w:val="24"/>
              <w:szCs w:val="24"/>
            </w:rPr>
          </w:rPrChange>
        </w:rPr>
        <w:t xml:space="preserve">The duration of education and training is dependent on the level of training and type of programme on offer. In order to standardize the duration of training, the Kenya National Qualifications Authority (KNQA) was established to harmonize the qualifications landscape in Kenya and provide for a Kenyan qualification. KNQA was set up in 2015 as set out in the Kenya National Qualifications Framework (KNQF) act no. 22 of 2014 to coordinate and harmonize the various levels of education; and to create a database of all qualifications in the country. </w:t>
      </w:r>
    </w:p>
    <w:p>
      <w:pPr>
        <w:pStyle w:val="style0"/>
        <w:spacing w:after="0" w:lineRule="auto" w:line="276"/>
        <w:jc w:val="both"/>
        <w:rPr>
          <w:rFonts w:ascii="Book Antiqua" w:cs="Book Antiqua" w:eastAsia="Book Antiqua" w:hAnsi="Book Antiqua"/>
          <w:sz w:val="24"/>
          <w:szCs w:val="24"/>
        </w:rPr>
      </w:pPr>
    </w:p>
    <w:p>
      <w:pPr>
        <w:pStyle w:val="style0"/>
        <w:spacing w:after="0" w:lineRule="auto" w:line="276"/>
        <w:jc w:val="both"/>
        <w:rPr>
          <w:rFonts w:ascii="Book Antiqua" w:cs="Book Antiqua" w:eastAsia="Book Antiqua" w:hAnsi="Book Antiqua"/>
          <w:sz w:val="24"/>
          <w:szCs w:val="24"/>
        </w:rPr>
      </w:pPr>
      <w:r w:rsidRPr="2FBB65C9">
        <w:rPr>
          <w:rFonts w:ascii="Book Antiqua" w:cs="Book Antiqua" w:eastAsia="Book Antiqua" w:hAnsi="Book Antiqua"/>
          <w:sz w:val="24"/>
          <w:szCs w:val="24"/>
          <w:rPrChange w:id="3357" w:author="MUTILE WANYEE" w:date="2024-03-01T12:23:00Z">
            <w:rPr>
              <w:rFonts w:ascii="Book Antiqua" w:cs="Book Antiqua" w:eastAsia="Book Antiqua" w:hAnsi="Book Antiqua"/>
              <w:sz w:val="24"/>
              <w:szCs w:val="24"/>
            </w:rPr>
          </w:rPrChange>
        </w:rPr>
        <w:t xml:space="preserve">The functions of KNQA include to develop and review inter-relationships and linkages across national qualifications in consultation with stakeholders, relevant institutions and agencies, and to advise and support any person, body or institution which is responsible for the award of national qualifications. Further, KNQA is mandated to establish standards for harmonization and recognition of national and foreign qualifications, among other activities. Besides the function of KNQA, the duration of health workforce education and training is guided by the assigned regulators and related professional bodies in the different sectors. </w:t>
      </w:r>
    </w:p>
    <w:p>
      <w:pPr>
        <w:pStyle w:val="style0"/>
        <w:numPr>
          <w:ilvl w:val="0"/>
          <w:numId w:val="34"/>
        </w:numPr>
        <w:spacing w:after="0" w:lineRule="auto" w:line="276"/>
        <w:ind w:left="0" w:firstLine="0"/>
        <w:jc w:val="both"/>
        <w:rPr>
          <w:sz w:val="24"/>
          <w:szCs w:val="24"/>
        </w:rPr>
      </w:pPr>
      <w:r w:rsidRPr="96F1CBFA">
        <w:rPr>
          <w:rFonts w:ascii="Book Antiqua" w:cs="Book Antiqua" w:eastAsia="Book Antiqua" w:hAnsi="Book Antiqua"/>
          <w:b/>
          <w:color w:val="000000"/>
          <w:sz w:val="24"/>
          <w:szCs w:val="24"/>
          <w:rPrChange w:id="3358" w:author="MUTILE WANYEE" w:date="2024-03-01T12:23:00Z">
            <w:rPr>
              <w:rFonts w:ascii="Book Antiqua" w:cs="Book Antiqua" w:eastAsia="Book Antiqua" w:hAnsi="Book Antiqua"/>
              <w:b/>
              <w:color w:val="000000"/>
              <w:sz w:val="24"/>
              <w:szCs w:val="24"/>
            </w:rPr>
          </w:rPrChange>
        </w:rPr>
        <w:t>Universities</w:t>
      </w:r>
    </w:p>
    <w:p>
      <w:pPr>
        <w:pStyle w:val="style0"/>
        <w:spacing w:lineRule="auto" w:line="276"/>
        <w:jc w:val="both"/>
        <w:rPr>
          <w:rFonts w:ascii="Book Antiqua" w:cs="Book Antiqua" w:eastAsia="Book Antiqua" w:hAnsi="Book Antiqua"/>
          <w:color w:val="000000"/>
          <w:sz w:val="24"/>
          <w:szCs w:val="24"/>
        </w:rPr>
      </w:pPr>
      <w:r w:rsidRPr="C424563F">
        <w:rPr>
          <w:rFonts w:ascii="Book Antiqua" w:cs="Book Antiqua" w:eastAsia="Book Antiqua" w:hAnsi="Book Antiqua"/>
          <w:color w:val="000000"/>
          <w:sz w:val="24"/>
          <w:szCs w:val="24"/>
          <w:rPrChange w:id="3359" w:author="MUTILE WANYEE" w:date="2024-03-01T12:23:00Z">
            <w:rPr>
              <w:rFonts w:ascii="Book Antiqua" w:cs="Book Antiqua" w:eastAsia="Book Antiqua" w:hAnsi="Book Antiqua"/>
              <w:color w:val="000000"/>
              <w:sz w:val="24"/>
              <w:szCs w:val="24"/>
            </w:rPr>
          </w:rPrChange>
        </w:rPr>
        <w:t>The Universities Standards and Guidelines (2014) under PROG/STD/02 specify that “Each level of academic programme shall be differentiated by specific attributes. Higher levels of academic programmes shall require more complex attributes according to Bloom’s Taxonomy”. Specifically, for Medical and Allied Sciences, a Bachelors’ academic programme is required to carry a minimum of 3960 instructional hours. </w:t>
      </w:r>
    </w:p>
    <w:p>
      <w:pPr>
        <w:pStyle w:val="style0"/>
        <w:numPr>
          <w:ilvl w:val="0"/>
          <w:numId w:val="34"/>
        </w:numPr>
        <w:spacing w:after="0" w:lineRule="auto" w:line="276"/>
        <w:ind w:left="0" w:firstLine="0"/>
        <w:jc w:val="both"/>
        <w:rPr>
          <w:color w:val="000000"/>
          <w:sz w:val="24"/>
          <w:szCs w:val="24"/>
        </w:rPr>
      </w:pPr>
      <w:r w:rsidRPr="5316BF68">
        <w:rPr>
          <w:rFonts w:ascii="Book Antiqua" w:cs="Book Antiqua" w:eastAsia="Book Antiqua" w:hAnsi="Book Antiqua"/>
          <w:b/>
          <w:color w:val="000000"/>
          <w:sz w:val="24"/>
          <w:szCs w:val="24"/>
          <w:rPrChange w:id="3360" w:author="MUTILE WANYEE" w:date="2024-03-01T12:23:00Z">
            <w:rPr>
              <w:rFonts w:ascii="Book Antiqua" w:cs="Book Antiqua" w:eastAsia="Book Antiqua" w:hAnsi="Book Antiqua"/>
              <w:b/>
              <w:color w:val="000000"/>
              <w:sz w:val="24"/>
              <w:szCs w:val="24"/>
            </w:rPr>
          </w:rPrChange>
        </w:rPr>
        <w:t>TVET</w:t>
      </w:r>
    </w:p>
    <w:p>
      <w:pPr>
        <w:pStyle w:val="style0"/>
        <w:spacing w:lineRule="auto" w:line="276"/>
        <w:jc w:val="both"/>
        <w:rPr>
          <w:rFonts w:ascii="Book Antiqua" w:cs="Book Antiqua" w:eastAsia="Book Antiqua" w:hAnsi="Book Antiqua"/>
          <w:color w:val="000000"/>
          <w:sz w:val="24"/>
          <w:szCs w:val="24"/>
        </w:rPr>
      </w:pPr>
      <w:r w:rsidRPr="12131CDB">
        <w:rPr>
          <w:rFonts w:ascii="Book Antiqua" w:cs="Book Antiqua" w:eastAsia="Book Antiqua" w:hAnsi="Book Antiqua"/>
          <w:color w:val="000000"/>
          <w:sz w:val="24"/>
          <w:szCs w:val="24"/>
          <w:rPrChange w:id="3361" w:author="MUTILE WANYEE" w:date="2024-03-01T12:23:00Z">
            <w:rPr>
              <w:rFonts w:ascii="Book Antiqua" w:cs="Book Antiqua" w:eastAsia="Book Antiqua" w:hAnsi="Book Antiqua"/>
              <w:color w:val="000000"/>
              <w:sz w:val="24"/>
              <w:szCs w:val="24"/>
            </w:rPr>
          </w:rPrChange>
        </w:rPr>
        <w:t xml:space="preserve">The list of Approved Occupational Standards and Curricula for medical courses are </w:t>
      </w:r>
      <w:r w:rsidRPr="69D10713">
        <w:rPr>
          <w:rFonts w:ascii="Book Antiqua" w:cs="Book Antiqua" w:eastAsia="Book Antiqua" w:hAnsi="Book Antiqua"/>
          <w:sz w:val="24"/>
          <w:szCs w:val="24"/>
          <w:rPrChange w:id="3362" w:author="MUTILE WANYEE" w:date="2024-03-01T12:23:00Z">
            <w:rPr>
              <w:rFonts w:ascii="Book Antiqua" w:cs="Book Antiqua" w:eastAsia="Book Antiqua" w:hAnsi="Book Antiqua"/>
              <w:sz w:val="24"/>
              <w:szCs w:val="24"/>
            </w:rPr>
          </w:rPrChange>
        </w:rPr>
        <w:t xml:space="preserve">listed </w:t>
      </w:r>
      <w:r w:rsidRPr="1175AC60">
        <w:rPr>
          <w:rFonts w:ascii="Book Antiqua" w:cs="Book Antiqua" w:eastAsia="Book Antiqua" w:hAnsi="Book Antiqua"/>
          <w:color w:val="000000"/>
          <w:sz w:val="24"/>
          <w:szCs w:val="24"/>
          <w:rPrChange w:id="3363" w:author="MUTILE WANYEE" w:date="2024-03-01T12:23:00Z">
            <w:rPr>
              <w:rFonts w:ascii="Book Antiqua" w:cs="Book Antiqua" w:eastAsia="Book Antiqua" w:hAnsi="Book Antiqua"/>
              <w:color w:val="000000"/>
              <w:sz w:val="24"/>
              <w:szCs w:val="24"/>
            </w:rPr>
          </w:rPrChange>
        </w:rPr>
        <w:t xml:space="preserve">on the TVET website </w:t>
      </w:r>
      <w:r w:rsidRPr="3D287E41">
        <w:rPr>
          <w:rFonts w:ascii="Book Antiqua" w:cs="Book Antiqua" w:eastAsia="Book Antiqua" w:hAnsi="Book Antiqua"/>
          <w:sz w:val="24"/>
          <w:szCs w:val="24"/>
          <w:rPrChange w:id="3364" w:author="MUTILE WANYEE" w:date="2024-03-01T12:23:00Z">
            <w:rPr>
              <w:rFonts w:ascii="Book Antiqua" w:cs="Book Antiqua" w:eastAsia="Book Antiqua" w:hAnsi="Book Antiqua"/>
              <w:sz w:val="24"/>
              <w:szCs w:val="24"/>
            </w:rPr>
          </w:rPrChange>
        </w:rPr>
        <w:t>(see link</w:t>
      </w:r>
      <w:r w:rsidRPr="99142343">
        <w:rPr>
          <w:rFonts w:ascii="Book Antiqua" w:cs="Book Antiqua" w:eastAsia="Book Antiqua" w:hAnsi="Book Antiqua"/>
          <w:color w:val="000000"/>
          <w:sz w:val="24"/>
          <w:szCs w:val="24"/>
          <w:rPrChange w:id="3365" w:author="MUTILE WANYEE" w:date="2024-03-01T12:23:00Z">
            <w:rPr>
              <w:rFonts w:ascii="Book Antiqua" w:cs="Book Antiqua" w:eastAsia="Book Antiqua" w:hAnsi="Book Antiqua"/>
              <w:color w:val="000000"/>
              <w:sz w:val="24"/>
              <w:szCs w:val="24"/>
            </w:rPr>
          </w:rPrChange>
        </w:rPr>
        <w:t xml:space="preserve">  </w:t>
      </w:r>
      <w:r>
        <w:rPr/>
        <w:fldChar w:fldCharType="begin"/>
      </w:r>
      <w:r>
        <w:instrText xml:space="preserve"> HYPERLINK "http://www.tvetcdacc.go.ke/wp-content/uploads/2020/03/LIST-OF-APPROVED-OCCUPATIONAL-STANDARDS-AND-CURRICULA.pdf" </w:instrText>
      </w:r>
      <w:r>
        <w:rPr/>
        <w:fldChar w:fldCharType="separate"/>
      </w:r>
      <w:r w:rsidRPr="59240101">
        <w:rPr>
          <w:rFonts w:ascii="Book Antiqua" w:cs="Book Antiqua" w:eastAsia="Book Antiqua" w:hAnsi="Book Antiqua"/>
          <w:color w:val="1155cc"/>
          <w:sz w:val="24"/>
          <w:szCs w:val="24"/>
          <w:u w:val="single"/>
          <w:rPrChange w:id="3366" w:author="MUTILE WANYEE" w:date="2024-03-01T12:23:00Z">
            <w:rPr>
              <w:rFonts w:ascii="Book Antiqua" w:cs="Book Antiqua" w:eastAsia="Book Antiqua" w:hAnsi="Book Antiqua"/>
              <w:color w:val="1155cc"/>
              <w:sz w:val="24"/>
              <w:szCs w:val="24"/>
              <w:u w:val="single"/>
            </w:rPr>
          </w:rPrChange>
        </w:rPr>
        <w:t>Tvet Curriculum Development, Assessment And Certification Council (TVET CDACC) Approved Curricula And Occupational Standards No</w:t>
      </w:r>
      <w:r>
        <w:rPr/>
        <w:fldChar w:fldCharType="end"/>
      </w:r>
      <w:r w:rsidRPr="4D60FD89">
        <w:rPr>
          <w:rFonts w:ascii="Book Antiqua" w:cs="Book Antiqua" w:eastAsia="Book Antiqua" w:hAnsi="Book Antiqua"/>
          <w:color w:val="000000"/>
          <w:sz w:val="24"/>
          <w:szCs w:val="24"/>
          <w:rPrChange w:id="3367" w:author="MUTILE WANYEE" w:date="2024-03-01T12:23:00Z">
            <w:rPr>
              <w:rFonts w:ascii="Book Antiqua" w:cs="Book Antiqua" w:eastAsia="Book Antiqua" w:hAnsi="Book Antiqua"/>
              <w:color w:val="000000"/>
              <w:sz w:val="24"/>
              <w:szCs w:val="24"/>
            </w:rPr>
          </w:rPrChange>
        </w:rPr>
        <w:t> </w:t>
      </w:r>
    </w:p>
    <w:p>
      <w:pPr>
        <w:pStyle w:val="style0"/>
        <w:spacing w:lineRule="auto" w:line="276"/>
        <w:jc w:val="both"/>
        <w:rPr>
          <w:rFonts w:ascii="Book Antiqua" w:cs="Book Antiqua" w:eastAsia="Book Antiqua" w:hAnsi="Book Antiqua"/>
          <w:color w:val="1155cc"/>
          <w:sz w:val="24"/>
          <w:szCs w:val="24"/>
        </w:rPr>
      </w:pPr>
      <w:r w:rsidRPr="36251221">
        <w:rPr>
          <w:rFonts w:ascii="Book Antiqua" w:cs="Book Antiqua" w:eastAsia="Book Antiqua" w:hAnsi="Book Antiqua"/>
          <w:color w:val="000000"/>
          <w:sz w:val="24"/>
          <w:szCs w:val="24"/>
          <w:rPrChange w:id="3368" w:author="MUTILE WANYEE" w:date="2024-03-01T12:23:00Z">
            <w:rPr>
              <w:rFonts w:ascii="Book Antiqua" w:cs="Book Antiqua" w:eastAsia="Book Antiqua" w:hAnsi="Book Antiqua"/>
              <w:color w:val="000000"/>
              <w:sz w:val="24"/>
              <w:szCs w:val="24"/>
            </w:rPr>
          </w:rPrChange>
        </w:rPr>
        <w:t>The duration of programmes is specified by the Kenya National Qualifications Authority (KNQA) level descriptors, which classifies them under level 4, 5 and 6  </w:t>
      </w:r>
      <w:r>
        <w:rPr/>
        <w:fldChar w:fldCharType="begin"/>
      </w:r>
      <w:r>
        <w:instrText xml:space="preserve"> HYPERLINK "https://www.knqa.go.ke/index.php/level-descriptors/" </w:instrText>
      </w:r>
      <w:r>
        <w:rPr/>
        <w:fldChar w:fldCharType="separate"/>
      </w:r>
      <w:r w:rsidRPr="A62C45C3">
        <w:rPr>
          <w:rFonts w:ascii="Book Antiqua" w:cs="Book Antiqua" w:eastAsia="Book Antiqua" w:hAnsi="Book Antiqua"/>
          <w:color w:val="1155cc"/>
          <w:sz w:val="24"/>
          <w:szCs w:val="24"/>
          <w:rPrChange w:id="3369" w:author="MUTILE WANYEE" w:date="2024-03-01T12:23:00Z">
            <w:rPr>
              <w:rFonts w:ascii="Book Antiqua" w:cs="Book Antiqua" w:eastAsia="Book Antiqua" w:hAnsi="Book Antiqua"/>
              <w:color w:val="1155cc"/>
              <w:sz w:val="24"/>
              <w:szCs w:val="24"/>
            </w:rPr>
          </w:rPrChange>
        </w:rPr>
        <w:t>Level Descriptors - Kenya National Qualifications Authority</w:t>
      </w:r>
      <w:r>
        <w:rPr/>
        <w:fldChar w:fldCharType="end"/>
      </w:r>
    </w:p>
    <w:tbl>
      <w:tblPr>
        <w:tblStyle w:val="style4112"/>
        <w:tblW w:w="10080" w:type="dxa"/>
        <w:jc w:val="left"/>
        <w:tblInd w:w="-10" w:type="dxa"/>
        <w:tblBorders>
          <w:insideH w:val="nil"/>
          <w:insideV w:val="nil"/>
        </w:tblBorders>
        <w:tblLayout w:type="fixed"/>
        <w:tblLook w:val="0400" w:firstRow="0" w:lastRow="0" w:firstColumn="0" w:lastColumn="0" w:noHBand="0" w:noVBand="1"/>
      </w:tblPr>
      <w:tblGrid>
        <w:gridCol w:w="990"/>
        <w:gridCol w:w="9090"/>
      </w:tblGrid>
      <w:tr>
        <w:trPr>
          <w:cantSplit w:val="false"/>
          <w:trHeight w:val="321"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color w:val="000000"/>
                <w:sz w:val="24"/>
                <w:szCs w:val="24"/>
              </w:rPr>
            </w:pPr>
            <w:r w:rsidRPr="842694CA">
              <w:rPr>
                <w:rFonts w:ascii="Book Antiqua" w:cs="Book Antiqua" w:eastAsia="Book Antiqua" w:hAnsi="Book Antiqua"/>
                <w:b/>
                <w:color w:val="000000"/>
                <w:sz w:val="24"/>
                <w:szCs w:val="24"/>
                <w:rPrChange w:id="3370" w:author="MUTILE WANYEE" w:date="2024-03-01T12:23:00Z">
                  <w:rPr>
                    <w:rFonts w:ascii="Book Antiqua" w:cs="Book Antiqua" w:eastAsia="Book Antiqua" w:hAnsi="Book Antiqua"/>
                    <w:b/>
                    <w:color w:val="000000"/>
                    <w:sz w:val="24"/>
                    <w:szCs w:val="24"/>
                  </w:rPr>
                </w:rPrChange>
              </w:rPr>
              <w:t>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color w:val="000000"/>
                <w:sz w:val="24"/>
                <w:szCs w:val="24"/>
              </w:rPr>
            </w:pPr>
            <w:r w:rsidRPr="72C86145">
              <w:rPr>
                <w:rFonts w:ascii="Book Antiqua" w:cs="Book Antiqua" w:eastAsia="Book Antiqua" w:hAnsi="Book Antiqua"/>
                <w:b/>
                <w:color w:val="000000"/>
                <w:sz w:val="24"/>
                <w:szCs w:val="24"/>
                <w:rPrChange w:id="3371" w:author="MUTILE WANYEE" w:date="2024-03-01T12:23:00Z">
                  <w:rPr>
                    <w:rFonts w:ascii="Book Antiqua" w:cs="Book Antiqua" w:eastAsia="Book Antiqua" w:hAnsi="Book Antiqua"/>
                    <w:b/>
                    <w:color w:val="000000"/>
                    <w:sz w:val="24"/>
                    <w:szCs w:val="24"/>
                  </w:rPr>
                </w:rPrChange>
              </w:rPr>
              <w:t>Minimum Volume of learning</w:t>
            </w:r>
          </w:p>
        </w:tc>
      </w:tr>
      <w:tr>
        <w:tblPrEx/>
        <w:trPr>
          <w:cantSplit w:val="false"/>
          <w:trHeight w:val="663"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color w:val="000000"/>
                <w:sz w:val="24"/>
                <w:szCs w:val="24"/>
              </w:rPr>
            </w:pPr>
            <w:r w:rsidRPr="DBC306CC">
              <w:rPr>
                <w:rFonts w:ascii="Book Antiqua" w:cs="Book Antiqua" w:eastAsia="Book Antiqua" w:hAnsi="Book Antiqua"/>
                <w:color w:val="000000"/>
                <w:sz w:val="24"/>
                <w:szCs w:val="24"/>
                <w:rPrChange w:id="3372" w:author="MUTILE WANYEE" w:date="2024-03-01T12:23:00Z">
                  <w:rPr>
                    <w:rFonts w:ascii="Book Antiqua" w:cs="Book Antiqua" w:eastAsia="Book Antiqua" w:hAnsi="Book Antiqua"/>
                    <w:color w:val="000000"/>
                    <w:sz w:val="24"/>
                    <w:szCs w:val="24"/>
                  </w:rPr>
                </w:rPrChange>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pPr>
              <w:pStyle w:val="style0"/>
              <w:shd w:val="clear" w:color="auto" w:fill="f1f1f1"/>
              <w:spacing w:after="0" w:lineRule="auto" w:line="276"/>
              <w:ind w:right="-684"/>
              <w:jc w:val="both"/>
              <w:rPr>
                <w:rFonts w:ascii="Book Antiqua" w:cs="Book Antiqua" w:eastAsia="Book Antiqua" w:hAnsi="Book Antiqua"/>
                <w:color w:val="000000"/>
                <w:sz w:val="24"/>
                <w:szCs w:val="24"/>
              </w:rPr>
            </w:pPr>
            <w:r w:rsidRPr="97381407">
              <w:rPr>
                <w:rFonts w:ascii="Book Antiqua" w:cs="Book Antiqua" w:eastAsia="Book Antiqua" w:hAnsi="Book Antiqua"/>
                <w:color w:val="000000"/>
                <w:sz w:val="24"/>
                <w:szCs w:val="24"/>
                <w:rPrChange w:id="3373" w:author="MUTILE WANYEE" w:date="2024-03-01T12:23:00Z">
                  <w:rPr>
                    <w:rFonts w:ascii="Book Antiqua" w:cs="Book Antiqua" w:eastAsia="Book Antiqua" w:hAnsi="Book Antiqua"/>
                    <w:color w:val="000000"/>
                    <w:sz w:val="24"/>
                    <w:szCs w:val="24"/>
                  </w:rPr>
                </w:rPrChange>
              </w:rPr>
              <w:t>600 Hours or 60 Credits or a minimum of 6 </w:t>
            </w:r>
          </w:p>
          <w:p>
            <w:pPr>
              <w:pStyle w:val="style0"/>
              <w:shd w:val="clear" w:color="auto" w:fill="f1f1f1"/>
              <w:spacing w:after="0" w:lineRule="auto" w:line="276"/>
              <w:ind w:right="-684"/>
              <w:jc w:val="both"/>
              <w:rPr>
                <w:rFonts w:ascii="Book Antiqua" w:cs="Book Antiqua" w:eastAsia="Book Antiqua" w:hAnsi="Book Antiqua"/>
                <w:color w:val="000000"/>
                <w:sz w:val="24"/>
                <w:szCs w:val="24"/>
              </w:rPr>
            </w:pPr>
            <w:r w:rsidRPr="DDF543D7">
              <w:rPr>
                <w:rFonts w:ascii="Book Antiqua" w:cs="Book Antiqua" w:eastAsia="Book Antiqua" w:hAnsi="Book Antiqua"/>
                <w:color w:val="000000"/>
                <w:sz w:val="24"/>
                <w:szCs w:val="24"/>
                <w:rPrChange w:id="3374" w:author="MUTILE WANYEE" w:date="2024-03-01T12:23:00Z">
                  <w:rPr>
                    <w:rFonts w:ascii="Book Antiqua" w:cs="Book Antiqua" w:eastAsia="Book Antiqua" w:hAnsi="Book Antiqua"/>
                    <w:color w:val="000000"/>
                    <w:sz w:val="24"/>
                    <w:szCs w:val="24"/>
                  </w:rPr>
                </w:rPrChange>
              </w:rPr>
              <w:t>Months after level 2 OR 30 credits after level 3</w:t>
            </w:r>
          </w:p>
        </w:tc>
      </w:tr>
      <w:tr>
        <w:tblPrEx/>
        <w:trPr>
          <w:cantSplit w:val="false"/>
          <w:trHeight w:val="588"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color w:val="000000"/>
                <w:sz w:val="24"/>
                <w:szCs w:val="24"/>
              </w:rPr>
            </w:pPr>
            <w:r w:rsidRPr="3DB0F2DF">
              <w:rPr>
                <w:rFonts w:ascii="Book Antiqua" w:cs="Book Antiqua" w:eastAsia="Book Antiqua" w:hAnsi="Book Antiqua"/>
                <w:color w:val="000000"/>
                <w:sz w:val="24"/>
                <w:szCs w:val="24"/>
                <w:rPrChange w:id="3375" w:author="MUTILE WANYEE" w:date="2024-03-01T12:23:00Z">
                  <w:rPr>
                    <w:rFonts w:ascii="Book Antiqua" w:cs="Book Antiqua" w:eastAsia="Book Antiqua" w:hAnsi="Book Antiqua"/>
                    <w:color w:val="000000"/>
                    <w:sz w:val="24"/>
                    <w:szCs w:val="24"/>
                  </w:rPr>
                </w:rPrChange>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pPr>
              <w:pStyle w:val="style0"/>
              <w:shd w:val="clear" w:color="auto" w:fill="f1f1f1"/>
              <w:spacing w:after="0" w:lineRule="auto" w:line="276"/>
              <w:jc w:val="both"/>
              <w:rPr>
                <w:rFonts w:ascii="Book Antiqua" w:cs="Book Antiqua" w:eastAsia="Book Antiqua" w:hAnsi="Book Antiqua"/>
                <w:color w:val="000000"/>
                <w:sz w:val="24"/>
                <w:szCs w:val="24"/>
              </w:rPr>
            </w:pPr>
            <w:r w:rsidRPr="A795073C">
              <w:rPr>
                <w:rFonts w:ascii="Book Antiqua" w:cs="Book Antiqua" w:eastAsia="Book Antiqua" w:hAnsi="Book Antiqua"/>
                <w:color w:val="000000"/>
                <w:sz w:val="24"/>
                <w:szCs w:val="24"/>
                <w:rPrChange w:id="3376" w:author="MUTILE WANYEE" w:date="2024-03-01T12:23:00Z">
                  <w:rPr>
                    <w:rFonts w:ascii="Book Antiqua" w:cs="Book Antiqua" w:eastAsia="Book Antiqua" w:hAnsi="Book Antiqua"/>
                    <w:color w:val="000000"/>
                    <w:sz w:val="24"/>
                    <w:szCs w:val="24"/>
                  </w:rPr>
                </w:rPrChange>
              </w:rPr>
              <w:t>1200 Hours or 120 Credits or a minimum of 1 Year after level 2 OR 60 credits after level 4</w:t>
            </w:r>
          </w:p>
        </w:tc>
      </w:tr>
      <w:tr>
        <w:tblPrEx/>
        <w:trPr>
          <w:cantSplit w:val="false"/>
          <w:trHeight w:val="5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color w:val="000000"/>
                <w:sz w:val="24"/>
                <w:szCs w:val="24"/>
              </w:rPr>
            </w:pPr>
            <w:r w:rsidRPr="5D6E3EE6">
              <w:rPr>
                <w:rFonts w:ascii="Book Antiqua" w:cs="Book Antiqua" w:eastAsia="Book Antiqua" w:hAnsi="Book Antiqua"/>
                <w:color w:val="000000"/>
                <w:sz w:val="24"/>
                <w:szCs w:val="24"/>
                <w:rPrChange w:id="3377" w:author="MUTILE WANYEE" w:date="2024-03-01T12:23:00Z">
                  <w:rPr>
                    <w:rFonts w:ascii="Book Antiqua" w:cs="Book Antiqua" w:eastAsia="Book Antiqua" w:hAnsi="Book Antiqua"/>
                    <w:color w:val="000000"/>
                    <w:sz w:val="24"/>
                    <w:szCs w:val="24"/>
                  </w:rPr>
                </w:rPrChange>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pPr>
              <w:pStyle w:val="style0"/>
              <w:shd w:val="clear" w:color="auto" w:fill="f1f1f1"/>
              <w:spacing w:after="0" w:lineRule="auto" w:line="276"/>
              <w:jc w:val="both"/>
              <w:rPr>
                <w:rFonts w:ascii="Book Antiqua" w:cs="Book Antiqua" w:eastAsia="Book Antiqua" w:hAnsi="Book Antiqua"/>
                <w:color w:val="000000"/>
                <w:sz w:val="24"/>
                <w:szCs w:val="24"/>
              </w:rPr>
            </w:pPr>
            <w:r w:rsidRPr="452570E7">
              <w:rPr>
                <w:rFonts w:ascii="Book Antiqua" w:cs="Book Antiqua" w:eastAsia="Book Antiqua" w:hAnsi="Book Antiqua"/>
                <w:color w:val="000000"/>
                <w:sz w:val="24"/>
                <w:szCs w:val="24"/>
                <w:rPrChange w:id="3378" w:author="MUTILE WANYEE" w:date="2024-03-01T12:23:00Z">
                  <w:rPr>
                    <w:rFonts w:ascii="Book Antiqua" w:cs="Book Antiqua" w:eastAsia="Book Antiqua" w:hAnsi="Book Antiqua"/>
                    <w:color w:val="000000"/>
                    <w:sz w:val="24"/>
                    <w:szCs w:val="24"/>
                  </w:rPr>
                </w:rPrChange>
              </w:rPr>
              <w:t>2400 Hours or 240 Credits or a minimum of 2 Years after level 2 OR 120 credits after level 5</w:t>
            </w:r>
          </w:p>
        </w:tc>
      </w:tr>
    </w:tbl>
    <w:p>
      <w:pPr>
        <w:pStyle w:val="style0"/>
        <w:spacing w:after="0" w:lineRule="auto" w:line="276"/>
        <w:jc w:val="both"/>
        <w:rPr>
          <w:rFonts w:ascii="Book Antiqua" w:cs="Book Antiqua" w:eastAsia="Book Antiqua" w:hAnsi="Book Antiqua"/>
          <w:sz w:val="24"/>
          <w:szCs w:val="24"/>
        </w:rPr>
      </w:pPr>
    </w:p>
    <w:p>
      <w:pPr>
        <w:pStyle w:val="style0"/>
        <w:numPr>
          <w:ilvl w:val="0"/>
          <w:numId w:val="35"/>
        </w:numPr>
        <w:spacing w:after="0" w:lineRule="auto" w:line="276"/>
        <w:ind w:left="0" w:firstLine="0"/>
        <w:jc w:val="both"/>
        <w:rPr>
          <w:rFonts w:ascii="Book Antiqua" w:cs="Book Antiqua" w:eastAsia="Book Antiqua" w:hAnsi="Book Antiqua"/>
          <w:sz w:val="24"/>
          <w:szCs w:val="24"/>
        </w:rPr>
      </w:pPr>
      <w:r w:rsidRPr="ECFB234B">
        <w:rPr>
          <w:rFonts w:ascii="Book Antiqua" w:cs="Book Antiqua" w:eastAsia="Book Antiqua" w:hAnsi="Book Antiqua"/>
          <w:b/>
          <w:color w:val="000000"/>
          <w:sz w:val="24"/>
          <w:szCs w:val="24"/>
          <w:rPrChange w:id="3379" w:author="MUTILE WANYEE" w:date="2024-03-01T12:23:00Z">
            <w:rPr>
              <w:rFonts w:ascii="Book Antiqua" w:cs="Book Antiqua" w:eastAsia="Book Antiqua" w:hAnsi="Book Antiqua"/>
              <w:b/>
              <w:color w:val="000000"/>
              <w:sz w:val="24"/>
              <w:szCs w:val="24"/>
            </w:rPr>
          </w:rPrChange>
        </w:rPr>
        <w:t>Programmes under the Ministry of Health</w:t>
      </w:r>
    </w:p>
    <w:p>
      <w:pPr>
        <w:pStyle w:val="style0"/>
        <w:shd w:val="clear" w:color="auto" w:fill="ffffff"/>
        <w:spacing w:lineRule="auto" w:line="276"/>
        <w:jc w:val="both"/>
        <w:rPr>
          <w:rFonts w:ascii="Book Antiqua" w:cs="Book Antiqua" w:eastAsia="Book Antiqua" w:hAnsi="Book Antiqua"/>
          <w:color w:val="000000"/>
          <w:sz w:val="24"/>
          <w:szCs w:val="24"/>
        </w:rPr>
      </w:pPr>
      <w:r w:rsidRPr="3A4793B4">
        <w:rPr>
          <w:rFonts w:ascii="Book Antiqua" w:cs="Book Antiqua" w:eastAsia="Book Antiqua" w:hAnsi="Book Antiqua"/>
          <w:color w:val="000000"/>
          <w:sz w:val="24"/>
          <w:szCs w:val="24"/>
          <w:highlight w:val="white"/>
          <w:rPrChange w:id="3380" w:author="MUTILE WANYEE" w:date="2024-03-01T12:23:00Z">
            <w:rPr>
              <w:rFonts w:ascii="Book Antiqua" w:cs="Book Antiqua" w:eastAsia="Book Antiqua" w:hAnsi="Book Antiqua"/>
              <w:color w:val="000000"/>
              <w:sz w:val="24"/>
              <w:szCs w:val="24"/>
              <w:highlight w:val="white"/>
            </w:rPr>
          </w:rPrChange>
        </w:rPr>
        <w:t>The following table is a summary of the duration for courses offered by the Kenya Medical Training College for different levels of training.</w:t>
      </w:r>
    </w:p>
    <w:p>
      <w:pPr>
        <w:pStyle w:val="style0"/>
        <w:spacing w:lineRule="auto" w:line="276"/>
        <w:jc w:val="both"/>
        <w:rPr>
          <w:rFonts w:ascii="Book Antiqua" w:cs="Book Antiqua" w:eastAsia="Book Antiqua" w:hAnsi="Book Antiqua"/>
          <w:color w:val="1155cc"/>
          <w:sz w:val="24"/>
          <w:szCs w:val="24"/>
          <w:u w:val="single"/>
        </w:rPr>
      </w:pPr>
      <w:r>
        <w:rPr/>
        <w:fldChar w:fldCharType="begin"/>
      </w:r>
      <w:r>
        <w:instrText xml:space="preserve"> HYPERLINK "https://kmtc.ac.ke/entry-requirements/" </w:instrText>
      </w:r>
      <w:r>
        <w:rPr/>
        <w:fldChar w:fldCharType="separate"/>
      </w:r>
      <w:r w:rsidRPr="2AAC16E6">
        <w:rPr>
          <w:rFonts w:ascii="Book Antiqua" w:cs="Book Antiqua" w:eastAsia="Book Antiqua" w:hAnsi="Book Antiqua"/>
          <w:color w:val="1155cc"/>
          <w:sz w:val="24"/>
          <w:szCs w:val="24"/>
          <w:u w:val="single"/>
          <w:rPrChange w:id="3381" w:author="MUTILE WANYEE" w:date="2024-03-01T12:23:00Z">
            <w:rPr>
              <w:rFonts w:ascii="Book Antiqua" w:cs="Book Antiqua" w:eastAsia="Book Antiqua" w:hAnsi="Book Antiqua"/>
              <w:color w:val="1155cc"/>
              <w:sz w:val="24"/>
              <w:szCs w:val="24"/>
              <w:u w:val="single"/>
            </w:rPr>
          </w:rPrChange>
        </w:rPr>
        <w:t>Entry Requirements | Kenya Medical Training College</w:t>
      </w:r>
      <w:r>
        <w:rPr/>
        <w:fldChar w:fldCharType="end"/>
      </w:r>
    </w:p>
    <w:tbl>
      <w:tblPr>
        <w:tblStyle w:val="style4113"/>
        <w:tblW w:w="9630" w:type="dxa"/>
        <w:jc w:val="left"/>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7110"/>
      </w:tblGrid>
      <w:tr>
        <w:trPr>
          <w:cantSplit w:val="false"/>
          <w:trHeight w:val="487"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20B1D647">
              <w:rPr>
                <w:rFonts w:ascii="Book Antiqua" w:cs="Book Antiqua" w:eastAsia="Book Antiqua" w:hAnsi="Book Antiqua"/>
                <w:b/>
                <w:color w:val="000000"/>
                <w:sz w:val="24"/>
                <w:szCs w:val="24"/>
                <w:rPrChange w:id="3382" w:author="MUTILE WANYEE" w:date="2024-03-01T12:23:00Z">
                  <w:rPr>
                    <w:rFonts w:ascii="Book Antiqua" w:cs="Book Antiqua" w:eastAsia="Book Antiqua" w:hAnsi="Book Antiqua"/>
                    <w:b/>
                    <w:color w:val="000000"/>
                    <w:sz w:val="24"/>
                    <w:szCs w:val="24"/>
                  </w:rPr>
                </w:rPrChange>
              </w:rPr>
              <w:t>Level of training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ind w:right="-277"/>
              <w:jc w:val="both"/>
              <w:rPr>
                <w:rFonts w:ascii="Book Antiqua" w:cs="Book Antiqua" w:eastAsia="Book Antiqua" w:hAnsi="Book Antiqua"/>
                <w:color w:val="000000"/>
                <w:sz w:val="24"/>
                <w:szCs w:val="24"/>
              </w:rPr>
            </w:pPr>
            <w:r w:rsidRPr="9533C545">
              <w:rPr>
                <w:rFonts w:ascii="Book Antiqua" w:cs="Book Antiqua" w:eastAsia="Book Antiqua" w:hAnsi="Book Antiqua"/>
                <w:b/>
                <w:color w:val="000000"/>
                <w:sz w:val="24"/>
                <w:szCs w:val="24"/>
                <w:rPrChange w:id="3383" w:author="MUTILE WANYEE" w:date="2024-03-01T12:23:00Z">
                  <w:rPr>
                    <w:rFonts w:ascii="Book Antiqua" w:cs="Book Antiqua" w:eastAsia="Book Antiqua" w:hAnsi="Book Antiqua"/>
                    <w:b/>
                    <w:color w:val="000000"/>
                    <w:sz w:val="24"/>
                    <w:szCs w:val="24"/>
                  </w:rPr>
                </w:rPrChange>
              </w:rPr>
              <w:t>Duration of training</w:t>
            </w:r>
          </w:p>
        </w:tc>
      </w:tr>
      <w:tr>
        <w:tblPrEx/>
        <w:trPr>
          <w:cantSplit w:val="false"/>
          <w:trHeight w:val="208"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ind w:right="354"/>
              <w:jc w:val="both"/>
              <w:rPr>
                <w:rFonts w:ascii="Book Antiqua" w:cs="Book Antiqua" w:eastAsia="Book Antiqua" w:hAnsi="Book Antiqua"/>
                <w:color w:val="000000"/>
                <w:sz w:val="24"/>
                <w:szCs w:val="24"/>
              </w:rPr>
            </w:pPr>
            <w:r w:rsidRPr="D8BB8514">
              <w:rPr>
                <w:rFonts w:ascii="Book Antiqua" w:cs="Book Antiqua" w:eastAsia="Book Antiqua" w:hAnsi="Book Antiqua"/>
                <w:color w:val="000000"/>
                <w:sz w:val="24"/>
                <w:szCs w:val="24"/>
                <w:rPrChange w:id="3384" w:author="MUTILE WANYEE" w:date="2024-03-01T12:23:00Z">
                  <w:rPr>
                    <w:rFonts w:ascii="Book Antiqua" w:cs="Book Antiqua" w:eastAsia="Book Antiqua" w:hAnsi="Book Antiqua"/>
                    <w:color w:val="000000"/>
                    <w:sz w:val="24"/>
                    <w:szCs w:val="24"/>
                  </w:rPr>
                </w:rPrChange>
              </w:rPr>
              <w:t>Certificate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712CEF05">
              <w:rPr>
                <w:rFonts w:ascii="Book Antiqua" w:cs="Book Antiqua" w:eastAsia="Book Antiqua" w:hAnsi="Book Antiqua"/>
                <w:color w:val="000000"/>
                <w:sz w:val="24"/>
                <w:szCs w:val="24"/>
                <w:rPrChange w:id="3385" w:author="MUTILE WANYEE" w:date="2024-03-01T12:23:00Z">
                  <w:rPr>
                    <w:rFonts w:ascii="Book Antiqua" w:cs="Book Antiqua" w:eastAsia="Book Antiqua" w:hAnsi="Book Antiqua"/>
                    <w:color w:val="000000"/>
                    <w:sz w:val="24"/>
                    <w:szCs w:val="24"/>
                  </w:rPr>
                </w:rPrChange>
              </w:rPr>
              <w:t>2 years with the exception of nursing which takes 2 ½  years</w:t>
            </w:r>
          </w:p>
        </w:tc>
      </w:tr>
      <w:tr>
        <w:tblPrEx/>
        <w:trPr>
          <w:cantSplit w:val="false"/>
          <w:trHeight w:val="32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087BAB3F">
              <w:rPr>
                <w:rFonts w:ascii="Book Antiqua" w:cs="Book Antiqua" w:eastAsia="Book Antiqua" w:hAnsi="Book Antiqua"/>
                <w:color w:val="000000"/>
                <w:sz w:val="24"/>
                <w:szCs w:val="24"/>
                <w:rPrChange w:id="3386" w:author="MUTILE WANYEE" w:date="2024-03-01T12:23:00Z">
                  <w:rPr>
                    <w:rFonts w:ascii="Book Antiqua" w:cs="Book Antiqua" w:eastAsia="Book Antiqua" w:hAnsi="Book Antiqua"/>
                    <w:color w:val="000000"/>
                    <w:sz w:val="24"/>
                    <w:szCs w:val="24"/>
                  </w:rPr>
                </w:rPrChange>
              </w:rPr>
              <w:t>Diploma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062737BA">
              <w:rPr>
                <w:rFonts w:ascii="Book Antiqua" w:cs="Book Antiqua" w:eastAsia="Book Antiqua" w:hAnsi="Book Antiqua"/>
                <w:color w:val="000000"/>
                <w:sz w:val="24"/>
                <w:szCs w:val="24"/>
                <w:rPrChange w:id="3387" w:author="MUTILE WANYEE" w:date="2024-03-01T12:23:00Z">
                  <w:rPr>
                    <w:rFonts w:ascii="Book Antiqua" w:cs="Book Antiqua" w:eastAsia="Book Antiqua" w:hAnsi="Book Antiqua"/>
                    <w:color w:val="000000"/>
                    <w:sz w:val="24"/>
                    <w:szCs w:val="24"/>
                  </w:rPr>
                </w:rPrChange>
              </w:rPr>
              <w:t>3 years except Community Health Nursing which lasts 3 ½ years</w:t>
            </w:r>
          </w:p>
        </w:tc>
      </w:tr>
      <w:tr>
        <w:tblPrEx/>
        <w:trPr>
          <w:cantSplit w:val="false"/>
          <w:trHeight w:val="397"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2FF4F16F">
              <w:rPr>
                <w:rFonts w:ascii="Book Antiqua" w:cs="Book Antiqua" w:eastAsia="Book Antiqua" w:hAnsi="Book Antiqua"/>
                <w:color w:val="000000"/>
                <w:sz w:val="24"/>
                <w:szCs w:val="24"/>
                <w:rPrChange w:id="3388" w:author="MUTILE WANYEE" w:date="2024-03-01T12:23:00Z">
                  <w:rPr>
                    <w:rFonts w:ascii="Book Antiqua" w:cs="Book Antiqua" w:eastAsia="Book Antiqua" w:hAnsi="Book Antiqua"/>
                    <w:color w:val="000000"/>
                    <w:sz w:val="24"/>
                    <w:szCs w:val="24"/>
                  </w:rPr>
                </w:rPrChange>
              </w:rPr>
              <w:t>Upgrading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020E67B6">
              <w:rPr>
                <w:rFonts w:ascii="Book Antiqua" w:cs="Book Antiqua" w:eastAsia="Book Antiqua" w:hAnsi="Book Antiqua"/>
                <w:color w:val="000000"/>
                <w:sz w:val="24"/>
                <w:szCs w:val="24"/>
                <w:rPrChange w:id="3389" w:author="MUTILE WANYEE" w:date="2024-03-01T12:23:00Z">
                  <w:rPr>
                    <w:rFonts w:ascii="Book Antiqua" w:cs="Book Antiqua" w:eastAsia="Book Antiqua" w:hAnsi="Book Antiqua"/>
                    <w:color w:val="000000"/>
                    <w:sz w:val="24"/>
                    <w:szCs w:val="24"/>
                  </w:rPr>
                </w:rPrChange>
              </w:rPr>
              <w:t>2 years except Community Health Nursing which lasts 18 Months</w:t>
            </w:r>
          </w:p>
        </w:tc>
      </w:tr>
      <w:tr>
        <w:tblPrEx/>
        <w:trPr>
          <w:cantSplit w:val="false"/>
          <w:trHeight w:val="280"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3EB42CCF">
              <w:rPr>
                <w:rFonts w:ascii="Book Antiqua" w:cs="Book Antiqua" w:eastAsia="Book Antiqua" w:hAnsi="Book Antiqua"/>
                <w:color w:val="000000"/>
                <w:sz w:val="24"/>
                <w:szCs w:val="24"/>
                <w:rPrChange w:id="3390" w:author="MUTILE WANYEE" w:date="2024-03-01T12:23:00Z">
                  <w:rPr>
                    <w:rFonts w:ascii="Book Antiqua" w:cs="Book Antiqua" w:eastAsia="Book Antiqua" w:hAnsi="Book Antiqua"/>
                    <w:color w:val="000000"/>
                    <w:sz w:val="24"/>
                    <w:szCs w:val="24"/>
                  </w:rPr>
                </w:rPrChange>
              </w:rPr>
              <w:t>Higher Diploma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6B925267">
              <w:rPr>
                <w:rFonts w:ascii="Book Antiqua" w:cs="Book Antiqua" w:eastAsia="Book Antiqua" w:hAnsi="Book Antiqua"/>
                <w:color w:val="000000"/>
                <w:sz w:val="24"/>
                <w:szCs w:val="24"/>
                <w:rPrChange w:id="3391" w:author="MUTILE WANYEE" w:date="2024-03-01T12:23:00Z">
                  <w:rPr>
                    <w:rFonts w:ascii="Book Antiqua" w:cs="Book Antiqua" w:eastAsia="Book Antiqua" w:hAnsi="Book Antiqua"/>
                    <w:color w:val="000000"/>
                    <w:sz w:val="24"/>
                    <w:szCs w:val="24"/>
                  </w:rPr>
                </w:rPrChange>
              </w:rPr>
              <w:t>1 year</w:t>
            </w:r>
          </w:p>
        </w:tc>
      </w:tr>
      <w:tr>
        <w:tblPrEx/>
        <w:trPr>
          <w:cantSplit w:val="false"/>
          <w:trHeight w:val="325"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143B45DA">
              <w:rPr>
                <w:rFonts w:ascii="Book Antiqua" w:cs="Book Antiqua" w:eastAsia="Book Antiqua" w:hAnsi="Book Antiqua"/>
                <w:color w:val="000000"/>
                <w:sz w:val="24"/>
                <w:szCs w:val="24"/>
                <w:rPrChange w:id="3392" w:author="MUTILE WANYEE" w:date="2024-03-01T12:23:00Z">
                  <w:rPr>
                    <w:rFonts w:ascii="Book Antiqua" w:cs="Book Antiqua" w:eastAsia="Book Antiqua" w:hAnsi="Book Antiqua"/>
                    <w:color w:val="000000"/>
                    <w:sz w:val="24"/>
                    <w:szCs w:val="24"/>
                  </w:rPr>
                </w:rPrChange>
              </w:rPr>
              <w:t>Short Courses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keepNext/>
              <w:keepLines/>
              <w:widowControl w:val="false"/>
              <w:spacing w:after="0" w:lineRule="auto" w:line="240"/>
              <w:jc w:val="both"/>
              <w:rPr>
                <w:rFonts w:ascii="Book Antiqua" w:cs="Book Antiqua" w:eastAsia="Book Antiqua" w:hAnsi="Book Antiqua"/>
                <w:color w:val="000000"/>
                <w:sz w:val="24"/>
                <w:szCs w:val="24"/>
              </w:rPr>
            </w:pPr>
            <w:r w:rsidRPr="EC9FE629">
              <w:rPr>
                <w:rFonts w:ascii="Book Antiqua" w:cs="Book Antiqua" w:eastAsia="Book Antiqua" w:hAnsi="Book Antiqua"/>
                <w:color w:val="000000"/>
                <w:sz w:val="24"/>
                <w:szCs w:val="24"/>
                <w:rPrChange w:id="3393" w:author="MUTILE WANYEE" w:date="2024-03-01T12:23:00Z">
                  <w:rPr>
                    <w:rFonts w:ascii="Book Antiqua" w:cs="Book Antiqua" w:eastAsia="Book Antiqua" w:hAnsi="Book Antiqua"/>
                    <w:color w:val="000000"/>
                    <w:sz w:val="24"/>
                    <w:szCs w:val="24"/>
                  </w:rPr>
                </w:rPrChange>
              </w:rPr>
              <w:t>2 weeks – 3 Months</w:t>
            </w:r>
          </w:p>
        </w:tc>
      </w:tr>
    </w:tbl>
    <w:p>
      <w:pPr>
        <w:pStyle w:val="style0"/>
        <w:spacing w:after="0" w:lineRule="auto" w:line="276"/>
        <w:jc w:val="both"/>
        <w:rPr>
          <w:rFonts w:ascii="Book Antiqua" w:cs="Book Antiqua" w:eastAsia="Book Antiqua" w:hAnsi="Book Antiqua"/>
          <w:color w:val="000000"/>
        </w:rPr>
      </w:pPr>
    </w:p>
    <w:p>
      <w:pPr>
        <w:pStyle w:val="style0"/>
        <w:spacing w:lineRule="auto" w:line="276"/>
        <w:jc w:val="both"/>
        <w:rPr>
          <w:rFonts w:ascii="Book Antiqua" w:cs="Book Antiqua" w:eastAsia="Book Antiqua" w:hAnsi="Book Antiqua"/>
          <w:color w:val="000000"/>
          <w:sz w:val="24"/>
          <w:szCs w:val="24"/>
        </w:rPr>
      </w:pPr>
      <w:r w:rsidRPr="14897D9B">
        <w:rPr>
          <w:rFonts w:ascii="Book Antiqua" w:cs="Book Antiqua" w:eastAsia="Book Antiqua" w:hAnsi="Book Antiqua"/>
          <w:color w:val="000000"/>
          <w:sz w:val="24"/>
          <w:szCs w:val="24"/>
          <w:rPrChange w:id="3394" w:author="MUTILE WANYEE" w:date="2024-03-01T12:23:00Z">
            <w:rPr>
              <w:rFonts w:ascii="Book Antiqua" w:cs="Book Antiqua" w:eastAsia="Book Antiqua" w:hAnsi="Book Antiqua"/>
              <w:color w:val="000000"/>
              <w:sz w:val="24"/>
              <w:szCs w:val="24"/>
            </w:rPr>
          </w:rPrChange>
        </w:rPr>
        <w:t>The master list of accredited health workforce education and training institutions are up to date and available in the public domain.</w:t>
      </w:r>
    </w:p>
    <w:bookmarkStart w:id="30" w:name="_bc12oebsylm5" w:colFirst="0" w:colLast="0"/>
    <w:bookmarkEnd w:id="30"/>
    <w:p>
      <w:pPr>
        <w:pStyle w:val="style3"/>
        <w:spacing w:lineRule="auto" w:line="276"/>
        <w:rPr>
          <w:rFonts w:ascii="Book Antiqua" w:cs="Book Antiqua" w:eastAsia="Book Antiqua" w:hAnsi="Book Antiqua"/>
          <w:b/>
          <w:i/>
          <w:color w:val="000000"/>
        </w:rPr>
      </w:pPr>
      <w:r w:rsidRPr="88E2F8C0">
        <w:rPr>
          <w:rFonts w:ascii="Book Antiqua" w:cs="Book Antiqua" w:eastAsia="Book Antiqua" w:hAnsi="Book Antiqua"/>
          <w:b/>
          <w:i/>
          <w:color w:val="000000"/>
          <w:rPrChange w:id="3395" w:author="MUTILE WANYEE" w:date="2024-03-01T12:23:00Z">
            <w:rPr>
              <w:rFonts w:ascii="Book Antiqua" w:cs="Book Antiqua" w:eastAsia="Book Antiqua" w:hAnsi="Book Antiqua"/>
              <w:b/>
              <w:i/>
              <w:color w:val="000000"/>
            </w:rPr>
          </w:rPrChange>
        </w:rPr>
        <w:t xml:space="preserve">6.2.3 Applications for education and training </w:t>
      </w:r>
    </w:p>
    <w:p>
      <w:pPr>
        <w:pStyle w:val="style0"/>
        <w:spacing w:lineRule="auto" w:line="276"/>
        <w:jc w:val="both"/>
        <w:rPr>
          <w:rFonts w:ascii="Book Antiqua" w:cs="Book Antiqua" w:eastAsia="Book Antiqua" w:hAnsi="Book Antiqua"/>
          <w:sz w:val="24"/>
          <w:szCs w:val="24"/>
        </w:rPr>
      </w:pPr>
      <w:r w:rsidRPr="1840A986">
        <w:rPr>
          <w:rFonts w:ascii="Book Antiqua" w:cs="Book Antiqua" w:eastAsia="Book Antiqua" w:hAnsi="Book Antiqua"/>
          <w:sz w:val="24"/>
          <w:szCs w:val="24"/>
          <w:rPrChange w:id="3396" w:author="MUTILE WANYEE" w:date="2024-03-01T12:23:00Z">
            <w:rPr>
              <w:rFonts w:ascii="Book Antiqua" w:cs="Book Antiqua" w:eastAsia="Book Antiqua" w:hAnsi="Book Antiqua"/>
              <w:sz w:val="24"/>
              <w:szCs w:val="24"/>
            </w:rPr>
          </w:rPrChange>
        </w:rPr>
        <w:t>Applications for placement in universities and colleges are coordinated by the Kenya Universities and Colleges Central Placement Service (KUCCPS). Education and training institutions in the Ministry of Health apply online to KMTC. Future efforts will seek to obtain targeted data on the number of applications.</w:t>
      </w:r>
    </w:p>
    <w:bookmarkStart w:id="31" w:name="_qbeoeehnuuat" w:colFirst="0" w:colLast="0"/>
    <w:bookmarkEnd w:id="31"/>
    <w:p>
      <w:pPr>
        <w:pStyle w:val="style3"/>
        <w:spacing w:lineRule="auto" w:line="276"/>
        <w:rPr>
          <w:rFonts w:ascii="Book Antiqua" w:cs="Book Antiqua" w:eastAsia="Book Antiqua" w:hAnsi="Book Antiqua"/>
          <w:b/>
          <w:i/>
          <w:color w:val="000000"/>
        </w:rPr>
      </w:pPr>
      <w:r w:rsidRPr="EB9BBBCF">
        <w:rPr>
          <w:rFonts w:ascii="Book Antiqua" w:cs="Book Antiqua" w:eastAsia="Book Antiqua" w:hAnsi="Book Antiqua"/>
          <w:b/>
          <w:i/>
          <w:color w:val="000000"/>
          <w:rPrChange w:id="3397" w:author="MUTILE WANYEE" w:date="2024-03-01T12:23:00Z">
            <w:rPr>
              <w:rFonts w:ascii="Book Antiqua" w:cs="Book Antiqua" w:eastAsia="Book Antiqua" w:hAnsi="Book Antiqua"/>
              <w:b/>
              <w:i/>
              <w:color w:val="000000"/>
            </w:rPr>
          </w:rPrChange>
        </w:rPr>
        <w:t xml:space="preserve">6.2.5 Ratio of students to qualified educators for education and training </w:t>
      </w:r>
    </w:p>
    <w:p>
      <w:pPr>
        <w:pStyle w:val="style0"/>
        <w:spacing w:lineRule="auto" w:line="276"/>
        <w:jc w:val="both"/>
        <w:rPr>
          <w:rFonts w:ascii="Book Antiqua" w:cs="Book Antiqua" w:eastAsia="Book Antiqua" w:hAnsi="Book Antiqua"/>
          <w:color w:val="00ff00"/>
          <w:sz w:val="24"/>
          <w:szCs w:val="24"/>
          <w:highlight w:val="yellow"/>
        </w:rPr>
      </w:pPr>
      <w:r w:rsidRPr="AAAD1123">
        <w:rPr>
          <w:rFonts w:ascii="Book Antiqua" w:cs="Book Antiqua" w:eastAsia="Book Antiqua" w:hAnsi="Book Antiqua"/>
          <w:color w:val="000000"/>
          <w:sz w:val="24"/>
          <w:szCs w:val="24"/>
          <w:rPrChange w:id="3398" w:author="MUTILE WANYEE" w:date="2024-03-01T12:23:00Z">
            <w:rPr>
              <w:rFonts w:ascii="Book Antiqua" w:cs="Book Antiqua" w:eastAsia="Book Antiqua" w:hAnsi="Book Antiqua"/>
              <w:color w:val="000000"/>
              <w:sz w:val="24"/>
              <w:szCs w:val="24"/>
            </w:rPr>
          </w:rPrChange>
        </w:rPr>
        <w:t>For University Education, the Universities Standards and Guidelines under PROG/STD/17, Section 5 provides that</w:t>
      </w:r>
      <w:r w:rsidRPr="62B47712">
        <w:rPr>
          <w:rFonts w:ascii="Book Antiqua" w:cs="Book Antiqua" w:eastAsia="Book Antiqua" w:hAnsi="Book Antiqua"/>
          <w:sz w:val="24"/>
          <w:szCs w:val="24"/>
          <w:rPrChange w:id="3399" w:author="MUTILE WANYEE" w:date="2024-03-01T12:23:00Z">
            <w:rPr>
              <w:rFonts w:ascii="Book Antiqua" w:cs="Book Antiqua" w:eastAsia="Book Antiqua" w:hAnsi="Book Antiqua"/>
              <w:sz w:val="24"/>
              <w:szCs w:val="24"/>
            </w:rPr>
          </w:rPrChange>
        </w:rPr>
        <w:t xml:space="preserve"> the   recommended full-time staff: student ratio for Medical and Allied Sciences is 1:7, while for Applied Sciences is 1:10. Mechanisms exist in the university and TVET sector to establish adherence to the provided ratio of students to qualified educators. Additional data on ratio of students to qualified educators will be sourced for the next report </w:t>
      </w:r>
    </w:p>
    <w:p>
      <w:pPr>
        <w:pStyle w:val="style2"/>
        <w:spacing w:lineRule="auto" w:line="276"/>
        <w:rPr>
          <w:rFonts w:ascii="Book Antiqua" w:cs="Book Antiqua" w:eastAsia="Book Antiqua" w:hAnsi="Book Antiqua"/>
          <w:b/>
          <w:i/>
          <w:color w:val="000000"/>
          <w:sz w:val="24"/>
          <w:szCs w:val="24"/>
        </w:rPr>
      </w:pPr>
      <w:r w:rsidRPr="87F3FE11">
        <w:rPr>
          <w:rFonts w:ascii="Book Antiqua" w:cs="Book Antiqua" w:eastAsia="Book Antiqua" w:hAnsi="Book Antiqua"/>
          <w:b/>
          <w:i/>
          <w:color w:val="000000"/>
          <w:sz w:val="24"/>
          <w:szCs w:val="24"/>
          <w:rPrChange w:id="3400" w:author="MUTILE WANYEE" w:date="2024-03-01T12:23:00Z">
            <w:rPr>
              <w:rFonts w:ascii="Book Antiqua" w:cs="Book Antiqua" w:eastAsia="Book Antiqua" w:hAnsi="Book Antiqua"/>
              <w:b/>
              <w:i/>
              <w:color w:val="000000"/>
              <w:sz w:val="24"/>
              <w:szCs w:val="24"/>
            </w:rPr>
          </w:rPrChange>
        </w:rPr>
        <w:t xml:space="preserve">3.3 Education &amp; Training Regulation </w:t>
      </w:r>
    </w:p>
    <w:p>
      <w:pPr>
        <w:pStyle w:val="style0"/>
        <w:spacing w:lineRule="auto" w:line="276"/>
        <w:jc w:val="both"/>
        <w:rPr>
          <w:rFonts w:ascii="Book Antiqua" w:cs="Book Antiqua" w:eastAsia="Book Antiqua" w:hAnsi="Book Antiqua"/>
          <w:sz w:val="24"/>
          <w:szCs w:val="24"/>
        </w:rPr>
      </w:pPr>
      <w:r w:rsidRPr="024CC21D">
        <w:rPr>
          <w:rFonts w:ascii="Book Antiqua" w:cs="Book Antiqua" w:eastAsia="Book Antiqua" w:hAnsi="Book Antiqua"/>
          <w:sz w:val="24"/>
          <w:szCs w:val="24"/>
          <w:rPrChange w:id="3401" w:author="MUTILE WANYEE" w:date="2024-03-01T12:23:00Z">
            <w:rPr>
              <w:rFonts w:ascii="Book Antiqua" w:cs="Book Antiqua" w:eastAsia="Book Antiqua" w:hAnsi="Book Antiqua"/>
              <w:sz w:val="24"/>
              <w:szCs w:val="24"/>
            </w:rPr>
          </w:rPrChange>
        </w:rPr>
        <w:t>This section reviews the available mechanisms to coordinate an intersectoral HWF education and training regulation, by an examination of the quality assurance, and education and training requirements. Accreditation mechanisms and their standards are of key importance, so that national education plans for the health workforce are aligned with the national health plan to ensure that all health workers have the skills that match the needs of the population. An indicator on in-service training looks to align health sector training with other educational sector-wide policies and programmes, including technical and vocational education and training within a framework of lifelong learning. The review seeks to enhance the quality and relevance of HWF education and training, and identify areas of intervention in the regulation or management of education and training.</w:t>
      </w:r>
    </w:p>
    <w:p>
      <w:pPr>
        <w:pStyle w:val="style3"/>
        <w:spacing w:lineRule="auto" w:line="276"/>
        <w:rPr>
          <w:rFonts w:ascii="Book Antiqua" w:cs="Book Antiqua" w:eastAsia="Book Antiqua" w:hAnsi="Book Antiqua"/>
          <w:b/>
          <w:color w:val="000000"/>
        </w:rPr>
      </w:pPr>
      <w:r w:rsidRPr="34F91636">
        <w:rPr>
          <w:rFonts w:ascii="Book Antiqua" w:cs="Book Antiqua" w:eastAsia="Book Antiqua" w:hAnsi="Book Antiqua"/>
          <w:b/>
          <w:color w:val="000000"/>
          <w:rPrChange w:id="3402" w:author="MUTILE WANYEE" w:date="2024-03-01T12:23:00Z">
            <w:rPr>
              <w:rFonts w:ascii="Book Antiqua" w:cs="Book Antiqua" w:eastAsia="Book Antiqua" w:hAnsi="Book Antiqua"/>
              <w:b/>
              <w:color w:val="000000"/>
            </w:rPr>
          </w:rPrChange>
        </w:rPr>
        <w:t>6.3.1 Standards for the duration and content of education and training</w:t>
      </w:r>
    </w:p>
    <w:p>
      <w:pPr>
        <w:pStyle w:val="style0"/>
        <w:spacing w:lineRule="auto" w:line="276"/>
        <w:jc w:val="both"/>
        <w:rPr>
          <w:rFonts w:ascii="Book Antiqua" w:cs="Book Antiqua" w:eastAsia="Book Antiqua" w:hAnsi="Book Antiqua"/>
          <w:b/>
          <w:sz w:val="24"/>
          <w:szCs w:val="24"/>
        </w:rPr>
      </w:pPr>
      <w:r w:rsidRPr="64D20DEB">
        <w:rPr>
          <w:rFonts w:ascii="Book Antiqua" w:cs="Book Antiqua" w:eastAsia="Book Antiqua" w:hAnsi="Book Antiqua"/>
          <w:b/>
          <w:sz w:val="24"/>
          <w:szCs w:val="24"/>
          <w:rPrChange w:id="3403" w:author="MUTILE WANYEE" w:date="2024-03-01T12:23:00Z">
            <w:rPr>
              <w:rFonts w:ascii="Book Antiqua" w:cs="Book Antiqua" w:eastAsia="Book Antiqua" w:hAnsi="Book Antiqua"/>
              <w:b/>
              <w:sz w:val="24"/>
              <w:szCs w:val="24"/>
            </w:rPr>
          </w:rPrChange>
        </w:rPr>
        <w:t>a. Universities</w:t>
      </w:r>
    </w:p>
    <w:p>
      <w:pPr>
        <w:pStyle w:val="style0"/>
        <w:spacing w:after="0" w:lineRule="auto" w:line="276"/>
        <w:jc w:val="both"/>
        <w:rPr>
          <w:rFonts w:ascii="Book Antiqua" w:cs="Book Antiqua" w:eastAsia="Book Antiqua" w:hAnsi="Book Antiqua"/>
          <w:b/>
          <w:i/>
          <w:sz w:val="24"/>
          <w:szCs w:val="24"/>
          <w:highlight w:val="green"/>
        </w:rPr>
      </w:pPr>
      <w:r w:rsidRPr="19021118">
        <w:rPr>
          <w:rFonts w:ascii="Book Antiqua" w:cs="Book Antiqua" w:eastAsia="Book Antiqua" w:hAnsi="Book Antiqua"/>
          <w:b/>
          <w:i/>
          <w:sz w:val="24"/>
          <w:szCs w:val="24"/>
          <w:rPrChange w:id="3404" w:author="MUTILE WANYEE" w:date="2024-03-01T12:23:00Z">
            <w:rPr>
              <w:rFonts w:ascii="Book Antiqua" w:cs="Book Antiqua" w:eastAsia="Book Antiqua" w:hAnsi="Book Antiqua"/>
              <w:b/>
              <w:i/>
              <w:sz w:val="24"/>
              <w:szCs w:val="24"/>
            </w:rPr>
          </w:rPrChange>
        </w:rPr>
        <w:t>(i) Entry requirements</w:t>
      </w:r>
    </w:p>
    <w:p>
      <w:pPr>
        <w:pStyle w:val="style0"/>
        <w:spacing w:lineRule="auto" w:line="276"/>
        <w:jc w:val="both"/>
        <w:rPr>
          <w:rFonts w:ascii="Book Antiqua" w:cs="Book Antiqua" w:eastAsia="Book Antiqua" w:hAnsi="Book Antiqua"/>
          <w:sz w:val="24"/>
          <w:szCs w:val="24"/>
        </w:rPr>
      </w:pPr>
      <w:r w:rsidRPr="C28B6E8F">
        <w:rPr>
          <w:rFonts w:ascii="Book Antiqua" w:cs="Book Antiqua" w:eastAsia="Book Antiqua" w:hAnsi="Book Antiqua"/>
          <w:sz w:val="24"/>
          <w:szCs w:val="24"/>
          <w:rPrChange w:id="3405" w:author="MUTILE WANYEE" w:date="2024-03-01T12:23:00Z">
            <w:rPr>
              <w:rFonts w:ascii="Book Antiqua" w:cs="Book Antiqua" w:eastAsia="Book Antiqua" w:hAnsi="Book Antiqua"/>
              <w:sz w:val="24"/>
              <w:szCs w:val="24"/>
            </w:rPr>
          </w:rPrChange>
        </w:rPr>
        <w:t>The Commission for University Education is mandated to set standards for duration and minimum entry requirements. However, specific entry requirements are provided in the accredited curriculum of individual universities. </w:t>
      </w:r>
    </w:p>
    <w:p>
      <w:pPr>
        <w:pStyle w:val="style0"/>
        <w:spacing w:lineRule="auto" w:line="276"/>
        <w:jc w:val="both"/>
        <w:rPr>
          <w:rFonts w:ascii="Book Antiqua" w:cs="Book Antiqua" w:eastAsia="Book Antiqua" w:hAnsi="Book Antiqua"/>
          <w:sz w:val="24"/>
          <w:szCs w:val="24"/>
        </w:rPr>
      </w:pPr>
      <w:r w:rsidRPr="12DD94A8">
        <w:rPr>
          <w:rFonts w:ascii="Book Antiqua" w:cs="Book Antiqua" w:eastAsia="Book Antiqua" w:hAnsi="Book Antiqua"/>
          <w:sz w:val="24"/>
          <w:szCs w:val="24"/>
          <w:rPrChange w:id="3406" w:author="MUTILE WANYEE" w:date="2024-03-01T12:23:00Z">
            <w:rPr>
              <w:rFonts w:ascii="Book Antiqua" w:cs="Book Antiqua" w:eastAsia="Book Antiqua" w:hAnsi="Book Antiqua"/>
              <w:sz w:val="24"/>
              <w:szCs w:val="24"/>
            </w:rPr>
          </w:rPrChange>
        </w:rPr>
        <w:t xml:space="preserve">The University Regulations provide in Section 48(1C) that the admission criteria and credit transfers for academic programmes shall be as provided in the Universities Standards and Guidelines (2014). The standards are available from </w:t>
      </w:r>
      <w:r>
        <w:rPr/>
        <w:fldChar w:fldCharType="begin"/>
      </w:r>
      <w:r>
        <w:instrText xml:space="preserve"> HYPERLINK "https://www.cue.or.ke/index.php?option=com_phocadownload&amp;view=category&amp;id=8&amp;Itemid=494" </w:instrText>
      </w:r>
      <w:r>
        <w:rPr/>
        <w:fldChar w:fldCharType="separate"/>
      </w:r>
      <w:r w:rsidRPr="4B4C4FB9">
        <w:rPr>
          <w:rFonts w:ascii="Book Antiqua" w:cs="Book Antiqua" w:eastAsia="Book Antiqua" w:hAnsi="Book Antiqua"/>
          <w:color w:val="1155cc"/>
          <w:sz w:val="24"/>
          <w:szCs w:val="24"/>
          <w:u w:val="single"/>
          <w:rPrChange w:id="3407" w:author="MUTILE WANYEE" w:date="2024-03-01T12:23:00Z">
            <w:rPr>
              <w:rFonts w:ascii="Book Antiqua" w:cs="Book Antiqua" w:eastAsia="Book Antiqua" w:hAnsi="Book Antiqua"/>
              <w:color w:val="1155cc"/>
              <w:sz w:val="24"/>
              <w:szCs w:val="24"/>
              <w:u w:val="single"/>
            </w:rPr>
          </w:rPrChange>
        </w:rPr>
        <w:t>University Standards &amp; Guidelines</w:t>
      </w:r>
      <w:r>
        <w:rPr/>
        <w:fldChar w:fldCharType="end"/>
      </w:r>
    </w:p>
    <w:p>
      <w:pPr>
        <w:pStyle w:val="style0"/>
        <w:spacing w:after="0" w:lineRule="auto" w:line="276"/>
        <w:jc w:val="both"/>
        <w:rPr>
          <w:rFonts w:ascii="Book Antiqua" w:cs="Book Antiqua" w:eastAsia="Book Antiqua" w:hAnsi="Book Antiqua"/>
          <w:sz w:val="24"/>
          <w:szCs w:val="24"/>
        </w:rPr>
      </w:pPr>
      <w:r w:rsidRPr="E63FD310">
        <w:rPr>
          <w:rFonts w:ascii="Book Antiqua" w:cs="Book Antiqua" w:eastAsia="Book Antiqua" w:hAnsi="Book Antiqua"/>
          <w:sz w:val="24"/>
          <w:szCs w:val="24"/>
          <w:rPrChange w:id="3408" w:author="MUTILE WANYEE" w:date="2024-03-01T12:23:00Z">
            <w:rPr>
              <w:rFonts w:ascii="Book Antiqua" w:cs="Book Antiqua" w:eastAsia="Book Antiqua" w:hAnsi="Book Antiqua"/>
              <w:sz w:val="24"/>
              <w:szCs w:val="24"/>
            </w:rPr>
          </w:rPrChange>
        </w:rPr>
        <w:t xml:space="preserve">Professional bodies have specific entry requirements such as </w:t>
      </w:r>
    </w:p>
    <w:p>
      <w:pPr>
        <w:pStyle w:val="style0"/>
        <w:numPr>
          <w:ilvl w:val="0"/>
          <w:numId w:val="36"/>
        </w:numPr>
        <w:spacing w:after="0" w:lineRule="auto" w:line="276"/>
        <w:ind w:left="720" w:hanging="360"/>
        <w:jc w:val="both"/>
        <w:rPr>
          <w:rFonts w:ascii="Book Antiqua" w:cs="Book Antiqua" w:eastAsia="Book Antiqua" w:hAnsi="Book Antiqua"/>
          <w:sz w:val="24"/>
          <w:szCs w:val="24"/>
        </w:rPr>
      </w:pPr>
      <w:r w:rsidRPr="29A9A2EF">
        <w:rPr>
          <w:rFonts w:ascii="Book Antiqua" w:cs="Book Antiqua" w:eastAsia="Book Antiqua" w:hAnsi="Book Antiqua"/>
          <w:color w:val="01012f"/>
          <w:sz w:val="24"/>
          <w:szCs w:val="24"/>
          <w:highlight w:val="white"/>
          <w:rPrChange w:id="3409" w:author="MUTILE WANYEE" w:date="2024-03-01T12:23:00Z">
            <w:rPr>
              <w:rFonts w:ascii="Book Antiqua" w:cs="Book Antiqua" w:eastAsia="Book Antiqua" w:hAnsi="Book Antiqua"/>
              <w:color w:val="01012f"/>
              <w:sz w:val="24"/>
              <w:szCs w:val="24"/>
              <w:highlight w:val="white"/>
            </w:rPr>
          </w:rPrChange>
        </w:rPr>
        <w:t xml:space="preserve">requirements to be admitted to </w:t>
      </w:r>
      <w:r w:rsidRPr="B3953242">
        <w:rPr>
          <w:rFonts w:ascii="Book Antiqua" w:cs="Book Antiqua" w:eastAsia="Book Antiqua" w:hAnsi="Book Antiqua"/>
          <w:sz w:val="24"/>
          <w:szCs w:val="24"/>
          <w:rPrChange w:id="3410" w:author="MUTILE WANYEE" w:date="2024-03-01T12:23:00Z">
            <w:rPr>
              <w:rFonts w:ascii="Book Antiqua" w:cs="Book Antiqua" w:eastAsia="Book Antiqua" w:hAnsi="Book Antiqua"/>
              <w:sz w:val="24"/>
              <w:szCs w:val="24"/>
            </w:rPr>
          </w:rPrChange>
        </w:rPr>
        <w:t xml:space="preserve">Bachelor of Medicine and Bachelor of Surgery degree programme or its equivalent must satisfy certain indexing requirements </w:t>
      </w:r>
      <w:r>
        <w:rPr/>
        <w:fldChar w:fldCharType="begin"/>
      </w:r>
      <w:r>
        <w:instrText xml:space="preserve"> HYPERLINK "https://kmpdc.go.ke/undergraduate-training/" </w:instrText>
      </w:r>
      <w:r>
        <w:rPr/>
        <w:fldChar w:fldCharType="separate"/>
      </w:r>
      <w:r w:rsidRPr="DED434B0">
        <w:rPr>
          <w:rFonts w:ascii="Book Antiqua" w:cs="Book Antiqua" w:eastAsia="Book Antiqua" w:hAnsi="Book Antiqua"/>
          <w:color w:val="1155cc"/>
          <w:sz w:val="24"/>
          <w:szCs w:val="24"/>
          <w:u w:val="single"/>
          <w:rPrChange w:id="3411" w:author="MUTILE WANYEE" w:date="2024-03-01T12:23:00Z">
            <w:rPr>
              <w:rFonts w:ascii="Book Antiqua" w:cs="Book Antiqua" w:eastAsia="Book Antiqua" w:hAnsi="Book Antiqua"/>
              <w:color w:val="1155cc"/>
              <w:sz w:val="24"/>
              <w:szCs w:val="24"/>
              <w:u w:val="single"/>
            </w:rPr>
          </w:rPrChange>
        </w:rPr>
        <w:t>Undergraduate Training</w:t>
      </w:r>
      <w:r>
        <w:rPr/>
        <w:fldChar w:fldCharType="end"/>
      </w:r>
      <w:r w:rsidRPr="8480A756">
        <w:rPr>
          <w:rFonts w:ascii="Book Antiqua" w:cs="Book Antiqua" w:eastAsia="Book Antiqua" w:hAnsi="Book Antiqua"/>
          <w:sz w:val="24"/>
          <w:szCs w:val="24"/>
          <w:rPrChange w:id="3412" w:author="MUTILE WANYEE" w:date="2024-03-01T12:23:00Z">
            <w:rPr>
              <w:rFonts w:ascii="Book Antiqua" w:cs="Book Antiqua" w:eastAsia="Book Antiqua" w:hAnsi="Book Antiqua"/>
              <w:sz w:val="24"/>
              <w:szCs w:val="24"/>
            </w:rPr>
          </w:rPrChange>
        </w:rPr>
        <w:t>. These include:</w:t>
      </w:r>
    </w:p>
    <w:p>
      <w:pPr>
        <w:pStyle w:val="style0"/>
        <w:numPr>
          <w:ilvl w:val="0"/>
          <w:numId w:val="37"/>
        </w:numPr>
        <w:spacing w:after="0" w:lineRule="auto" w:line="276"/>
        <w:ind w:left="1440" w:right="-220" w:hanging="360"/>
        <w:rPr>
          <w:color w:val="000000"/>
          <w:sz w:val="24"/>
          <w:szCs w:val="24"/>
        </w:rPr>
      </w:pPr>
      <w:r w:rsidRPr="3614BDD6">
        <w:rPr>
          <w:rFonts w:ascii="Book Antiqua" w:cs="Book Antiqua" w:eastAsia="Book Antiqua" w:hAnsi="Book Antiqua"/>
          <w:color w:val="000000"/>
          <w:sz w:val="24"/>
          <w:szCs w:val="24"/>
          <w:rPrChange w:id="3413" w:author="MUTILE WANYEE" w:date="2024-03-01T12:23:00Z">
            <w:rPr>
              <w:rFonts w:ascii="Book Antiqua" w:cs="Book Antiqua" w:eastAsia="Book Antiqua" w:hAnsi="Book Antiqua"/>
              <w:color w:val="000000"/>
              <w:sz w:val="24"/>
              <w:szCs w:val="24"/>
            </w:rPr>
          </w:rPrChange>
        </w:rPr>
        <w:t>For Kenya Certificate of Secondary Education holders, minimum university admission requirement is C+ (plus) and in addition, an average of B plain in each the of the following cluster subjects:</w:t>
      </w:r>
    </w:p>
    <w:p>
      <w:pPr>
        <w:pStyle w:val="style0"/>
        <w:numPr>
          <w:ilvl w:val="1"/>
          <w:numId w:val="37"/>
        </w:numPr>
        <w:spacing w:after="0" w:lineRule="auto" w:line="276"/>
        <w:ind w:left="2160" w:right="-220" w:hanging="360"/>
        <w:rPr>
          <w:color w:val="000000"/>
          <w:sz w:val="24"/>
          <w:szCs w:val="24"/>
        </w:rPr>
      </w:pPr>
      <w:r w:rsidRPr="98ACD2FA">
        <w:rPr>
          <w:rFonts w:ascii="Book Antiqua" w:cs="Book Antiqua" w:eastAsia="Book Antiqua" w:hAnsi="Book Antiqua"/>
          <w:color w:val="000000"/>
          <w:sz w:val="24"/>
          <w:szCs w:val="24"/>
          <w:rPrChange w:id="3414" w:author="MUTILE WANYEE" w:date="2024-03-01T12:23:00Z">
            <w:rPr>
              <w:rFonts w:ascii="Book Antiqua" w:cs="Book Antiqua" w:eastAsia="Book Antiqua" w:hAnsi="Book Antiqua"/>
              <w:color w:val="000000"/>
              <w:sz w:val="24"/>
              <w:szCs w:val="24"/>
            </w:rPr>
          </w:rPrChange>
        </w:rPr>
        <w:t>Biology</w:t>
      </w:r>
    </w:p>
    <w:p>
      <w:pPr>
        <w:pStyle w:val="style0"/>
        <w:numPr>
          <w:ilvl w:val="1"/>
          <w:numId w:val="37"/>
        </w:numPr>
        <w:spacing w:after="0" w:lineRule="auto" w:line="276"/>
        <w:ind w:left="2160" w:right="-220" w:hanging="360"/>
        <w:rPr>
          <w:color w:val="000000"/>
          <w:sz w:val="24"/>
          <w:szCs w:val="24"/>
        </w:rPr>
      </w:pPr>
      <w:r w:rsidRPr="AA5908F1">
        <w:rPr>
          <w:rFonts w:ascii="Book Antiqua" w:cs="Book Antiqua" w:eastAsia="Book Antiqua" w:hAnsi="Book Antiqua"/>
          <w:color w:val="000000"/>
          <w:sz w:val="24"/>
          <w:szCs w:val="24"/>
          <w:rPrChange w:id="3415" w:author="MUTILE WANYEE" w:date="2024-03-01T12:23:00Z">
            <w:rPr>
              <w:rFonts w:ascii="Book Antiqua" w:cs="Book Antiqua" w:eastAsia="Book Antiqua" w:hAnsi="Book Antiqua"/>
              <w:color w:val="000000"/>
              <w:sz w:val="24"/>
              <w:szCs w:val="24"/>
            </w:rPr>
          </w:rPrChange>
        </w:rPr>
        <w:t>Chemistry</w:t>
      </w:r>
    </w:p>
    <w:p>
      <w:pPr>
        <w:pStyle w:val="style0"/>
        <w:numPr>
          <w:ilvl w:val="1"/>
          <w:numId w:val="37"/>
        </w:numPr>
        <w:spacing w:after="0" w:lineRule="auto" w:line="276"/>
        <w:ind w:left="2160" w:right="-220" w:hanging="360"/>
        <w:rPr>
          <w:color w:val="000000"/>
          <w:sz w:val="24"/>
          <w:szCs w:val="24"/>
        </w:rPr>
      </w:pPr>
      <w:r w:rsidRPr="FBF92183">
        <w:rPr>
          <w:rFonts w:ascii="Book Antiqua" w:cs="Book Antiqua" w:eastAsia="Book Antiqua" w:hAnsi="Book Antiqua"/>
          <w:color w:val="000000"/>
          <w:sz w:val="24"/>
          <w:szCs w:val="24"/>
          <w:rPrChange w:id="3416" w:author="MUTILE WANYEE" w:date="2024-03-01T12:23:00Z">
            <w:rPr>
              <w:rFonts w:ascii="Book Antiqua" w:cs="Book Antiqua" w:eastAsia="Book Antiqua" w:hAnsi="Book Antiqua"/>
              <w:color w:val="000000"/>
              <w:sz w:val="24"/>
              <w:szCs w:val="24"/>
            </w:rPr>
          </w:rPrChange>
        </w:rPr>
        <w:t>Physics or Mathematics; and</w:t>
      </w:r>
    </w:p>
    <w:p>
      <w:pPr>
        <w:pStyle w:val="style0"/>
        <w:numPr>
          <w:ilvl w:val="1"/>
          <w:numId w:val="37"/>
        </w:numPr>
        <w:spacing w:after="0" w:lineRule="auto" w:line="276"/>
        <w:ind w:left="2160" w:right="-220" w:hanging="360"/>
        <w:rPr>
          <w:color w:val="000000"/>
          <w:sz w:val="24"/>
          <w:szCs w:val="24"/>
        </w:rPr>
      </w:pPr>
      <w:r w:rsidRPr="2DE9AF73">
        <w:rPr>
          <w:rFonts w:ascii="Book Antiqua" w:cs="Book Antiqua" w:eastAsia="Book Antiqua" w:hAnsi="Book Antiqua"/>
          <w:color w:val="000000"/>
          <w:sz w:val="24"/>
          <w:szCs w:val="24"/>
          <w:rPrChange w:id="3417" w:author="MUTILE WANYEE" w:date="2024-03-01T12:23:00Z">
            <w:rPr>
              <w:rFonts w:ascii="Book Antiqua" w:cs="Book Antiqua" w:eastAsia="Book Antiqua" w:hAnsi="Book Antiqua"/>
              <w:color w:val="000000"/>
              <w:sz w:val="24"/>
              <w:szCs w:val="24"/>
            </w:rPr>
          </w:rPrChange>
        </w:rPr>
        <w:t>English or Kiswahili</w:t>
      </w:r>
    </w:p>
    <w:p>
      <w:pPr>
        <w:pStyle w:val="style0"/>
        <w:numPr>
          <w:ilvl w:val="0"/>
          <w:numId w:val="37"/>
        </w:numPr>
        <w:spacing w:after="0" w:lineRule="auto" w:line="276"/>
        <w:ind w:left="1440" w:right="-220" w:hanging="360"/>
        <w:rPr>
          <w:color w:val="000000"/>
          <w:sz w:val="24"/>
          <w:szCs w:val="24"/>
        </w:rPr>
      </w:pPr>
      <w:r w:rsidRPr="8A688863">
        <w:rPr>
          <w:rFonts w:ascii="Book Antiqua" w:cs="Book Antiqua" w:eastAsia="Book Antiqua" w:hAnsi="Book Antiqua"/>
          <w:color w:val="000000"/>
          <w:sz w:val="24"/>
          <w:szCs w:val="24"/>
          <w:rPrChange w:id="3418" w:author="MUTILE WANYEE" w:date="2024-03-01T12:23:00Z">
            <w:rPr>
              <w:rFonts w:ascii="Book Antiqua" w:cs="Book Antiqua" w:eastAsia="Book Antiqua" w:hAnsi="Book Antiqua"/>
              <w:color w:val="000000"/>
              <w:sz w:val="24"/>
              <w:szCs w:val="24"/>
            </w:rPr>
          </w:rPrChange>
        </w:rPr>
        <w:t>For Kenya Advanced Certificate of Education holders, a minimum of two principal passes in Biology, Chemistry and a subsidiary pass in either Mathematics or Physics.</w:t>
      </w:r>
    </w:p>
    <w:p>
      <w:pPr>
        <w:pStyle w:val="style0"/>
        <w:numPr>
          <w:ilvl w:val="0"/>
          <w:numId w:val="37"/>
        </w:numPr>
        <w:spacing w:after="0" w:lineRule="auto" w:line="276"/>
        <w:ind w:left="1440" w:right="-220" w:hanging="360"/>
        <w:rPr>
          <w:color w:val="000000"/>
          <w:sz w:val="24"/>
          <w:szCs w:val="24"/>
        </w:rPr>
      </w:pPr>
      <w:r w:rsidRPr="501498E8">
        <w:rPr>
          <w:rFonts w:ascii="Book Antiqua" w:cs="Book Antiqua" w:eastAsia="Book Antiqua" w:hAnsi="Book Antiqua"/>
          <w:color w:val="000000"/>
          <w:sz w:val="24"/>
          <w:szCs w:val="24"/>
          <w:rPrChange w:id="3419" w:author="MUTILE WANYEE" w:date="2024-03-01T12:23:00Z">
            <w:rPr>
              <w:rFonts w:ascii="Book Antiqua" w:cs="Book Antiqua" w:eastAsia="Book Antiqua" w:hAnsi="Book Antiqua"/>
              <w:color w:val="000000"/>
              <w:sz w:val="24"/>
              <w:szCs w:val="24"/>
            </w:rPr>
          </w:rPrChange>
        </w:rPr>
        <w:t>For International Baccalaureate (IB), a minimum of grade 5 or above in International Baccalaureate.</w:t>
      </w:r>
    </w:p>
    <w:p>
      <w:pPr>
        <w:pStyle w:val="style0"/>
        <w:numPr>
          <w:ilvl w:val="0"/>
          <w:numId w:val="37"/>
        </w:numPr>
        <w:spacing w:after="0" w:lineRule="auto" w:line="276"/>
        <w:ind w:left="1440" w:right="-220" w:hanging="360"/>
        <w:rPr>
          <w:color w:val="000000"/>
          <w:sz w:val="24"/>
          <w:szCs w:val="24"/>
        </w:rPr>
      </w:pPr>
      <w:r w:rsidRPr="927FC405">
        <w:rPr>
          <w:rFonts w:ascii="Book Antiqua" w:cs="Book Antiqua" w:eastAsia="Book Antiqua" w:hAnsi="Book Antiqua"/>
          <w:color w:val="000000"/>
          <w:sz w:val="24"/>
          <w:szCs w:val="24"/>
          <w:rPrChange w:id="3420" w:author="MUTILE WANYEE" w:date="2024-03-01T12:23:00Z">
            <w:rPr>
              <w:rFonts w:ascii="Book Antiqua" w:cs="Book Antiqua" w:eastAsia="Book Antiqua" w:hAnsi="Book Antiqua"/>
              <w:color w:val="000000"/>
              <w:sz w:val="24"/>
              <w:szCs w:val="24"/>
            </w:rPr>
          </w:rPrChange>
        </w:rPr>
        <w:t>For Diploma holders in Medical Sciences, a minimum “O” level Division II pass or C+ (plus) mean grade and a credit C+ pass in the cluster subjects in K.C.S.E., in addition to a three-year diploma with a minimum of a credit pass from a medical training institution recognized by the Board.</w:t>
      </w:r>
    </w:p>
    <w:p>
      <w:pPr>
        <w:pStyle w:val="style0"/>
        <w:numPr>
          <w:ilvl w:val="0"/>
          <w:numId w:val="37"/>
        </w:numPr>
        <w:spacing w:after="0" w:lineRule="auto" w:line="276"/>
        <w:ind w:left="1440" w:right="-220" w:hanging="360"/>
        <w:rPr>
          <w:color w:val="000000"/>
          <w:sz w:val="24"/>
          <w:szCs w:val="24"/>
        </w:rPr>
      </w:pPr>
      <w:r w:rsidRPr="F02F168B">
        <w:rPr>
          <w:rFonts w:ascii="Book Antiqua" w:cs="Book Antiqua" w:eastAsia="Book Antiqua" w:hAnsi="Book Antiqua"/>
          <w:color w:val="000000"/>
          <w:sz w:val="24"/>
          <w:szCs w:val="24"/>
          <w:rPrChange w:id="3421" w:author="MUTILE WANYEE" w:date="2024-03-01T12:23:00Z">
            <w:rPr>
              <w:rFonts w:ascii="Book Antiqua" w:cs="Book Antiqua" w:eastAsia="Book Antiqua" w:hAnsi="Book Antiqua"/>
              <w:color w:val="000000"/>
              <w:sz w:val="24"/>
              <w:szCs w:val="24"/>
            </w:rPr>
          </w:rPrChange>
        </w:rPr>
        <w:t>Proficiency in English language.</w:t>
      </w:r>
    </w:p>
    <w:p>
      <w:pPr>
        <w:pStyle w:val="style0"/>
        <w:numPr>
          <w:ilvl w:val="0"/>
          <w:numId w:val="37"/>
        </w:numPr>
        <w:spacing w:after="0" w:lineRule="auto" w:line="276"/>
        <w:ind w:left="1440" w:right="-220" w:hanging="360"/>
        <w:rPr>
          <w:color w:val="000000"/>
          <w:sz w:val="24"/>
          <w:szCs w:val="24"/>
        </w:rPr>
      </w:pPr>
      <w:r w:rsidRPr="9B438466">
        <w:rPr>
          <w:rFonts w:ascii="Book Antiqua" w:cs="Book Antiqua" w:eastAsia="Book Antiqua" w:hAnsi="Book Antiqua"/>
          <w:color w:val="000000"/>
          <w:sz w:val="24"/>
          <w:szCs w:val="24"/>
          <w:rPrChange w:id="3422" w:author="MUTILE WANYEE" w:date="2024-03-01T12:23:00Z">
            <w:rPr>
              <w:rFonts w:ascii="Book Antiqua" w:cs="Book Antiqua" w:eastAsia="Book Antiqua" w:hAnsi="Book Antiqua"/>
              <w:color w:val="000000"/>
              <w:sz w:val="24"/>
              <w:szCs w:val="24"/>
            </w:rPr>
          </w:rPrChange>
        </w:rPr>
        <w:t>For holders of any degree in Biological Sciences or equivalent qualifications from a recognized university, subject to passing Graduate Record Examination (GRE).</w:t>
      </w:r>
    </w:p>
    <w:p>
      <w:pPr>
        <w:pStyle w:val="style0"/>
        <w:numPr>
          <w:ilvl w:val="0"/>
          <w:numId w:val="37"/>
        </w:numPr>
        <w:spacing w:after="0" w:lineRule="auto" w:line="276"/>
        <w:ind w:left="1440" w:right="-220" w:hanging="360"/>
        <w:rPr>
          <w:color w:val="000000"/>
          <w:sz w:val="24"/>
          <w:szCs w:val="24"/>
        </w:rPr>
      </w:pPr>
      <w:r w:rsidRPr="D1033FF5">
        <w:rPr>
          <w:rFonts w:ascii="Book Antiqua" w:cs="Book Antiqua" w:eastAsia="Book Antiqua" w:hAnsi="Book Antiqua"/>
          <w:color w:val="000000"/>
          <w:sz w:val="24"/>
          <w:szCs w:val="24"/>
          <w:rPrChange w:id="3423" w:author="MUTILE WANYEE" w:date="2024-03-01T12:23:00Z">
            <w:rPr>
              <w:rFonts w:ascii="Book Antiqua" w:cs="Book Antiqua" w:eastAsia="Book Antiqua" w:hAnsi="Book Antiqua"/>
              <w:color w:val="000000"/>
              <w:sz w:val="24"/>
              <w:szCs w:val="24"/>
            </w:rPr>
          </w:rPrChange>
        </w:rPr>
        <w:t>Other qualifications deemed to be equivalent to those in paragraphs (a)-(d) above from institutions recognized by the different institutions’ Senates</w:t>
      </w:r>
    </w:p>
    <w:p>
      <w:pPr>
        <w:pStyle w:val="style0"/>
        <w:spacing w:lineRule="auto" w:line="276"/>
        <w:jc w:val="both"/>
        <w:rPr>
          <w:ins w:id="3424" w:author="MUTILE WANYEE" w:date="2024-03-06T15:09:00Z"/>
          <w:rFonts w:ascii="Book Antiqua" w:cs="Book Antiqua" w:eastAsia="Book Antiqua" w:hAnsi="Book Antiqua"/>
          <w:b/>
          <w:i/>
          <w:sz w:val="24"/>
          <w:szCs w:val="24"/>
          <w:rPrChange w:id="3425" w:author="MUTILE WANYEE" w:date="2024-03-01T12:23:00Z">
            <w:rPr>
              <w:rFonts w:ascii="Book Antiqua" w:cs="Book Antiqua" w:eastAsia="Book Antiqua" w:hAnsi="Book Antiqua"/>
              <w:b/>
              <w:i/>
              <w:sz w:val="24"/>
              <w:szCs w:val="24"/>
            </w:rPr>
          </w:rPrChange>
        </w:rPr>
      </w:pPr>
    </w:p>
    <w:p>
      <w:pPr>
        <w:pStyle w:val="style0"/>
        <w:spacing w:lineRule="auto" w:line="276"/>
        <w:jc w:val="both"/>
        <w:rPr>
          <w:rFonts w:ascii="Book Antiqua" w:cs="Book Antiqua" w:eastAsia="Book Antiqua" w:hAnsi="Book Antiqua"/>
          <w:b/>
          <w:i/>
          <w:sz w:val="24"/>
          <w:szCs w:val="24"/>
        </w:rPr>
      </w:pPr>
      <w:r w:rsidRPr="997BBD4D">
        <w:rPr>
          <w:rFonts w:ascii="Book Antiqua" w:cs="Book Antiqua" w:eastAsia="Book Antiqua" w:hAnsi="Book Antiqua"/>
          <w:b/>
          <w:i/>
          <w:sz w:val="24"/>
          <w:szCs w:val="24"/>
          <w:rPrChange w:id="3426" w:author="MUTILE WANYEE" w:date="2024-03-01T12:23:00Z">
            <w:rPr>
              <w:rFonts w:ascii="Book Antiqua" w:cs="Book Antiqua" w:eastAsia="Book Antiqua" w:hAnsi="Book Antiqua"/>
              <w:b/>
              <w:i/>
              <w:sz w:val="24"/>
              <w:szCs w:val="24"/>
            </w:rPr>
          </w:rPrChange>
        </w:rPr>
        <w:t>(ii) Duration</w:t>
      </w:r>
    </w:p>
    <w:p>
      <w:pPr>
        <w:pStyle w:val="style0"/>
        <w:spacing w:lineRule="auto" w:line="276"/>
        <w:jc w:val="both"/>
        <w:rPr>
          <w:rFonts w:ascii="Book Antiqua" w:cs="Book Antiqua" w:eastAsia="Book Antiqua" w:hAnsi="Book Antiqua"/>
          <w:sz w:val="24"/>
          <w:szCs w:val="24"/>
        </w:rPr>
      </w:pPr>
      <w:r w:rsidRPr="34A195FF">
        <w:rPr>
          <w:rFonts w:ascii="Book Antiqua" w:cs="Book Antiqua" w:eastAsia="Book Antiqua" w:hAnsi="Book Antiqua"/>
          <w:sz w:val="24"/>
          <w:szCs w:val="24"/>
          <w:rPrChange w:id="3427" w:author="MUTILE WANYEE" w:date="2024-03-01T12:23:00Z">
            <w:rPr>
              <w:rFonts w:ascii="Book Antiqua" w:cs="Book Antiqua" w:eastAsia="Book Antiqua" w:hAnsi="Book Antiqua"/>
              <w:sz w:val="24"/>
              <w:szCs w:val="24"/>
            </w:rPr>
          </w:rPrChange>
        </w:rPr>
        <w:t>Standards for the duration of education and training are specified under the third Schedule of the Universities Standards and Guidelines (2014), which provides 20 standards and related guidelines for academic programmes.</w:t>
      </w:r>
    </w:p>
    <w:p>
      <w:pPr>
        <w:pStyle w:val="style0"/>
        <w:spacing w:lineRule="auto" w:line="276"/>
        <w:jc w:val="both"/>
        <w:rPr>
          <w:rFonts w:ascii="Book Antiqua" w:cs="Book Antiqua" w:eastAsia="Book Antiqua" w:hAnsi="Book Antiqua"/>
          <w:sz w:val="24"/>
          <w:szCs w:val="24"/>
        </w:rPr>
      </w:pPr>
      <w:r w:rsidRPr="925F7115">
        <w:rPr>
          <w:rFonts w:ascii="Book Antiqua" w:cs="Book Antiqua" w:eastAsia="Book Antiqua" w:hAnsi="Book Antiqua"/>
          <w:sz w:val="24"/>
          <w:szCs w:val="24"/>
          <w:rPrChange w:id="3428" w:author="MUTILE WANYEE" w:date="2024-03-01T12:23:00Z">
            <w:rPr>
              <w:rFonts w:ascii="Book Antiqua" w:cs="Book Antiqua" w:eastAsia="Book Antiqua" w:hAnsi="Book Antiqua"/>
              <w:sz w:val="24"/>
              <w:szCs w:val="24"/>
            </w:rPr>
          </w:rPrChange>
        </w:rPr>
        <w:t>For Medical and Allied Sciences, the standard PROG/STD/06 prescribes a minimum of 3960 instructional hours. One instructional hour is equivalent to:</w:t>
      </w:r>
    </w:p>
    <w:p>
      <w:pPr>
        <w:pStyle w:val="style0"/>
        <w:numPr>
          <w:ilvl w:val="0"/>
          <w:numId w:val="38"/>
        </w:numPr>
        <w:spacing w:after="0" w:lineRule="auto" w:line="240"/>
        <w:ind w:left="720" w:hanging="360"/>
        <w:jc w:val="both"/>
        <w:rPr>
          <w:color w:val="000000"/>
          <w:sz w:val="24"/>
          <w:szCs w:val="24"/>
        </w:rPr>
      </w:pPr>
      <w:r w:rsidRPr="22176070">
        <w:rPr>
          <w:rFonts w:ascii="Book Antiqua" w:cs="Book Antiqua" w:eastAsia="Book Antiqua" w:hAnsi="Book Antiqua"/>
          <w:color w:val="000000"/>
          <w:sz w:val="24"/>
          <w:szCs w:val="24"/>
          <w:rPrChange w:id="3429" w:author="MUTILE WANYEE" w:date="2024-03-01T12:23:00Z">
            <w:rPr>
              <w:rFonts w:ascii="Book Antiqua" w:cs="Book Antiqua" w:eastAsia="Book Antiqua" w:hAnsi="Book Antiqua"/>
              <w:color w:val="000000"/>
              <w:sz w:val="24"/>
              <w:szCs w:val="24"/>
            </w:rPr>
          </w:rPrChange>
        </w:rPr>
        <w:t>one (1) contact hour in a lecture-designed session;</w:t>
      </w:r>
    </w:p>
    <w:p>
      <w:pPr>
        <w:pStyle w:val="style0"/>
        <w:numPr>
          <w:ilvl w:val="0"/>
          <w:numId w:val="38"/>
        </w:numPr>
        <w:spacing w:after="0" w:lineRule="auto" w:line="240"/>
        <w:ind w:left="720" w:hanging="360"/>
        <w:jc w:val="both"/>
        <w:rPr>
          <w:color w:val="000000"/>
          <w:sz w:val="24"/>
          <w:szCs w:val="24"/>
        </w:rPr>
      </w:pPr>
      <w:r w:rsidRPr="4274F322">
        <w:rPr>
          <w:rFonts w:ascii="Book Antiqua" w:cs="Book Antiqua" w:eastAsia="Book Antiqua" w:hAnsi="Book Antiqua"/>
          <w:color w:val="000000"/>
          <w:sz w:val="24"/>
          <w:szCs w:val="24"/>
          <w:rPrChange w:id="3430" w:author="MUTILE WANYEE" w:date="2024-03-01T12:23:00Z">
            <w:rPr>
              <w:rFonts w:ascii="Book Antiqua" w:cs="Book Antiqua" w:eastAsia="Book Antiqua" w:hAnsi="Book Antiqua"/>
              <w:color w:val="000000"/>
              <w:sz w:val="24"/>
              <w:szCs w:val="24"/>
            </w:rPr>
          </w:rPrChange>
        </w:rPr>
        <w:t>two (2) contact hours in a tutorial-designed or open-learning-designed session;</w:t>
      </w:r>
    </w:p>
    <w:p>
      <w:pPr>
        <w:pStyle w:val="style0"/>
        <w:numPr>
          <w:ilvl w:val="0"/>
          <w:numId w:val="38"/>
        </w:numPr>
        <w:spacing w:after="0" w:lineRule="auto" w:line="240"/>
        <w:ind w:left="720" w:hanging="360"/>
        <w:jc w:val="both"/>
        <w:rPr>
          <w:color w:val="000000"/>
          <w:sz w:val="24"/>
          <w:szCs w:val="24"/>
        </w:rPr>
      </w:pPr>
      <w:r w:rsidRPr="AE4B8919">
        <w:rPr>
          <w:rFonts w:ascii="Book Antiqua" w:cs="Book Antiqua" w:eastAsia="Book Antiqua" w:hAnsi="Book Antiqua"/>
          <w:color w:val="000000"/>
          <w:sz w:val="24"/>
          <w:szCs w:val="24"/>
          <w:rPrChange w:id="3431" w:author="MUTILE WANYEE" w:date="2024-03-01T12:23:00Z">
            <w:rPr>
              <w:rFonts w:ascii="Book Antiqua" w:cs="Book Antiqua" w:eastAsia="Book Antiqua" w:hAnsi="Book Antiqua"/>
              <w:color w:val="000000"/>
              <w:sz w:val="24"/>
              <w:szCs w:val="24"/>
            </w:rPr>
          </w:rPrChange>
        </w:rPr>
        <w:t>three (3) contact hours in a laboratory-designed or practicum session; and</w:t>
      </w:r>
    </w:p>
    <w:p>
      <w:pPr>
        <w:pStyle w:val="style0"/>
        <w:numPr>
          <w:ilvl w:val="0"/>
          <w:numId w:val="38"/>
        </w:numPr>
        <w:spacing w:lineRule="auto" w:line="240"/>
        <w:ind w:left="720" w:hanging="360"/>
        <w:jc w:val="both"/>
        <w:rPr>
          <w:color w:val="000000"/>
          <w:sz w:val="24"/>
          <w:szCs w:val="24"/>
        </w:rPr>
      </w:pPr>
      <w:r w:rsidRPr="EB5293B1">
        <w:rPr>
          <w:rFonts w:ascii="Book Antiqua" w:cs="Book Antiqua" w:eastAsia="Book Antiqua" w:hAnsi="Book Antiqua"/>
          <w:color w:val="000000"/>
          <w:sz w:val="24"/>
          <w:szCs w:val="24"/>
          <w:rPrChange w:id="3432" w:author="MUTILE WANYEE" w:date="2024-03-01T12:23:00Z">
            <w:rPr>
              <w:rFonts w:ascii="Book Antiqua" w:cs="Book Antiqua" w:eastAsia="Book Antiqua" w:hAnsi="Book Antiqua"/>
              <w:color w:val="000000"/>
              <w:sz w:val="24"/>
              <w:szCs w:val="24"/>
            </w:rPr>
          </w:rPrChange>
        </w:rPr>
        <w:t>five (5) contact hours in a farm or similar practice.</w:t>
      </w:r>
    </w:p>
    <w:p>
      <w:pPr>
        <w:pStyle w:val="style0"/>
        <w:spacing w:lineRule="auto" w:line="276"/>
        <w:jc w:val="both"/>
        <w:rPr>
          <w:rFonts w:ascii="Book Antiqua" w:cs="Book Antiqua" w:eastAsia="Book Antiqua" w:hAnsi="Book Antiqua"/>
          <w:b/>
          <w:i/>
          <w:sz w:val="24"/>
          <w:szCs w:val="24"/>
        </w:rPr>
      </w:pPr>
      <w:r w:rsidRPr="2969CBBB">
        <w:rPr>
          <w:rFonts w:ascii="Book Antiqua" w:cs="Book Antiqua" w:eastAsia="Book Antiqua" w:hAnsi="Book Antiqua"/>
          <w:b/>
          <w:i/>
          <w:sz w:val="24"/>
          <w:szCs w:val="24"/>
          <w:rPrChange w:id="3433" w:author="MUTILE WANYEE" w:date="2024-03-01T12:23:00Z">
            <w:rPr>
              <w:rFonts w:ascii="Book Antiqua" w:cs="Book Antiqua" w:eastAsia="Book Antiqua" w:hAnsi="Book Antiqua"/>
              <w:b/>
              <w:i/>
              <w:sz w:val="24"/>
              <w:szCs w:val="24"/>
            </w:rPr>
          </w:rPrChange>
        </w:rPr>
        <w:t>(iii) Content</w:t>
      </w:r>
    </w:p>
    <w:p>
      <w:pPr>
        <w:pStyle w:val="style0"/>
        <w:spacing w:lineRule="auto" w:line="276"/>
        <w:jc w:val="both"/>
        <w:rPr>
          <w:rFonts w:ascii="Book Antiqua" w:cs="Book Antiqua" w:eastAsia="Book Antiqua" w:hAnsi="Book Antiqua"/>
          <w:sz w:val="24"/>
          <w:szCs w:val="24"/>
        </w:rPr>
      </w:pPr>
      <w:r w:rsidRPr="DF45F402">
        <w:rPr>
          <w:rFonts w:ascii="Book Antiqua" w:cs="Book Antiqua" w:eastAsia="Book Antiqua" w:hAnsi="Book Antiqua"/>
          <w:sz w:val="24"/>
          <w:szCs w:val="24"/>
          <w:rPrChange w:id="3434" w:author="MUTILE WANYEE" w:date="2024-03-01T12:23:00Z">
            <w:rPr>
              <w:rFonts w:ascii="Book Antiqua" w:cs="Book Antiqua" w:eastAsia="Book Antiqua" w:hAnsi="Book Antiqua"/>
              <w:sz w:val="24"/>
              <w:szCs w:val="24"/>
            </w:rPr>
          </w:rPrChange>
        </w:rPr>
        <w:t xml:space="preserve"> The content for Human Medicine  is standardized   under the Credit Accumulation and Transfer System ( see link)   </w:t>
      </w:r>
      <w:r>
        <w:rPr/>
        <w:fldChar w:fldCharType="begin"/>
      </w:r>
      <w:r>
        <w:instrText xml:space="preserve"> HYPERLINK "https://www.cue.or.ke/index.php?option=com_phocadownload&amp;view=category&amp;download=111:credit-accumulation-and-transfer-system-enters-its-fifth-phase&amp;id=17:credit-accumulation-and-transfer-system&amp;Itemid=187" </w:instrText>
      </w:r>
      <w:r>
        <w:rPr/>
        <w:fldChar w:fldCharType="separate"/>
      </w:r>
      <w:r w:rsidRPr="3BBB71B2">
        <w:rPr>
          <w:rFonts w:ascii="Book Antiqua" w:cs="Book Antiqua" w:eastAsia="Book Antiqua" w:hAnsi="Book Antiqua"/>
          <w:color w:val="1155cc"/>
          <w:sz w:val="24"/>
          <w:szCs w:val="24"/>
          <w:u w:val="single"/>
          <w:rPrChange w:id="3435" w:author="MUTILE WANYEE" w:date="2024-03-01T12:23:00Z">
            <w:rPr>
              <w:rFonts w:ascii="Book Antiqua" w:cs="Book Antiqua" w:eastAsia="Book Antiqua" w:hAnsi="Book Antiqua"/>
              <w:color w:val="1155cc"/>
              <w:sz w:val="24"/>
              <w:szCs w:val="24"/>
              <w:u w:val="single"/>
            </w:rPr>
          </w:rPrChange>
        </w:rPr>
        <w:t>Credit Accumulation and Transfer System enters its fifth phase The Commission hosted a one-day workshop on 13th February on draf</w:t>
      </w:r>
      <w:r>
        <w:rPr/>
        <w:fldChar w:fldCharType="end"/>
      </w:r>
      <w:r w:rsidRPr="B724BDE2">
        <w:rPr>
          <w:rFonts w:ascii="Book Antiqua" w:cs="Book Antiqua" w:eastAsia="Book Antiqua" w:hAnsi="Book Antiqua"/>
          <w:color w:val="1155cc"/>
          <w:sz w:val="24"/>
          <w:szCs w:val="24"/>
          <w:u w:val="single"/>
          <w:rPrChange w:id="3436" w:author="MUTILE WANYEE" w:date="2024-03-01T12:23:00Z">
            <w:rPr>
              <w:rFonts w:ascii="Book Antiqua" w:cs="Book Antiqua" w:eastAsia="Book Antiqua" w:hAnsi="Book Antiqua"/>
              <w:color w:val="1155cc"/>
              <w:sz w:val="24"/>
              <w:szCs w:val="24"/>
              <w:u w:val="single"/>
            </w:rPr>
          </w:rPrChange>
        </w:rPr>
        <w:t>t</w:t>
      </w:r>
    </w:p>
    <w:p>
      <w:pPr>
        <w:pStyle w:val="style0"/>
        <w:spacing w:lineRule="auto" w:line="276"/>
        <w:jc w:val="both"/>
        <w:rPr>
          <w:rFonts w:ascii="Book Antiqua" w:cs="Book Antiqua" w:eastAsia="Book Antiqua" w:hAnsi="Book Antiqua"/>
          <w:sz w:val="24"/>
          <w:szCs w:val="24"/>
        </w:rPr>
      </w:pPr>
      <w:r w:rsidRPr="E790504F">
        <w:rPr>
          <w:rFonts w:ascii="Book Antiqua" w:cs="Book Antiqua" w:eastAsia="Book Antiqua" w:hAnsi="Book Antiqua"/>
          <w:sz w:val="24"/>
          <w:szCs w:val="24"/>
          <w:rPrChange w:id="3437" w:author="MUTILE WANYEE" w:date="2024-03-01T12:23:00Z">
            <w:rPr>
              <w:rFonts w:ascii="Book Antiqua" w:cs="Book Antiqua" w:eastAsia="Book Antiqua" w:hAnsi="Book Antiqua"/>
              <w:sz w:val="24"/>
              <w:szCs w:val="24"/>
            </w:rPr>
          </w:rPrChange>
        </w:rPr>
        <w:t> Other medical related programmes at degree level are yet to have standardized national curriculum  </w:t>
      </w:r>
    </w:p>
    <w:p>
      <w:pPr>
        <w:pStyle w:val="style0"/>
        <w:spacing w:lineRule="auto" w:line="276"/>
        <w:jc w:val="both"/>
        <w:rPr>
          <w:rFonts w:ascii="Book Antiqua" w:cs="Book Antiqua" w:eastAsia="Book Antiqua" w:hAnsi="Times New Roman"/>
          <w:b w:val="false"/>
          <w:i/>
          <w:sz w:val="20"/>
          <w:szCs w:val="24"/>
          <w:shd w:val="clear" w:color="auto" w:fill="auto"/>
          <w:rPrChange w:id="3438" w:author="MUTILE WANYEE" w:date="2024-03-06T15:28:00Z">
            <w:rPr>
              <w:rFonts w:ascii="Book Antiqua" w:cs="Book Antiqua" w:eastAsia="Book Antiqua" w:hAnsi="Book Antiqua"/>
              <w:b/>
              <w:sz w:val="24"/>
              <w:szCs w:val="24"/>
            </w:rPr>
          </w:rPrChange>
        </w:rPr>
      </w:pPr>
      <w:r w:rsidRPr="FD8ACAB7">
        <w:rPr>
          <w:rFonts w:ascii="Book Antiqua" w:cs="Book Antiqua" w:eastAsia="Book Antiqua" w:hAnsi="Book Antiqua"/>
          <w:b/>
          <w:sz w:val="24"/>
          <w:szCs w:val="24"/>
          <w:highlight w:val="white"/>
          <w:rPrChange w:id="3439" w:author="MUTILE WANYEE" w:date="2024-03-01T12:23:00Z">
            <w:rPr>
              <w:rFonts w:ascii="Book Antiqua" w:cs="Book Antiqua" w:eastAsia="Book Antiqua" w:hAnsi="Book Antiqua"/>
              <w:b/>
              <w:sz w:val="24"/>
              <w:szCs w:val="24"/>
              <w:highlight w:val="white"/>
            </w:rPr>
          </w:rPrChange>
        </w:rPr>
        <w:t>b</w:t>
      </w:r>
      <w:r w:rsidRPr="70B86364">
        <w:rPr>
          <w:rFonts w:ascii="Book Antiqua" w:cs="Book Antiqua" w:eastAsia="Book Antiqua" w:hAnsi="Book Antiqua"/>
          <w:b/>
          <w:sz w:val="24"/>
          <w:szCs w:val="24"/>
          <w:highlight w:val="white"/>
          <w:rPrChange w:id="3440" w:author="MUTILE WANYEE" w:date="2024-03-01T12:23:00Z">
            <w:rPr>
              <w:rFonts w:ascii="Book Antiqua" w:cs="Book Antiqua" w:eastAsia="Book Antiqua" w:hAnsi="Book Antiqua"/>
              <w:b/>
              <w:sz w:val="24"/>
              <w:szCs w:val="24"/>
              <w:highlight w:val="white"/>
            </w:rPr>
          </w:rPrChange>
        </w:rPr>
        <w:t xml:space="preserve">) TVET Curriculum Development </w:t>
      </w:r>
    </w:p>
    <w:p>
      <w:pPr>
        <w:pStyle w:val="style0"/>
        <w:spacing w:lineRule="auto" w:line="276"/>
        <w:jc w:val="both"/>
        <w:rPr>
          <w:rFonts w:ascii="Book Antiqua" w:cs="Book Antiqua" w:eastAsia="Book Antiqua" w:hAnsi="Book Antiqua"/>
          <w:sz w:val="24"/>
          <w:szCs w:val="24"/>
          <w:highlight w:val="white"/>
        </w:rPr>
      </w:pPr>
      <w:r w:rsidRPr="8C8B23FF">
        <w:rPr>
          <w:rFonts w:ascii="Book Antiqua" w:cs="Book Antiqua" w:eastAsia="Book Antiqua" w:hAnsi="Book Antiqua"/>
          <w:sz w:val="24"/>
          <w:szCs w:val="24"/>
          <w:highlight w:val="white"/>
          <w:rPrChange w:id="3441" w:author="MUTILE WANYEE" w:date="2024-03-01T12:23:00Z">
            <w:rPr>
              <w:rFonts w:ascii="Book Antiqua" w:cs="Book Antiqua" w:eastAsia="Book Antiqua" w:hAnsi="Book Antiqua"/>
              <w:sz w:val="24"/>
              <w:szCs w:val="24"/>
              <w:highlight w:val="white"/>
            </w:rPr>
          </w:rPrChange>
        </w:rPr>
        <w:t xml:space="preserve">Curriculum development for the TVET sector is undertaken by a multiplicity of players. For institutions that are accredited by TVETA, the body legally charged with curriculum development matters is the Curriculum Development, Assessment and Certification Council (CDACC). a body corporate established under the Technical and Vocational Education and Training (TVET) Act, No. 29 of 2013. </w:t>
      </w:r>
    </w:p>
    <w:p>
      <w:pPr>
        <w:pStyle w:val="style0"/>
        <w:spacing w:after="0" w:lineRule="auto" w:line="276"/>
        <w:jc w:val="both"/>
        <w:rPr>
          <w:rFonts w:ascii="Book Antiqua" w:cs="Book Antiqua" w:eastAsia="Book Antiqua" w:hAnsi="Book Antiqua"/>
          <w:sz w:val="24"/>
          <w:szCs w:val="24"/>
          <w:highlight w:val="white"/>
        </w:rPr>
      </w:pPr>
      <w:r w:rsidRPr="16C06708">
        <w:rPr>
          <w:rFonts w:ascii="Book Antiqua" w:cs="Book Antiqua" w:eastAsia="Book Antiqua" w:hAnsi="Book Antiqua"/>
          <w:sz w:val="24"/>
          <w:szCs w:val="24"/>
          <w:highlight w:val="white"/>
          <w:rPrChange w:id="3442" w:author="MUTILE WANYEE" w:date="2024-03-01T12:23:00Z">
            <w:rPr>
              <w:rFonts w:ascii="Book Antiqua" w:cs="Book Antiqua" w:eastAsia="Book Antiqua" w:hAnsi="Book Antiqua"/>
              <w:sz w:val="24"/>
              <w:szCs w:val="24"/>
              <w:highlight w:val="white"/>
            </w:rPr>
          </w:rPrChange>
        </w:rPr>
        <w:t>The Council is mandated to undertake design and development of Curricula for the training institutions’ examination, assessment and competence certification. This is in line with the provisions of the Sessional Paper No. 2 of 2015 that embraces Competency Based Education and Training (CBET) system. According to the TVET Act No 29 of 2013, the Council is mandated to undertake design and development of curricula for the training institutions’ examination, assessment and competence certification. Further, the Council is mandated to issue certificates to candidates who satisfy national TVET examination and competence assessment requirements</w:t>
      </w:r>
    </w:p>
    <w:p>
      <w:pPr>
        <w:pStyle w:val="style0"/>
        <w:spacing w:before="220" w:after="0" w:lineRule="auto" w:line="276"/>
        <w:jc w:val="both"/>
        <w:rPr>
          <w:rFonts w:ascii="Book Antiqua" w:cs="Book Antiqua" w:eastAsia="Book Antiqua" w:hAnsi="Book Antiqua"/>
          <w:b/>
          <w:i/>
          <w:sz w:val="24"/>
          <w:szCs w:val="24"/>
          <w:highlight w:val="white"/>
        </w:rPr>
      </w:pPr>
      <w:r w:rsidRPr="5CF56F9F">
        <w:rPr>
          <w:rFonts w:ascii="Book Antiqua" w:cs="Book Antiqua" w:eastAsia="Book Antiqua" w:hAnsi="Book Antiqua"/>
          <w:b/>
          <w:i/>
          <w:sz w:val="24"/>
          <w:szCs w:val="24"/>
          <w:highlight w:val="white"/>
          <w:rPrChange w:id="3443" w:author="MUTILE WANYEE" w:date="2024-03-01T12:23:00Z">
            <w:rPr>
              <w:rFonts w:ascii="Book Antiqua" w:cs="Book Antiqua" w:eastAsia="Book Antiqua" w:hAnsi="Book Antiqua"/>
              <w:b/>
              <w:i/>
              <w:sz w:val="24"/>
              <w:szCs w:val="24"/>
              <w:highlight w:val="white"/>
            </w:rPr>
          </w:rPrChange>
        </w:rPr>
        <w:t>KMTC Curriculum Development</w:t>
      </w:r>
    </w:p>
    <w:p>
      <w:pPr>
        <w:pStyle w:val="style0"/>
        <w:spacing w:after="0" w:lineRule="auto" w:line="276"/>
        <w:jc w:val="both"/>
        <w:rPr>
          <w:rFonts w:ascii="Book Antiqua" w:cs="Book Antiqua" w:eastAsia="Book Antiqua" w:hAnsi="Book Antiqua"/>
          <w:color w:val="ff0000"/>
          <w:sz w:val="24"/>
          <w:szCs w:val="24"/>
          <w:highlight w:val="green"/>
        </w:rPr>
      </w:pPr>
      <w:r w:rsidRPr="A6D561E3">
        <w:rPr>
          <w:rFonts w:ascii="Book Antiqua" w:cs="Book Antiqua" w:eastAsia="Book Antiqua" w:hAnsi="Book Antiqua"/>
          <w:sz w:val="24"/>
          <w:szCs w:val="24"/>
          <w:highlight w:val="white"/>
          <w:rPrChange w:id="3444" w:author="MUTILE WANYEE" w:date="2024-03-01T12:23:00Z">
            <w:rPr>
              <w:rFonts w:ascii="Book Antiqua" w:cs="Book Antiqua" w:eastAsia="Book Antiqua" w:hAnsi="Book Antiqua"/>
              <w:sz w:val="24"/>
              <w:szCs w:val="24"/>
              <w:highlight w:val="white"/>
            </w:rPr>
          </w:rPrChange>
        </w:rPr>
        <w:t xml:space="preserve">The </w:t>
      </w:r>
      <w:r>
        <w:rPr/>
        <w:fldChar w:fldCharType="begin"/>
      </w:r>
      <w:r>
        <w:instrText xml:space="preserve"> HYPERLINK "https://newsblaze.co.ke/kenya-medical-training-college-kmtc-2021-2022-courses-requirements-online-application-and-fees/" </w:instrText>
      </w:r>
      <w:r>
        <w:rPr/>
        <w:fldChar w:fldCharType="separate"/>
      </w:r>
      <w:r w:rsidRPr="1F31716C">
        <w:rPr>
          <w:rFonts w:ascii="Book Antiqua" w:cs="Book Antiqua" w:eastAsia="Book Antiqua" w:hAnsi="Book Antiqua"/>
          <w:sz w:val="24"/>
          <w:szCs w:val="24"/>
          <w:highlight w:val="white"/>
          <w:rPrChange w:id="3445" w:author="MUTILE WANYEE" w:date="2024-03-01T12:23:00Z">
            <w:rPr>
              <w:rFonts w:ascii="Book Antiqua" w:cs="Book Antiqua" w:eastAsia="Book Antiqua" w:hAnsi="Book Antiqua"/>
              <w:sz w:val="24"/>
              <w:szCs w:val="24"/>
              <w:highlight w:val="white"/>
            </w:rPr>
          </w:rPrChange>
        </w:rPr>
        <w:t>Kenya Medical Training College (KMTC)</w:t>
      </w:r>
      <w:r>
        <w:rPr/>
        <w:fldChar w:fldCharType="end"/>
      </w:r>
      <w:r w:rsidRPr="1A9E4028">
        <w:rPr>
          <w:rFonts w:ascii="Book Antiqua" w:cs="Book Antiqua" w:eastAsia="Book Antiqua" w:hAnsi="Book Antiqua"/>
          <w:sz w:val="24"/>
          <w:szCs w:val="24"/>
          <w:highlight w:val="white"/>
          <w:rPrChange w:id="3446" w:author="MUTILE WANYEE" w:date="2024-03-01T12:23:00Z">
            <w:rPr>
              <w:rFonts w:ascii="Book Antiqua" w:cs="Book Antiqua" w:eastAsia="Book Antiqua" w:hAnsi="Book Antiqua"/>
              <w:sz w:val="24"/>
              <w:szCs w:val="24"/>
              <w:highlight w:val="white"/>
            </w:rPr>
          </w:rPrChange>
        </w:rPr>
        <w:t xml:space="preserve"> was established in 1927 through an Act of Parliament Cap 261 of the Laws of Kenya, and later amended by Act No. 5 of 2019. Section 5 (g) provides a function for KMTC to “determine who may teach and what may be taught and how it may be taught in the College”. The curriculum for KMTC programmes is guided by the KMTC-Curriculum-Policy </w:t>
      </w:r>
      <w:r>
        <w:rPr/>
        <w:fldChar w:fldCharType="begin"/>
      </w:r>
      <w:r>
        <w:instrText xml:space="preserve"> HYPERLINK "https://kmtc.ac.ke/wp-content/uploads/2019/06/11.-KMTC-Curriculum-Policy.pdf" </w:instrText>
      </w:r>
      <w:r>
        <w:rPr/>
        <w:fldChar w:fldCharType="separate"/>
      </w:r>
      <w:r w:rsidRPr="FC2993BF">
        <w:rPr>
          <w:rFonts w:ascii="Book Antiqua" w:cs="Book Antiqua" w:eastAsia="Book Antiqua" w:hAnsi="Book Antiqua"/>
          <w:sz w:val="24"/>
          <w:szCs w:val="24"/>
          <w:highlight w:val="white"/>
          <w:u w:val="single"/>
          <w:rPrChange w:id="3447" w:author="MUTILE WANYEE" w:date="2024-03-01T12:23:00Z">
            <w:rPr>
              <w:rFonts w:ascii="Book Antiqua" w:cs="Book Antiqua" w:eastAsia="Book Antiqua" w:hAnsi="Book Antiqua"/>
              <w:sz w:val="24"/>
              <w:szCs w:val="24"/>
              <w:highlight w:val="white"/>
              <w:u w:val="single"/>
            </w:rPr>
          </w:rPrChange>
        </w:rPr>
        <w:t>https://kmtc.ac.ke/wp-content/uploads/2019/06/11.-KMTC-Curriculum-Policy.pdf</w:t>
      </w:r>
      <w:r>
        <w:rPr/>
        <w:fldChar w:fldCharType="end"/>
      </w:r>
      <w:r w:rsidRPr="FFDAC7BF">
        <w:rPr>
          <w:rFonts w:ascii="Book Antiqua" w:cs="Book Antiqua" w:eastAsia="Book Antiqua" w:hAnsi="Book Antiqua"/>
          <w:sz w:val="24"/>
          <w:szCs w:val="24"/>
          <w:highlight w:val="white"/>
          <w:rPrChange w:id="3448" w:author="MUTILE WANYEE" w:date="2024-03-01T12:23:00Z">
            <w:rPr>
              <w:rFonts w:ascii="Book Antiqua" w:cs="Book Antiqua" w:eastAsia="Book Antiqua" w:hAnsi="Book Antiqua"/>
              <w:sz w:val="24"/>
              <w:szCs w:val="24"/>
              <w:highlight w:val="white"/>
            </w:rPr>
          </w:rPrChange>
        </w:rPr>
        <w:t xml:space="preserve"> . The available programmes are listed in the </w:t>
      </w:r>
      <w:r>
        <w:rPr/>
        <w:fldChar w:fldCharType="begin"/>
      </w:r>
      <w:r>
        <w:instrText xml:space="preserve"> HYPERLINK "https://kmtc.ac.ke/wp-content/uploads/2020/02/KMTC-Programmes-Courses-Feb-2020.pdf" </w:instrText>
      </w:r>
      <w:r>
        <w:rPr/>
        <w:fldChar w:fldCharType="separate"/>
      </w:r>
      <w:r w:rsidRPr="FD271173">
        <w:rPr>
          <w:rFonts w:ascii="Book Antiqua" w:cs="Book Antiqua" w:eastAsia="Book Antiqua" w:hAnsi="Book Antiqua"/>
          <w:sz w:val="24"/>
          <w:szCs w:val="24"/>
          <w:highlight w:val="white"/>
          <w:u w:val="single"/>
          <w:rPrChange w:id="3449" w:author="MUTILE WANYEE" w:date="2024-03-01T12:23:00Z">
            <w:rPr>
              <w:rFonts w:ascii="Book Antiqua" w:cs="Book Antiqua" w:eastAsia="Book Antiqua" w:hAnsi="Book Antiqua"/>
              <w:sz w:val="24"/>
              <w:szCs w:val="24"/>
              <w:highlight w:val="white"/>
              <w:u w:val="single"/>
            </w:rPr>
          </w:rPrChange>
        </w:rPr>
        <w:t>https://kmtc.ac.ke/wp-content/uploads/2020/02/KMTC-Programmes-Courses-Feb-2020.pdf</w:t>
      </w:r>
      <w:r>
        <w:rPr/>
        <w:fldChar w:fldCharType="end"/>
      </w:r>
    </w:p>
    <w:p>
      <w:pPr>
        <w:pStyle w:val="style0"/>
        <w:spacing w:after="0" w:lineRule="auto" w:line="276"/>
        <w:jc w:val="both"/>
        <w:rPr>
          <w:rFonts w:ascii="Book Antiqua" w:cs="Book Antiqua" w:eastAsia="Book Antiqua" w:hAnsi="Book Antiqua"/>
          <w:b/>
          <w:sz w:val="24"/>
          <w:szCs w:val="24"/>
        </w:rPr>
      </w:pPr>
    </w:p>
    <w:p>
      <w:pPr>
        <w:pStyle w:val="style0"/>
        <w:spacing w:after="0" w:lineRule="auto" w:line="276"/>
        <w:jc w:val="both"/>
        <w:rPr>
          <w:rFonts w:ascii="Book Antiqua" w:cs="Book Antiqua" w:eastAsia="Book Antiqua" w:hAnsi="Book Antiqua"/>
          <w:sz w:val="24"/>
          <w:szCs w:val="24"/>
        </w:rPr>
      </w:pPr>
      <w:r w:rsidRPr="6E6EB0CA">
        <w:rPr>
          <w:rFonts w:ascii="Book Antiqua" w:cs="Book Antiqua" w:eastAsia="Book Antiqua" w:hAnsi="Book Antiqua"/>
          <w:b/>
          <w:sz w:val="24"/>
          <w:szCs w:val="24"/>
          <w:rPrChange w:id="3450" w:author="MUTILE WANYEE" w:date="2024-03-01T12:23:00Z">
            <w:rPr>
              <w:rFonts w:ascii="Book Antiqua" w:cs="Book Antiqua" w:eastAsia="Book Antiqua" w:hAnsi="Book Antiqua"/>
              <w:b/>
              <w:sz w:val="24"/>
              <w:szCs w:val="24"/>
            </w:rPr>
          </w:rPrChange>
        </w:rPr>
        <w:t>b. TVET</w:t>
      </w:r>
    </w:p>
    <w:p>
      <w:pPr>
        <w:pStyle w:val="style0"/>
        <w:spacing w:lineRule="auto" w:line="276"/>
        <w:jc w:val="both"/>
        <w:rPr>
          <w:rFonts w:ascii="Book Antiqua" w:cs="Book Antiqua" w:eastAsia="Book Antiqua" w:hAnsi="Book Antiqua"/>
          <w:b/>
          <w:i/>
          <w:sz w:val="24"/>
          <w:szCs w:val="24"/>
        </w:rPr>
      </w:pPr>
      <w:r w:rsidRPr="E6CF5ADC">
        <w:rPr>
          <w:rFonts w:ascii="Book Antiqua" w:cs="Book Antiqua" w:eastAsia="Book Antiqua" w:hAnsi="Book Antiqua"/>
          <w:b/>
          <w:i/>
          <w:sz w:val="24"/>
          <w:szCs w:val="24"/>
          <w:rPrChange w:id="3451" w:author="MUTILE WANYEE" w:date="2024-03-01T12:23:00Z">
            <w:rPr>
              <w:rFonts w:ascii="Book Antiqua" w:cs="Book Antiqua" w:eastAsia="Book Antiqua" w:hAnsi="Book Antiqua"/>
              <w:b/>
              <w:i/>
              <w:sz w:val="24"/>
              <w:szCs w:val="24"/>
            </w:rPr>
          </w:rPrChange>
        </w:rPr>
        <w:t>(i) Entry requirements</w:t>
      </w:r>
    </w:p>
    <w:p>
      <w:pPr>
        <w:pStyle w:val="style0"/>
        <w:spacing w:after="0" w:lineRule="auto" w:line="276"/>
        <w:jc w:val="both"/>
        <w:rPr>
          <w:rFonts w:ascii="Book Antiqua" w:cs="Book Antiqua" w:eastAsia="Book Antiqua" w:hAnsi="Book Antiqua"/>
          <w:sz w:val="24"/>
          <w:szCs w:val="24"/>
        </w:rPr>
      </w:pPr>
      <w:r w:rsidRPr="B6FFC30E">
        <w:rPr>
          <w:rFonts w:ascii="Book Antiqua" w:cs="Book Antiqua" w:eastAsia="Book Antiqua" w:hAnsi="Book Antiqua"/>
          <w:sz w:val="24"/>
          <w:szCs w:val="24"/>
          <w:rPrChange w:id="3452" w:author="MUTILE WANYEE" w:date="2024-03-01T12:23:00Z">
            <w:rPr>
              <w:rFonts w:ascii="Book Antiqua" w:cs="Book Antiqua" w:eastAsia="Book Antiqua" w:hAnsi="Book Antiqua"/>
              <w:sz w:val="24"/>
              <w:szCs w:val="24"/>
            </w:rPr>
          </w:rPrChange>
        </w:rPr>
        <w:t>The duration of training is provided by the KNQA as per the link</w:t>
      </w:r>
    </w:p>
    <w:p>
      <w:pPr>
        <w:pStyle w:val="style0"/>
        <w:spacing w:lineRule="auto" w:line="276"/>
        <w:jc w:val="both"/>
        <w:rPr>
          <w:rFonts w:ascii="Book Antiqua" w:cs="Book Antiqua" w:eastAsia="Book Antiqua" w:hAnsi="Book Antiqua"/>
          <w:sz w:val="24"/>
          <w:szCs w:val="24"/>
        </w:rPr>
      </w:pPr>
      <w:r>
        <w:rPr/>
        <w:fldChar w:fldCharType="begin"/>
      </w:r>
      <w:r>
        <w:instrText xml:space="preserve"> HYPERLINK "https://www.knqa.go.ke/index.php/level-descriptors/#7ab4deebc3d3a434c" </w:instrText>
      </w:r>
      <w:r>
        <w:rPr/>
        <w:fldChar w:fldCharType="separate"/>
      </w:r>
      <w:r w:rsidRPr="55EFE7E7">
        <w:rPr>
          <w:rFonts w:ascii="Book Antiqua" w:cs="Book Antiqua" w:eastAsia="Book Antiqua" w:hAnsi="Book Antiqua"/>
          <w:color w:val="000000"/>
          <w:sz w:val="24"/>
          <w:szCs w:val="24"/>
          <w:u w:val="single"/>
          <w:rPrChange w:id="3453" w:author="MUTILE WANYEE" w:date="2024-03-01T12:23:00Z">
            <w:rPr>
              <w:rFonts w:ascii="Book Antiqua" w:cs="Book Antiqua" w:eastAsia="Book Antiqua" w:hAnsi="Book Antiqua"/>
              <w:color w:val="000000"/>
              <w:sz w:val="24"/>
              <w:szCs w:val="24"/>
              <w:u w:val="single"/>
            </w:rPr>
          </w:rPrChange>
        </w:rPr>
        <w:t>https://www.knqa.go.ke/index.php/level-descriptors/#7ab4deebc3d3a434c</w:t>
      </w:r>
      <w:r>
        <w:rPr/>
        <w:fldChar w:fldCharType="end"/>
      </w:r>
    </w:p>
    <w:p>
      <w:pPr>
        <w:pStyle w:val="style0"/>
        <w:spacing w:lineRule="auto" w:line="276"/>
        <w:jc w:val="both"/>
        <w:rPr>
          <w:rFonts w:ascii="Book Antiqua" w:cs="Book Antiqua" w:eastAsia="Book Antiqua" w:hAnsi="Book Antiqua"/>
          <w:sz w:val="24"/>
          <w:szCs w:val="24"/>
        </w:rPr>
      </w:pPr>
      <w:r w:rsidRPr="2F7210F0">
        <w:rPr>
          <w:rFonts w:ascii="Book Antiqua" w:cs="Book Antiqua" w:eastAsia="Book Antiqua" w:hAnsi="Book Antiqua"/>
          <w:sz w:val="24"/>
          <w:szCs w:val="24"/>
          <w:rPrChange w:id="3454" w:author="MUTILE WANYEE" w:date="2024-03-01T12:23:00Z">
            <w:rPr>
              <w:rFonts w:ascii="Book Antiqua" w:cs="Book Antiqua" w:eastAsia="Book Antiqua" w:hAnsi="Book Antiqua"/>
              <w:sz w:val="24"/>
              <w:szCs w:val="24"/>
            </w:rPr>
          </w:rPrChange>
        </w:rPr>
        <w:t>Specifically, the various level descriptors and their entry requirement are as follows: </w:t>
      </w:r>
    </w:p>
    <w:tbl>
      <w:tblPr>
        <w:tblStyle w:val="style4114"/>
        <w:tblW w:w="10349" w:type="dxa"/>
        <w:jc w:val="left"/>
        <w:tblInd w:w="-10" w:type="dxa"/>
        <w:tblBorders>
          <w:insideH w:val="nil"/>
          <w:insideV w:val="nil"/>
        </w:tblBorders>
        <w:tblLayout w:type="fixed"/>
        <w:tblLook w:val="0400" w:firstRow="0" w:lastRow="0" w:firstColumn="0" w:lastColumn="0" w:noHBand="0" w:noVBand="1"/>
      </w:tblPr>
      <w:tblGrid>
        <w:gridCol w:w="1980"/>
        <w:gridCol w:w="2553"/>
        <w:gridCol w:w="5816"/>
      </w:tblGrid>
      <w:tr>
        <w:trPr>
          <w:cantSplit w:val="false"/>
          <w:trHeight w:val="618"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2218E701">
              <w:rPr>
                <w:rFonts w:ascii="Book Antiqua" w:cs="Book Antiqua" w:eastAsia="Book Antiqua" w:hAnsi="Book Antiqua"/>
                <w:b/>
                <w:sz w:val="24"/>
                <w:szCs w:val="24"/>
                <w:rPrChange w:id="3455" w:author="MUTILE WANYEE" w:date="2024-03-01T12:23:00Z">
                  <w:rPr>
                    <w:rFonts w:ascii="Book Antiqua" w:cs="Book Antiqua" w:eastAsia="Book Antiqua" w:hAnsi="Book Antiqua"/>
                    <w:b/>
                    <w:sz w:val="24"/>
                    <w:szCs w:val="24"/>
                  </w:rPr>
                </w:rPrChange>
              </w:rPr>
              <w:t>KNQA Level Descriptors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F705FCE6">
              <w:rPr>
                <w:rFonts w:ascii="Book Antiqua" w:cs="Book Antiqua" w:eastAsia="Book Antiqua" w:hAnsi="Book Antiqua"/>
                <w:b/>
                <w:sz w:val="24"/>
                <w:szCs w:val="24"/>
                <w:rPrChange w:id="3456" w:author="MUTILE WANYEE" w:date="2024-03-01T12:23:00Z">
                  <w:rPr>
                    <w:rFonts w:ascii="Book Antiqua" w:cs="Book Antiqua" w:eastAsia="Book Antiqua" w:hAnsi="Book Antiqua"/>
                    <w:b/>
                    <w:sz w:val="24"/>
                    <w:szCs w:val="24"/>
                  </w:rPr>
                </w:rPrChange>
              </w:rPr>
              <w:t>Level Descriptions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218FD780">
              <w:rPr>
                <w:rFonts w:ascii="Book Antiqua" w:cs="Book Antiqua" w:eastAsia="Book Antiqua" w:hAnsi="Book Antiqua"/>
                <w:b/>
                <w:sz w:val="24"/>
                <w:szCs w:val="24"/>
                <w:rPrChange w:id="3457" w:author="MUTILE WANYEE" w:date="2024-03-01T12:23:00Z">
                  <w:rPr>
                    <w:rFonts w:ascii="Book Antiqua" w:cs="Book Antiqua" w:eastAsia="Book Antiqua" w:hAnsi="Book Antiqua"/>
                    <w:b/>
                    <w:sz w:val="24"/>
                    <w:szCs w:val="24"/>
                  </w:rPr>
                </w:rPrChange>
              </w:rPr>
              <w:t>Entry Requirement</w:t>
            </w:r>
          </w:p>
        </w:tc>
      </w:tr>
      <w:tr>
        <w:tblPrEx/>
        <w:trPr>
          <w:cantSplit w:val="false"/>
          <w:trHeight w:val="7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9F1B0492">
              <w:rPr>
                <w:rFonts w:ascii="Book Antiqua" w:cs="Book Antiqua" w:eastAsia="Book Antiqua" w:hAnsi="Book Antiqua"/>
                <w:sz w:val="24"/>
                <w:szCs w:val="24"/>
                <w:rPrChange w:id="3458" w:author="MUTILE WANYEE" w:date="2024-03-01T12:23:00Z">
                  <w:rPr>
                    <w:rFonts w:ascii="Book Antiqua" w:cs="Book Antiqua" w:eastAsia="Book Antiqua" w:hAnsi="Book Antiqua"/>
                    <w:sz w:val="24"/>
                    <w:szCs w:val="24"/>
                  </w:rPr>
                </w:rPrChang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1F64EF93">
              <w:rPr>
                <w:rFonts w:ascii="Book Antiqua" w:cs="Book Antiqua" w:eastAsia="Book Antiqua" w:hAnsi="Book Antiqua"/>
                <w:b/>
                <w:sz w:val="24"/>
                <w:szCs w:val="24"/>
                <w:rPrChange w:id="3459" w:author="MUTILE WANYEE" w:date="2024-03-01T12:23:00Z">
                  <w:rPr>
                    <w:rFonts w:ascii="Book Antiqua" w:cs="Book Antiqua" w:eastAsia="Book Antiqua" w:hAnsi="Book Antiqua"/>
                    <w:b/>
                    <w:sz w:val="24"/>
                    <w:szCs w:val="24"/>
                  </w:rPr>
                </w:rPrChange>
              </w:rPr>
              <w:t>National diploma</w:t>
            </w:r>
            <w:r w:rsidRPr="5B9FE4DB">
              <w:rPr>
                <w:rFonts w:ascii="Book Antiqua" w:cs="Book Antiqua" w:eastAsia="Book Antiqua" w:hAnsi="Book Antiqua"/>
                <w:sz w:val="24"/>
                <w:szCs w:val="24"/>
                <w:rPrChange w:id="3460" w:author="MUTILE WANYEE" w:date="2024-03-01T12:23:00Z">
                  <w:rPr>
                    <w:rFonts w:ascii="Book Antiqua" w:cs="Book Antiqua" w:eastAsia="Book Antiqua" w:hAnsi="Book Antiqua"/>
                    <w:sz w:val="24"/>
                    <w:szCs w:val="24"/>
                  </w:rPr>
                </w:rPrChange>
              </w:rPr>
              <w:t>/</w:t>
            </w:r>
          </w:p>
          <w:p>
            <w:pPr>
              <w:pStyle w:val="style0"/>
              <w:spacing w:after="0" w:lineRule="auto" w:line="276"/>
              <w:jc w:val="both"/>
              <w:rPr>
                <w:rFonts w:ascii="Book Antiqua" w:cs="Book Antiqua" w:eastAsia="Book Antiqua" w:hAnsi="Book Antiqua"/>
                <w:sz w:val="24"/>
                <w:szCs w:val="24"/>
              </w:rPr>
            </w:pPr>
            <w:r w:rsidRPr="36A18112">
              <w:rPr>
                <w:rFonts w:ascii="Book Antiqua" w:cs="Book Antiqua" w:eastAsia="Book Antiqua" w:hAnsi="Book Antiqua"/>
                <w:sz w:val="24"/>
                <w:szCs w:val="24"/>
                <w:rPrChange w:id="3461" w:author="MUTILE WANYEE" w:date="2024-03-01T12:23:00Z">
                  <w:rPr>
                    <w:rFonts w:ascii="Book Antiqua" w:cs="Book Antiqua" w:eastAsia="Book Antiqua" w:hAnsi="Book Antiqua"/>
                    <w:sz w:val="24"/>
                    <w:szCs w:val="24"/>
                  </w:rPr>
                </w:rPrChange>
              </w:rPr>
              <w:t>Professional diploma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56769CC2">
              <w:rPr>
                <w:rFonts w:ascii="Book Antiqua" w:cs="Book Antiqua" w:eastAsia="Book Antiqua" w:hAnsi="Book Antiqua"/>
                <w:sz w:val="24"/>
                <w:szCs w:val="24"/>
                <w:rPrChange w:id="3462" w:author="MUTILE WANYEE" w:date="2024-03-01T12:23:00Z">
                  <w:rPr>
                    <w:rFonts w:ascii="Book Antiqua" w:cs="Book Antiqua" w:eastAsia="Book Antiqua" w:hAnsi="Book Antiqua"/>
                    <w:sz w:val="24"/>
                    <w:szCs w:val="24"/>
                  </w:rPr>
                </w:rPrChange>
              </w:rPr>
              <w:t>KCSE C- (Minus) or KCE division II, KACE one (1) Principal or an equivalent qualification or Certificate of Experiential Learning or KNQF 5</w:t>
            </w:r>
          </w:p>
        </w:tc>
      </w:tr>
      <w:tr>
        <w:tblPrEx/>
        <w:trPr>
          <w:cantSplit w:val="false"/>
          <w:trHeight w:val="77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F28B35A2">
              <w:rPr>
                <w:rFonts w:ascii="Book Antiqua" w:cs="Book Antiqua" w:eastAsia="Book Antiqua" w:hAnsi="Book Antiqua"/>
                <w:sz w:val="24"/>
                <w:szCs w:val="24"/>
                <w:rPrChange w:id="3463" w:author="MUTILE WANYEE" w:date="2024-03-01T12:23:00Z">
                  <w:rPr>
                    <w:rFonts w:ascii="Book Antiqua" w:cs="Book Antiqua" w:eastAsia="Book Antiqua" w:hAnsi="Book Antiqua"/>
                    <w:sz w:val="24"/>
                    <w:szCs w:val="24"/>
                  </w:rPr>
                </w:rPrChang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b/>
                <w:sz w:val="24"/>
                <w:szCs w:val="24"/>
              </w:rPr>
            </w:pPr>
            <w:r w:rsidRPr="D5F1B0C6">
              <w:rPr>
                <w:rFonts w:ascii="Book Antiqua" w:cs="Book Antiqua" w:eastAsia="Book Antiqua" w:hAnsi="Book Antiqua"/>
                <w:b/>
                <w:sz w:val="24"/>
                <w:szCs w:val="24"/>
                <w:rPrChange w:id="3464" w:author="MUTILE WANYEE" w:date="2024-03-01T12:23:00Z">
                  <w:rPr>
                    <w:rFonts w:ascii="Book Antiqua" w:cs="Book Antiqua" w:eastAsia="Book Antiqua" w:hAnsi="Book Antiqua"/>
                    <w:b/>
                    <w:sz w:val="24"/>
                    <w:szCs w:val="24"/>
                  </w:rPr>
                </w:rPrChange>
              </w:rPr>
              <w:t>National certificate</w:t>
            </w:r>
          </w:p>
          <w:p>
            <w:pPr>
              <w:pStyle w:val="style0"/>
              <w:spacing w:after="0" w:lineRule="auto" w:line="276"/>
              <w:jc w:val="both"/>
              <w:rPr>
                <w:rFonts w:ascii="Book Antiqua" w:cs="Book Antiqua" w:eastAsia="Book Antiqua" w:hAnsi="Book Antiqua"/>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3BBD4201">
              <w:rPr>
                <w:rFonts w:ascii="Book Antiqua" w:cs="Book Antiqua" w:eastAsia="Book Antiqua" w:hAnsi="Book Antiqua"/>
                <w:sz w:val="24"/>
                <w:szCs w:val="24"/>
                <w:rPrChange w:id="3465" w:author="MUTILE WANYEE" w:date="2024-03-01T12:23:00Z">
                  <w:rPr>
                    <w:rFonts w:ascii="Book Antiqua" w:cs="Book Antiqua" w:eastAsia="Book Antiqua" w:hAnsi="Book Antiqua"/>
                    <w:sz w:val="24"/>
                    <w:szCs w:val="24"/>
                  </w:rPr>
                </w:rPrChange>
              </w:rPr>
              <w:t>KCSE D (plain), KCE Div. III or equivalent qualifications or Certificate of Experiential Learning or completion of KNQF level 4</w:t>
            </w:r>
          </w:p>
        </w:tc>
      </w:tr>
      <w:tr>
        <w:tblPrEx/>
        <w:trPr>
          <w:cantSplit w:val="false"/>
          <w:trHeight w:val="939"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C292E711">
              <w:rPr>
                <w:rFonts w:ascii="Book Antiqua" w:cs="Book Antiqua" w:eastAsia="Book Antiqua" w:hAnsi="Book Antiqua"/>
                <w:sz w:val="24"/>
                <w:szCs w:val="24"/>
                <w:rPrChange w:id="3466" w:author="MUTILE WANYEE" w:date="2024-03-01T12:23:00Z">
                  <w:rPr>
                    <w:rFonts w:ascii="Book Antiqua" w:cs="Book Antiqua" w:eastAsia="Book Antiqua" w:hAnsi="Book Antiqua"/>
                    <w:sz w:val="24"/>
                    <w:szCs w:val="24"/>
                  </w:rPr>
                </w:rPrChang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568B6981">
              <w:rPr>
                <w:rFonts w:ascii="Book Antiqua" w:cs="Book Antiqua" w:eastAsia="Book Antiqua" w:hAnsi="Book Antiqua"/>
                <w:b/>
                <w:sz w:val="24"/>
                <w:szCs w:val="24"/>
                <w:rPrChange w:id="3467" w:author="MUTILE WANYEE" w:date="2024-03-01T12:23:00Z">
                  <w:rPr>
                    <w:rFonts w:ascii="Book Antiqua" w:cs="Book Antiqua" w:eastAsia="Book Antiqua" w:hAnsi="Book Antiqua"/>
                    <w:b/>
                    <w:sz w:val="24"/>
                    <w:szCs w:val="24"/>
                  </w:rPr>
                </w:rPrChange>
              </w:rPr>
              <w:t>Artisan certificate</w:t>
            </w:r>
            <w:r w:rsidRPr="C9BC14C8">
              <w:rPr>
                <w:rFonts w:ascii="Book Antiqua" w:cs="Book Antiqua" w:eastAsia="Book Antiqua" w:hAnsi="Book Antiqua"/>
                <w:sz w:val="24"/>
                <w:szCs w:val="24"/>
                <w:rPrChange w:id="3468" w:author="MUTILE WANYEE" w:date="2024-03-01T12:23:00Z">
                  <w:rPr>
                    <w:rFonts w:ascii="Book Antiqua" w:cs="Book Antiqua" w:eastAsia="Book Antiqua" w:hAnsi="Book Antiqua"/>
                    <w:sz w:val="24"/>
                    <w:szCs w:val="24"/>
                  </w:rPr>
                </w:rPrChange>
              </w:rPr>
              <w:t>/ National Vocational certificate III/ National skills certificate 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8FAD25F3">
              <w:rPr>
                <w:rFonts w:ascii="Book Antiqua" w:cs="Book Antiqua" w:eastAsia="Book Antiqua" w:hAnsi="Book Antiqua"/>
                <w:sz w:val="24"/>
                <w:szCs w:val="24"/>
                <w:rPrChange w:id="3469" w:author="MUTILE WANYEE" w:date="2024-03-01T12:23:00Z">
                  <w:rPr>
                    <w:rFonts w:ascii="Book Antiqua" w:cs="Book Antiqua" w:eastAsia="Book Antiqua" w:hAnsi="Book Antiqua"/>
                    <w:sz w:val="24"/>
                    <w:szCs w:val="24"/>
                  </w:rPr>
                </w:rPrChange>
              </w:rPr>
              <w:t>KCSE E, KCE Div. IV, or Certificate of Experiential Learning or completion of KNQA level 2 or 3</w:t>
            </w:r>
          </w:p>
        </w:tc>
      </w:tr>
      <w:tr>
        <w:tblPrEx/>
        <w:trPr>
          <w:cantSplit w:val="false"/>
          <w:trHeight w:val="528"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97B48F31">
              <w:rPr>
                <w:rFonts w:ascii="Book Antiqua" w:cs="Book Antiqua" w:eastAsia="Book Antiqua" w:hAnsi="Book Antiqua"/>
                <w:sz w:val="24"/>
                <w:szCs w:val="24"/>
                <w:rPrChange w:id="3470" w:author="MUTILE WANYEE" w:date="2024-03-01T12:23:00Z">
                  <w:rPr>
                    <w:rFonts w:ascii="Book Antiqua" w:cs="Book Antiqua" w:eastAsia="Book Antiqua" w:hAnsi="Book Antiqua"/>
                    <w:sz w:val="24"/>
                    <w:szCs w:val="24"/>
                  </w:rPr>
                </w:rPrChang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25CC5597">
              <w:rPr>
                <w:rFonts w:ascii="Book Antiqua" w:cs="Book Antiqua" w:eastAsia="Book Antiqua" w:hAnsi="Book Antiqua"/>
                <w:b/>
                <w:sz w:val="24"/>
                <w:szCs w:val="24"/>
                <w:rPrChange w:id="3471" w:author="MUTILE WANYEE" w:date="2024-03-01T12:23:00Z">
                  <w:rPr>
                    <w:rFonts w:ascii="Book Antiqua" w:cs="Book Antiqua" w:eastAsia="Book Antiqua" w:hAnsi="Book Antiqua"/>
                    <w:b/>
                    <w:sz w:val="24"/>
                    <w:szCs w:val="24"/>
                  </w:rPr>
                </w:rPrChange>
              </w:rPr>
              <w:t xml:space="preserve">National Skills Certificate </w:t>
            </w:r>
            <w:r w:rsidRPr="542BF78E">
              <w:rPr>
                <w:rFonts w:ascii="Book Antiqua" w:cs="Book Antiqua" w:eastAsia="Book Antiqua" w:hAnsi="Book Antiqua"/>
                <w:sz w:val="24"/>
                <w:szCs w:val="24"/>
                <w:rPrChange w:id="3472" w:author="MUTILE WANYEE" w:date="2024-03-01T12:23:00Z">
                  <w:rPr>
                    <w:rFonts w:ascii="Book Antiqua" w:cs="Book Antiqua" w:eastAsia="Book Antiqua" w:hAnsi="Book Antiqua"/>
                    <w:sz w:val="24"/>
                    <w:szCs w:val="24"/>
                  </w:rPr>
                </w:rPrChange>
              </w:rPr>
              <w:t>II (NSC-II)/Government Trade Test II (GTT- II)/National Vocational Certificate II (NVC- II)</w:t>
            </w:r>
          </w:p>
          <w:p>
            <w:pPr>
              <w:pStyle w:val="style0"/>
              <w:spacing w:after="0" w:lineRule="auto" w:line="276"/>
              <w:jc w:val="both"/>
              <w:rPr>
                <w:rFonts w:ascii="Book Antiqua" w:cs="Book Antiqua" w:eastAsia="Book Antiqua" w:hAnsi="Book Antiqua"/>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0" w:lineRule="auto" w:line="276"/>
              <w:jc w:val="both"/>
              <w:rPr>
                <w:rFonts w:ascii="Book Antiqua" w:cs="Book Antiqua" w:eastAsia="Book Antiqua" w:hAnsi="Book Antiqua"/>
                <w:sz w:val="24"/>
                <w:szCs w:val="24"/>
              </w:rPr>
            </w:pPr>
            <w:r w:rsidRPr="3281BFC8">
              <w:rPr>
                <w:rFonts w:ascii="Book Antiqua" w:cs="Book Antiqua" w:eastAsia="Book Antiqua" w:hAnsi="Book Antiqua"/>
                <w:sz w:val="24"/>
                <w:szCs w:val="24"/>
                <w:rPrChange w:id="3473" w:author="MUTILE WANYEE" w:date="2024-03-01T12:23:00Z">
                  <w:rPr>
                    <w:rFonts w:ascii="Book Antiqua" w:cs="Book Antiqua" w:eastAsia="Book Antiqua" w:hAnsi="Book Antiqua"/>
                    <w:sz w:val="24"/>
                    <w:szCs w:val="24"/>
                  </w:rPr>
                </w:rPrChange>
              </w:rPr>
              <w:t>KCPE Certificate, KCSE certificate E, KNQA level 1 or 2 </w:t>
            </w:r>
          </w:p>
        </w:tc>
      </w:tr>
    </w:tbl>
    <w:p>
      <w:pPr>
        <w:pStyle w:val="style0"/>
        <w:spacing w:after="0" w:lineRule="auto" w:line="240"/>
        <w:jc w:val="both"/>
        <w:rPr>
          <w:rFonts w:ascii="Book Antiqua" w:cs="Book Antiqua" w:eastAsia="Book Antiqua" w:hAnsi="Book Antiqua"/>
          <w:b/>
          <w:sz w:val="16"/>
          <w:szCs w:val="16"/>
        </w:rPr>
      </w:pPr>
    </w:p>
    <w:p>
      <w:pPr>
        <w:pStyle w:val="style0"/>
        <w:spacing w:after="0" w:lineRule="auto" w:line="240"/>
        <w:jc w:val="both"/>
        <w:rPr>
          <w:rFonts w:ascii="Book Antiqua" w:cs="Book Antiqua" w:eastAsia="Book Antiqua" w:hAnsi="Book Antiqua"/>
          <w:b/>
          <w:i/>
          <w:sz w:val="24"/>
          <w:szCs w:val="24"/>
        </w:rPr>
      </w:pPr>
      <w:r w:rsidRPr="631276DB">
        <w:rPr>
          <w:rFonts w:ascii="Book Antiqua" w:cs="Book Antiqua" w:eastAsia="Book Antiqua" w:hAnsi="Book Antiqua"/>
          <w:b/>
          <w:i/>
          <w:sz w:val="24"/>
          <w:szCs w:val="24"/>
          <w:rPrChange w:id="3474" w:author="MUTILE WANYEE" w:date="2024-03-01T12:23:00Z">
            <w:rPr>
              <w:rFonts w:ascii="Book Antiqua" w:cs="Book Antiqua" w:eastAsia="Book Antiqua" w:hAnsi="Book Antiqua"/>
              <w:b/>
              <w:i/>
              <w:sz w:val="24"/>
              <w:szCs w:val="24"/>
            </w:rPr>
          </w:rPrChange>
        </w:rPr>
        <w:t>(ii) Duration</w:t>
      </w:r>
    </w:p>
    <w:p>
      <w:pPr>
        <w:pStyle w:val="style0"/>
        <w:spacing w:after="0" w:lineRule="auto" w:line="276"/>
        <w:jc w:val="both"/>
        <w:rPr>
          <w:rFonts w:ascii="Book Antiqua" w:cs="Book Antiqua" w:eastAsia="Book Antiqua" w:hAnsi="Book Antiqua"/>
          <w:sz w:val="24"/>
          <w:szCs w:val="24"/>
        </w:rPr>
      </w:pPr>
      <w:r w:rsidRPr="AFA26277">
        <w:rPr>
          <w:rFonts w:ascii="Book Antiqua" w:cs="Book Antiqua" w:eastAsia="Book Antiqua" w:hAnsi="Book Antiqua"/>
          <w:sz w:val="24"/>
          <w:szCs w:val="24"/>
          <w:rPrChange w:id="3475" w:author="MUTILE WANYEE" w:date="2024-03-01T12:23:00Z">
            <w:rPr>
              <w:rFonts w:ascii="Book Antiqua" w:cs="Book Antiqua" w:eastAsia="Book Antiqua" w:hAnsi="Book Antiqua"/>
              <w:sz w:val="24"/>
              <w:szCs w:val="24"/>
            </w:rPr>
          </w:rPrChange>
        </w:rPr>
        <w:t>The duration of programmes are specified by the Kenya National Qualifications Authority (KNQA) level descriptors, which classifies them under level 4, 5 and 6  as captured in 2- 02 above.</w:t>
      </w:r>
    </w:p>
    <w:p>
      <w:pPr>
        <w:pStyle w:val="style0"/>
        <w:spacing w:after="0" w:lineRule="auto" w:line="276"/>
        <w:jc w:val="both"/>
        <w:rPr>
          <w:rFonts w:ascii="Book Antiqua" w:cs="Book Antiqua" w:eastAsia="Book Antiqua" w:hAnsi="Book Antiqua"/>
          <w:sz w:val="24"/>
          <w:szCs w:val="24"/>
        </w:rPr>
      </w:pPr>
      <w:r>
        <w:rPr/>
        <w:fldChar w:fldCharType="begin"/>
      </w:r>
      <w:r>
        <w:instrText xml:space="preserve"> HYPERLINK "https://www.knqa.go.ke/index.php/level-descriptors/" </w:instrText>
      </w:r>
      <w:r>
        <w:rPr/>
        <w:fldChar w:fldCharType="separate"/>
      </w:r>
      <w:r w:rsidRPr="AB3AA6D5">
        <w:rPr>
          <w:rFonts w:ascii="Book Antiqua" w:cs="Book Antiqua" w:eastAsia="Book Antiqua" w:hAnsi="Book Antiqua"/>
          <w:color w:val="1155cc"/>
          <w:sz w:val="24"/>
          <w:szCs w:val="24"/>
          <w:u w:val="single"/>
          <w:rPrChange w:id="3476" w:author="MUTILE WANYEE" w:date="2024-03-01T12:23:00Z">
            <w:rPr>
              <w:rFonts w:ascii="Book Antiqua" w:cs="Book Antiqua" w:eastAsia="Book Antiqua" w:hAnsi="Book Antiqua"/>
              <w:color w:val="1155cc"/>
              <w:sz w:val="24"/>
              <w:szCs w:val="24"/>
              <w:u w:val="single"/>
            </w:rPr>
          </w:rPrChange>
        </w:rPr>
        <w:t>Level Descriptors - Kenya National Qualifications Authority</w:t>
      </w:r>
      <w:r>
        <w:rPr/>
        <w:fldChar w:fldCharType="end"/>
      </w:r>
    </w:p>
    <w:p>
      <w:pPr>
        <w:pStyle w:val="style0"/>
        <w:spacing w:after="0" w:lineRule="auto" w:line="240"/>
        <w:jc w:val="both"/>
        <w:rPr>
          <w:rFonts w:ascii="Book Antiqua" w:cs="Book Antiqua" w:eastAsia="Book Antiqua" w:hAnsi="Book Antiqua"/>
          <w:b/>
          <w:sz w:val="16"/>
          <w:szCs w:val="16"/>
        </w:rPr>
      </w:pPr>
    </w:p>
    <w:p>
      <w:pPr>
        <w:pStyle w:val="style0"/>
        <w:spacing w:lineRule="auto" w:line="240"/>
        <w:jc w:val="both"/>
        <w:rPr>
          <w:rFonts w:ascii="Book Antiqua" w:cs="Book Antiqua" w:eastAsia="Book Antiqua" w:hAnsi="Book Antiqua"/>
          <w:b/>
          <w:i/>
          <w:sz w:val="24"/>
          <w:szCs w:val="24"/>
        </w:rPr>
      </w:pPr>
      <w:r w:rsidRPr="B2671DC6">
        <w:rPr>
          <w:rFonts w:ascii="Book Antiqua" w:cs="Book Antiqua" w:eastAsia="Book Antiqua" w:hAnsi="Book Antiqua"/>
          <w:b/>
          <w:i/>
          <w:sz w:val="24"/>
          <w:szCs w:val="24"/>
          <w:rPrChange w:id="3477" w:author="MUTILE WANYEE" w:date="2024-03-01T12:23:00Z">
            <w:rPr>
              <w:rFonts w:ascii="Book Antiqua" w:cs="Book Antiqua" w:eastAsia="Book Antiqua" w:hAnsi="Book Antiqua"/>
              <w:b/>
              <w:i/>
              <w:sz w:val="24"/>
              <w:szCs w:val="24"/>
            </w:rPr>
          </w:rPrChange>
        </w:rPr>
        <w:t>(iii) Content</w:t>
      </w:r>
    </w:p>
    <w:p>
      <w:pPr>
        <w:pStyle w:val="style0"/>
        <w:spacing w:lineRule="auto" w:line="276"/>
        <w:jc w:val="both"/>
        <w:rPr>
          <w:rFonts w:ascii="Book Antiqua" w:cs="Book Antiqua" w:eastAsia="Book Antiqua" w:hAnsi="Book Antiqua"/>
          <w:sz w:val="24"/>
          <w:szCs w:val="24"/>
        </w:rPr>
      </w:pPr>
      <w:r w:rsidRPr="ECD867F2">
        <w:rPr>
          <w:rFonts w:ascii="Book Antiqua" w:cs="Book Antiqua" w:eastAsia="Book Antiqua" w:hAnsi="Book Antiqua"/>
          <w:sz w:val="24"/>
          <w:szCs w:val="24"/>
          <w:rPrChange w:id="3478" w:author="MUTILE WANYEE" w:date="2024-03-01T12:23:00Z">
            <w:rPr>
              <w:rFonts w:ascii="Book Antiqua" w:cs="Book Antiqua" w:eastAsia="Book Antiqua" w:hAnsi="Book Antiqua"/>
              <w:sz w:val="24"/>
              <w:szCs w:val="24"/>
            </w:rPr>
          </w:rPrChange>
        </w:rPr>
        <w:t>The content is prescribed by standards provided by the Technical</w:t>
      </w:r>
      <w:r w:rsidRPr="50B1C82F">
        <w:rPr>
          <w:rFonts w:ascii="Book Antiqua" w:cs="Book Antiqua" w:eastAsia="Book Antiqua" w:hAnsi="Book Antiqua"/>
          <w:sz w:val="24"/>
          <w:szCs w:val="24"/>
          <w:highlight w:val="white"/>
          <w:rPrChange w:id="3479" w:author="MUTILE WANYEE" w:date="2024-03-01T12:23:00Z">
            <w:rPr>
              <w:rFonts w:ascii="Book Antiqua" w:cs="Book Antiqua" w:eastAsia="Book Antiqua" w:hAnsi="Book Antiqua"/>
              <w:sz w:val="24"/>
              <w:szCs w:val="24"/>
              <w:highlight w:val="white"/>
            </w:rPr>
          </w:rPrChange>
        </w:rPr>
        <w:t xml:space="preserve"> and Vocational Education and Training Curriculum Development, Assessment and Certification Council (TVET CDACC). The Curriculum development process is provided in the link </w:t>
      </w:r>
      <w:r>
        <w:rPr/>
        <w:fldChar w:fldCharType="begin"/>
      </w:r>
      <w:r>
        <w:instrText xml:space="preserve"> HYPERLINK "https://www.tvetcdacc.go.ke/curriculum-development-2/" </w:instrText>
      </w:r>
      <w:r>
        <w:rPr/>
        <w:fldChar w:fldCharType="separate"/>
      </w:r>
      <w:r w:rsidRPr="893E5030">
        <w:rPr>
          <w:rFonts w:ascii="Book Antiqua" w:cs="Book Antiqua" w:eastAsia="Book Antiqua" w:hAnsi="Book Antiqua"/>
          <w:color w:val="1155cc"/>
          <w:sz w:val="24"/>
          <w:szCs w:val="24"/>
          <w:highlight w:val="white"/>
          <w:u w:val="single"/>
          <w:rPrChange w:id="3480" w:author="MUTILE WANYEE" w:date="2024-03-01T12:23:00Z">
            <w:rPr>
              <w:rFonts w:ascii="Book Antiqua" w:cs="Book Antiqua" w:eastAsia="Book Antiqua" w:hAnsi="Book Antiqua"/>
              <w:color w:val="1155cc"/>
              <w:sz w:val="24"/>
              <w:szCs w:val="24"/>
              <w:highlight w:val="white"/>
              <w:u w:val="single"/>
            </w:rPr>
          </w:rPrChange>
        </w:rPr>
        <w:t>TVET Curriculum Development Assessment and Certification Council</w:t>
      </w:r>
      <w:r>
        <w:rPr/>
        <w:fldChar w:fldCharType="end"/>
      </w:r>
      <w:r w:rsidRPr="11584D18">
        <w:rPr>
          <w:rFonts w:ascii="Book Antiqua" w:cs="Book Antiqua" w:eastAsia="Book Antiqua" w:hAnsi="Book Antiqua"/>
          <w:sz w:val="24"/>
          <w:szCs w:val="24"/>
          <w:highlight w:val="white"/>
          <w:rPrChange w:id="3481" w:author="MUTILE WANYEE" w:date="2024-03-01T12:23:00Z">
            <w:rPr>
              <w:rFonts w:ascii="Book Antiqua" w:cs="Book Antiqua" w:eastAsia="Book Antiqua" w:hAnsi="Book Antiqua"/>
              <w:sz w:val="24"/>
              <w:szCs w:val="24"/>
              <w:highlight w:val="white"/>
            </w:rPr>
          </w:rPrChange>
        </w:rPr>
        <w:t xml:space="preserve"> , while the policy is provided in  the link </w:t>
      </w:r>
      <w:r>
        <w:rPr/>
        <w:fldChar w:fldCharType="begin"/>
      </w:r>
      <w:r>
        <w:instrText xml:space="preserve"> HYPERLINK "http://www.tvetcdacc.go.ke/wp-content/uploads/2019/07/COMPETENCY-BASED-EDUCATION-AND-TRAINING-CBET-POLICY-FRAMEWORK.pdf" </w:instrText>
      </w:r>
      <w:r>
        <w:rPr/>
        <w:fldChar w:fldCharType="separate"/>
      </w:r>
      <w:r w:rsidRPr="14A044E8">
        <w:rPr>
          <w:rFonts w:ascii="Book Antiqua" w:cs="Book Antiqua" w:eastAsia="Book Antiqua" w:hAnsi="Book Antiqua"/>
          <w:color w:val="1155cc"/>
          <w:sz w:val="24"/>
          <w:szCs w:val="24"/>
          <w:highlight w:val="white"/>
          <w:u w:val="single"/>
          <w:rPrChange w:id="3482" w:author="MUTILE WANYEE" w:date="2024-03-01T12:23:00Z">
            <w:rPr>
              <w:rFonts w:ascii="Book Antiqua" w:cs="Book Antiqua" w:eastAsia="Book Antiqua" w:hAnsi="Book Antiqua"/>
              <w:color w:val="1155cc"/>
              <w:sz w:val="24"/>
              <w:szCs w:val="24"/>
              <w:highlight w:val="white"/>
              <w:u w:val="single"/>
            </w:rPr>
          </w:rPrChange>
        </w:rPr>
        <w:t>Competency Based Education and Training Policy Framework | TVET CDACC</w:t>
      </w:r>
      <w:r>
        <w:rPr/>
        <w:fldChar w:fldCharType="end"/>
      </w:r>
    </w:p>
    <w:p>
      <w:pPr>
        <w:pStyle w:val="style0"/>
        <w:spacing w:lineRule="auto" w:line="276"/>
        <w:jc w:val="both"/>
        <w:rPr>
          <w:rFonts w:ascii="Book Antiqua" w:cs="Book Antiqua" w:eastAsia="Book Antiqua" w:hAnsi="Times New Roman"/>
          <w:sz w:val="20"/>
          <w:szCs w:val="24"/>
          <w:shd w:val="clear" w:color="auto" w:fill="auto"/>
          <w:rPrChange w:id="3483" w:author="MUTILE WANYEE" w:date="2024-03-06T15:28:00Z">
            <w:rPr>
              <w:rFonts w:ascii="Book Antiqua" w:cs="Book Antiqua" w:eastAsia="Book Antiqua" w:hAnsi="Book Antiqua"/>
              <w:sz w:val="24"/>
              <w:szCs w:val="24"/>
            </w:rPr>
          </w:rPrChange>
        </w:rPr>
      </w:pPr>
      <w:r w:rsidRPr="CC02C209">
        <w:rPr>
          <w:rFonts w:ascii="Book Antiqua" w:cs="Book Antiqua" w:eastAsia="Book Antiqua" w:hAnsi="Book Antiqua"/>
          <w:sz w:val="24"/>
          <w:szCs w:val="24"/>
          <w:rPrChange w:id="3484" w:author="MUTILE WANYEE" w:date="2024-03-01T12:23:00Z">
            <w:rPr>
              <w:rFonts w:ascii="Book Antiqua" w:cs="Book Antiqua" w:eastAsia="Book Antiqua" w:hAnsi="Book Antiqua"/>
              <w:sz w:val="24"/>
              <w:szCs w:val="24"/>
            </w:rPr>
          </w:rPrChange>
        </w:rPr>
        <w:t>c)  </w:t>
      </w:r>
      <w:r w:rsidRPr="27C32079">
        <w:rPr>
          <w:rFonts w:ascii="Book Antiqua" w:cs="Book Antiqua" w:eastAsia="Book Antiqua" w:hAnsi="Book Antiqua"/>
          <w:b/>
          <w:sz w:val="24"/>
          <w:szCs w:val="24"/>
          <w:rPrChange w:id="3485" w:author="MUTILE WANYEE" w:date="2024-03-01T12:23:00Z">
            <w:rPr>
              <w:rFonts w:ascii="Book Antiqua" w:cs="Book Antiqua" w:eastAsia="Book Antiqua" w:hAnsi="Book Antiqua"/>
              <w:b/>
              <w:sz w:val="24"/>
              <w:szCs w:val="24"/>
            </w:rPr>
          </w:rPrChange>
        </w:rPr>
        <w:t>Ministry of Health Institutions </w:t>
      </w:r>
    </w:p>
    <w:p>
      <w:pPr>
        <w:pStyle w:val="style0"/>
        <w:spacing w:lineRule="auto" w:line="276"/>
        <w:jc w:val="both"/>
        <w:rPr>
          <w:rFonts w:ascii="Book Antiqua" w:cs="Book Antiqua" w:eastAsia="Book Antiqua" w:hAnsi="Times New Roman"/>
          <w:b w:val="false"/>
          <w:i w:val="false"/>
          <w:sz w:val="20"/>
          <w:szCs w:val="24"/>
          <w:shd w:val="clear" w:color="auto" w:fill="auto"/>
          <w:rPrChange w:id="3486" w:author="MUTILE WANYEE" w:date="2024-03-06T15:29:00Z">
            <w:rPr>
              <w:rFonts w:ascii="Book Antiqua" w:cs="Book Antiqua" w:eastAsia="Book Antiqua" w:hAnsi="Book Antiqua"/>
              <w:b/>
              <w:i/>
              <w:sz w:val="24"/>
              <w:szCs w:val="24"/>
            </w:rPr>
          </w:rPrChange>
        </w:rPr>
      </w:pPr>
      <w:r w:rsidRPr="E65D5086">
        <w:rPr>
          <w:rFonts w:ascii="Book Antiqua" w:cs="Book Antiqua" w:eastAsia="Book Antiqua" w:hAnsi="Book Antiqua"/>
          <w:b/>
          <w:i/>
          <w:sz w:val="24"/>
          <w:szCs w:val="24"/>
          <w:rPrChange w:id="3487" w:author="MUTILE WANYEE" w:date="2024-03-01T12:23:00Z">
            <w:rPr>
              <w:rFonts w:ascii="Book Antiqua" w:cs="Book Antiqua" w:eastAsia="Book Antiqua" w:hAnsi="Book Antiqua"/>
              <w:b/>
              <w:i/>
              <w:sz w:val="24"/>
              <w:szCs w:val="24"/>
            </w:rPr>
          </w:rPrChange>
        </w:rPr>
        <w:t>(i) Entry requirements</w:t>
      </w:r>
    </w:p>
    <w:p>
      <w:pPr>
        <w:pStyle w:val="style0"/>
        <w:spacing w:lineRule="auto" w:line="276"/>
        <w:jc w:val="both"/>
        <w:rPr>
          <w:rFonts w:ascii="Book Antiqua" w:cs="Book Antiqua" w:eastAsia="Book Antiqua" w:hAnsi="Book Antiqua"/>
          <w:sz w:val="24"/>
          <w:szCs w:val="24"/>
        </w:rPr>
      </w:pPr>
      <w:r w:rsidRPr="3DBEB8E5">
        <w:rPr>
          <w:rFonts w:ascii="Book Antiqua" w:cs="Book Antiqua" w:eastAsia="Book Antiqua" w:hAnsi="Book Antiqua"/>
          <w:sz w:val="24"/>
          <w:szCs w:val="24"/>
          <w:rPrChange w:id="3488" w:author="MUTILE WANYEE" w:date="2024-03-01T12:23:00Z">
            <w:rPr>
              <w:rFonts w:ascii="Book Antiqua" w:cs="Book Antiqua" w:eastAsia="Book Antiqua" w:hAnsi="Book Antiqua"/>
              <w:sz w:val="24"/>
              <w:szCs w:val="24"/>
            </w:rPr>
          </w:rPrChange>
        </w:rPr>
        <w:t xml:space="preserve">The entry requirements for different KMTC  courses is standardized  as per the link provided </w:t>
      </w:r>
      <w:r>
        <w:rPr/>
        <w:fldChar w:fldCharType="begin"/>
      </w:r>
      <w:r>
        <w:instrText xml:space="preserve"> HYPERLINK "https://kmtc.ac.ke/entry-requirements/" </w:instrText>
      </w:r>
      <w:r>
        <w:rPr/>
        <w:fldChar w:fldCharType="separate"/>
      </w:r>
      <w:r w:rsidRPr="CB152E2C">
        <w:rPr>
          <w:rFonts w:ascii="Book Antiqua" w:cs="Book Antiqua" w:eastAsia="Book Antiqua" w:hAnsi="Book Antiqua"/>
          <w:color w:val="1155cc"/>
          <w:sz w:val="24"/>
          <w:szCs w:val="24"/>
          <w:u w:val="single"/>
          <w:rPrChange w:id="3489" w:author="MUTILE WANYEE" w:date="2024-03-01T12:23:00Z">
            <w:rPr>
              <w:rFonts w:ascii="Book Antiqua" w:cs="Book Antiqua" w:eastAsia="Book Antiqua" w:hAnsi="Book Antiqua"/>
              <w:color w:val="1155cc"/>
              <w:sz w:val="24"/>
              <w:szCs w:val="24"/>
              <w:u w:val="single"/>
            </w:rPr>
          </w:rPrChange>
        </w:rPr>
        <w:t>Entry Requirements | Kenya Medical Training College</w:t>
      </w:r>
      <w:r>
        <w:rPr/>
        <w:fldChar w:fldCharType="end"/>
      </w:r>
      <w:r w:rsidRPr="0FDBBD15">
        <w:rPr>
          <w:rFonts w:ascii="Book Antiqua" w:cs="Book Antiqua" w:eastAsia="Book Antiqua" w:hAnsi="Book Antiqua"/>
          <w:sz w:val="24"/>
          <w:szCs w:val="24"/>
          <w:rPrChange w:id="3490" w:author="MUTILE WANYEE" w:date="2024-03-01T12:23:00Z">
            <w:rPr>
              <w:rFonts w:ascii="Book Antiqua" w:cs="Book Antiqua" w:eastAsia="Book Antiqua" w:hAnsi="Book Antiqua"/>
              <w:sz w:val="24"/>
              <w:szCs w:val="24"/>
            </w:rPr>
          </w:rPrChange>
        </w:rPr>
        <w:t xml:space="preserve">  , which is modeled on the national standard of entry requirements by KNQA </w:t>
      </w:r>
      <w:r>
        <w:rPr/>
        <w:fldChar w:fldCharType="begin"/>
      </w:r>
      <w:r>
        <w:instrText xml:space="preserve"> HYPERLINK "https://www.knqa.go.ke/index.php/level-descriptors/" </w:instrText>
      </w:r>
      <w:r>
        <w:rPr/>
        <w:fldChar w:fldCharType="separate"/>
      </w:r>
      <w:r w:rsidRPr="29B0762A">
        <w:rPr>
          <w:rFonts w:ascii="Book Antiqua" w:cs="Book Antiqua" w:eastAsia="Book Antiqua" w:hAnsi="Book Antiqua"/>
          <w:color w:val="000000"/>
          <w:sz w:val="24"/>
          <w:szCs w:val="24"/>
          <w:u w:val="single"/>
          <w:rPrChange w:id="3491" w:author="MUTILE WANYEE" w:date="2024-03-01T12:23:00Z">
            <w:rPr>
              <w:rFonts w:ascii="Book Antiqua" w:cs="Book Antiqua" w:eastAsia="Book Antiqua" w:hAnsi="Book Antiqua"/>
              <w:color w:val="000000"/>
              <w:sz w:val="24"/>
              <w:szCs w:val="24"/>
              <w:u w:val="single"/>
            </w:rPr>
          </w:rPrChange>
        </w:rPr>
        <w:t>https://www.knqa.go.ke/index.php/level-descriptors/#</w:t>
      </w:r>
      <w:r>
        <w:rPr/>
        <w:fldChar w:fldCharType="end"/>
      </w:r>
    </w:p>
    <w:p>
      <w:pPr>
        <w:pStyle w:val="style0"/>
        <w:spacing w:lineRule="auto" w:line="276"/>
        <w:jc w:val="both"/>
        <w:rPr>
          <w:rFonts w:ascii="Book Antiqua" w:cs="Book Antiqua" w:eastAsia="Book Antiqua" w:hAnsi="Book Antiqua"/>
          <w:sz w:val="24"/>
          <w:szCs w:val="24"/>
        </w:rPr>
      </w:pPr>
      <w:r w:rsidRPr="D8BA3CEB">
        <w:rPr>
          <w:rFonts w:ascii="Book Antiqua" w:cs="Book Antiqua" w:eastAsia="Book Antiqua" w:hAnsi="Book Antiqua"/>
          <w:sz w:val="24"/>
          <w:szCs w:val="24"/>
          <w:rPrChange w:id="3492" w:author="MUTILE WANYEE" w:date="2024-03-01T12:23:00Z">
            <w:rPr>
              <w:rFonts w:ascii="Book Antiqua" w:cs="Book Antiqua" w:eastAsia="Book Antiqua" w:hAnsi="Book Antiqua"/>
              <w:sz w:val="24"/>
              <w:szCs w:val="24"/>
            </w:rPr>
          </w:rPrChange>
        </w:rPr>
        <w:t>The entry requirements for the different KMTC courses are as follows: </w:t>
      </w:r>
    </w:p>
    <w:tbl>
      <w:tblPr>
        <w:tblStyle w:val="style4115"/>
        <w:tblW w:w="9554"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5"/>
        <w:gridCol w:w="2265"/>
        <w:gridCol w:w="6004"/>
      </w:tblGrid>
      <w:tr>
        <w:trPr>
          <w:cantSplit w:val="false"/>
          <w:trHeight w:val="40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b/>
                <w:sz w:val="24"/>
                <w:szCs w:val="24"/>
              </w:rPr>
            </w:pPr>
            <w:r w:rsidRPr="C146392F">
              <w:rPr>
                <w:rFonts w:ascii="Book Antiqua" w:cs="Book Antiqua" w:eastAsia="Book Antiqua" w:hAnsi="Book Antiqua"/>
                <w:b/>
                <w:sz w:val="24"/>
                <w:szCs w:val="24"/>
                <w:rPrChange w:id="3493" w:author="MUTILE WANYEE" w:date="2024-03-01T12:23:00Z">
                  <w:rPr>
                    <w:rFonts w:ascii="Book Antiqua" w:cs="Book Antiqua" w:eastAsia="Book Antiqua" w:hAnsi="Book Antiqua"/>
                    <w:b/>
                    <w:sz w:val="24"/>
                    <w:szCs w:val="24"/>
                  </w:rPr>
                </w:rPrChange>
              </w:rPr>
              <w:t>S/NO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b/>
                <w:sz w:val="24"/>
                <w:szCs w:val="24"/>
              </w:rPr>
            </w:pPr>
            <w:r w:rsidRPr="AC67C2FA">
              <w:rPr>
                <w:rFonts w:ascii="Book Antiqua" w:cs="Book Antiqua" w:eastAsia="Book Antiqua" w:hAnsi="Book Antiqua"/>
                <w:b/>
                <w:sz w:val="24"/>
                <w:szCs w:val="24"/>
                <w:rPrChange w:id="3494" w:author="MUTILE WANYEE" w:date="2024-03-01T12:23:00Z">
                  <w:rPr>
                    <w:rFonts w:ascii="Book Antiqua" w:cs="Book Antiqua" w:eastAsia="Book Antiqua" w:hAnsi="Book Antiqua"/>
                    <w:b/>
                    <w:sz w:val="24"/>
                    <w:szCs w:val="24"/>
                  </w:rPr>
                </w:rPrChange>
              </w:rPr>
              <w:t>Level of training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b/>
                <w:sz w:val="24"/>
                <w:szCs w:val="24"/>
              </w:rPr>
            </w:pPr>
            <w:r w:rsidRPr="8E4BDA13">
              <w:rPr>
                <w:rFonts w:ascii="Book Antiqua" w:cs="Book Antiqua" w:eastAsia="Book Antiqua" w:hAnsi="Book Antiqua"/>
                <w:b/>
                <w:sz w:val="24"/>
                <w:szCs w:val="24"/>
                <w:rPrChange w:id="3495" w:author="MUTILE WANYEE" w:date="2024-03-01T12:23:00Z">
                  <w:rPr>
                    <w:rFonts w:ascii="Book Antiqua" w:cs="Book Antiqua" w:eastAsia="Book Antiqua" w:hAnsi="Book Antiqua"/>
                    <w:b/>
                    <w:sz w:val="24"/>
                    <w:szCs w:val="24"/>
                  </w:rPr>
                </w:rPrChange>
              </w:rPr>
              <w:t>Entry Requirement</w:t>
            </w:r>
          </w:p>
        </w:tc>
      </w:tr>
      <w:tr>
        <w:tblPrEx/>
        <w:trPr>
          <w:cantSplit w:val="false"/>
          <w:trHeight w:val="676"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70BED3A6">
              <w:rPr>
                <w:rFonts w:ascii="Book Antiqua" w:cs="Book Antiqua" w:eastAsia="Book Antiqua" w:hAnsi="Book Antiqua"/>
                <w:sz w:val="24"/>
                <w:szCs w:val="24"/>
                <w:rPrChange w:id="3496" w:author="MUTILE WANYEE" w:date="2024-03-01T12:23:00Z">
                  <w:rPr>
                    <w:rFonts w:ascii="Book Antiqua" w:cs="Book Antiqua" w:eastAsia="Book Antiqua" w:hAnsi="Book Antiqua"/>
                    <w:sz w:val="24"/>
                    <w:szCs w:val="24"/>
                  </w:rPr>
                </w:rPrChang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8B0379AF">
              <w:rPr>
                <w:rFonts w:ascii="Book Antiqua" w:cs="Book Antiqua" w:eastAsia="Book Antiqua" w:hAnsi="Book Antiqua"/>
                <w:sz w:val="24"/>
                <w:szCs w:val="24"/>
                <w:rPrChange w:id="3497" w:author="MUTILE WANYEE" w:date="2024-03-01T12:23:00Z">
                  <w:rPr>
                    <w:rFonts w:ascii="Book Antiqua" w:cs="Book Antiqua" w:eastAsia="Book Antiqua" w:hAnsi="Book Antiqua"/>
                    <w:sz w:val="24"/>
                    <w:szCs w:val="24"/>
                  </w:rPr>
                </w:rPrChange>
              </w:rPr>
              <w:t>Certificate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F4001EA1">
              <w:rPr>
                <w:rFonts w:ascii="Book Antiqua" w:cs="Book Antiqua" w:eastAsia="Book Antiqua" w:hAnsi="Book Antiqua"/>
                <w:sz w:val="24"/>
                <w:szCs w:val="24"/>
                <w:rPrChange w:id="3498" w:author="MUTILE WANYEE" w:date="2024-03-01T12:23:00Z">
                  <w:rPr>
                    <w:rFonts w:ascii="Book Antiqua" w:cs="Book Antiqua" w:eastAsia="Book Antiqua" w:hAnsi="Book Antiqua"/>
                    <w:sz w:val="24"/>
                    <w:szCs w:val="24"/>
                  </w:rPr>
                </w:rPrChange>
              </w:rPr>
              <w:t>A minimum aggregate of C- with a relevant combination of other subjects is a requirement.</w:t>
            </w:r>
          </w:p>
        </w:tc>
      </w:tr>
      <w:tr>
        <w:tblPrEx/>
        <w:trPr>
          <w:cantSplit w:val="false"/>
          <w:trHeight w:val="154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2608CD6D">
              <w:rPr>
                <w:rFonts w:ascii="Book Antiqua" w:cs="Book Antiqua" w:eastAsia="Book Antiqua" w:hAnsi="Book Antiqua"/>
                <w:sz w:val="24"/>
                <w:szCs w:val="24"/>
                <w:rPrChange w:id="3499" w:author="MUTILE WANYEE" w:date="2024-03-01T12:23:00Z">
                  <w:rPr>
                    <w:rFonts w:ascii="Book Antiqua" w:cs="Book Antiqua" w:eastAsia="Book Antiqua" w:hAnsi="Book Antiqua"/>
                    <w:sz w:val="24"/>
                    <w:szCs w:val="24"/>
                  </w:rPr>
                </w:rPrChang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3FB28A09">
              <w:rPr>
                <w:rFonts w:ascii="Book Antiqua" w:cs="Book Antiqua" w:eastAsia="Book Antiqua" w:hAnsi="Book Antiqua"/>
                <w:sz w:val="24"/>
                <w:szCs w:val="24"/>
                <w:rPrChange w:id="3500" w:author="MUTILE WANYEE" w:date="2024-03-01T12:23:00Z">
                  <w:rPr>
                    <w:rFonts w:ascii="Book Antiqua" w:cs="Book Antiqua" w:eastAsia="Book Antiqua" w:hAnsi="Book Antiqua"/>
                    <w:sz w:val="24"/>
                    <w:szCs w:val="24"/>
                  </w:rPr>
                </w:rPrChange>
              </w:rPr>
              <w:t>Diploma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406278BE">
              <w:rPr>
                <w:rFonts w:ascii="Book Antiqua" w:cs="Book Antiqua" w:eastAsia="Book Antiqua" w:hAnsi="Book Antiqua"/>
                <w:sz w:val="24"/>
                <w:szCs w:val="24"/>
                <w:rPrChange w:id="3501" w:author="MUTILE WANYEE" w:date="2024-03-01T12:23:00Z">
                  <w:rPr>
                    <w:rFonts w:ascii="Book Antiqua" w:cs="Book Antiqua" w:eastAsia="Book Antiqua" w:hAnsi="Book Antiqua"/>
                    <w:sz w:val="24"/>
                    <w:szCs w:val="24"/>
                  </w:rPr>
                </w:rPrChange>
              </w:rPr>
              <w:t>KCSE mean grade of C (or equivalent) with a relevant combination of other subjects such as English, Kiswahili, Biology, Biological Sciences, Mathematics, Chemistry, Physics and Physical Sciences.</w:t>
            </w:r>
          </w:p>
        </w:tc>
      </w:tr>
      <w:tr>
        <w:tblPrEx/>
        <w:trPr>
          <w:cantSplit w:val="false"/>
          <w:trHeight w:val="577"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DC731DE0">
              <w:rPr>
                <w:rFonts w:ascii="Book Antiqua" w:cs="Book Antiqua" w:eastAsia="Book Antiqua" w:hAnsi="Book Antiqua"/>
                <w:sz w:val="24"/>
                <w:szCs w:val="24"/>
                <w:rPrChange w:id="3502" w:author="MUTILE WANYEE" w:date="2024-03-01T12:23:00Z">
                  <w:rPr>
                    <w:rFonts w:ascii="Book Antiqua" w:cs="Book Antiqua" w:eastAsia="Book Antiqua" w:hAnsi="Book Antiqua"/>
                    <w:sz w:val="24"/>
                    <w:szCs w:val="24"/>
                  </w:rPr>
                </w:rPrChange>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4DEAAF1B">
              <w:rPr>
                <w:rFonts w:ascii="Book Antiqua" w:cs="Book Antiqua" w:eastAsia="Book Antiqua" w:hAnsi="Book Antiqua"/>
                <w:sz w:val="24"/>
                <w:szCs w:val="24"/>
                <w:rPrChange w:id="3503" w:author="MUTILE WANYEE" w:date="2024-03-01T12:23:00Z">
                  <w:rPr>
                    <w:rFonts w:ascii="Book Antiqua" w:cs="Book Antiqua" w:eastAsia="Book Antiqua" w:hAnsi="Book Antiqua"/>
                    <w:sz w:val="24"/>
                    <w:szCs w:val="24"/>
                  </w:rPr>
                </w:rPrChange>
              </w:rPr>
              <w:t>Upgrading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594B1AB3">
              <w:rPr>
                <w:rFonts w:ascii="Book Antiqua" w:cs="Book Antiqua" w:eastAsia="Book Antiqua" w:hAnsi="Book Antiqua"/>
                <w:sz w:val="24"/>
                <w:szCs w:val="24"/>
                <w:rPrChange w:id="3504" w:author="MUTILE WANYEE" w:date="2024-03-01T12:23:00Z">
                  <w:rPr>
                    <w:rFonts w:ascii="Book Antiqua" w:cs="Book Antiqua" w:eastAsia="Book Antiqua" w:hAnsi="Book Antiqua"/>
                    <w:sz w:val="24"/>
                    <w:szCs w:val="24"/>
                  </w:rPr>
                </w:rPrChange>
              </w:rPr>
              <w:t>Holders of a certificate in relevant fields and at least two years working experience.</w:t>
            </w:r>
          </w:p>
        </w:tc>
      </w:tr>
      <w:tr>
        <w:tblPrEx/>
        <w:trPr>
          <w:cantSplit w:val="false"/>
          <w:trHeight w:val="792"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07397342">
              <w:rPr>
                <w:rFonts w:ascii="Book Antiqua" w:cs="Book Antiqua" w:eastAsia="Book Antiqua" w:hAnsi="Book Antiqua"/>
                <w:sz w:val="24"/>
                <w:szCs w:val="24"/>
                <w:rPrChange w:id="3505" w:author="MUTILE WANYEE" w:date="2024-03-01T12:23:00Z">
                  <w:rPr>
                    <w:rFonts w:ascii="Book Antiqua" w:cs="Book Antiqua" w:eastAsia="Book Antiqua" w:hAnsi="Book Antiqua"/>
                    <w:sz w:val="24"/>
                    <w:szCs w:val="24"/>
                  </w:rPr>
                </w:rPrChang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0C1E04B0">
              <w:rPr>
                <w:rFonts w:ascii="Book Antiqua" w:cs="Book Antiqua" w:eastAsia="Book Antiqua" w:hAnsi="Book Antiqua"/>
                <w:sz w:val="24"/>
                <w:szCs w:val="24"/>
                <w:rPrChange w:id="3506" w:author="MUTILE WANYEE" w:date="2024-03-01T12:23:00Z">
                  <w:rPr>
                    <w:rFonts w:ascii="Book Antiqua" w:cs="Book Antiqua" w:eastAsia="Book Antiqua" w:hAnsi="Book Antiqua"/>
                    <w:sz w:val="24"/>
                    <w:szCs w:val="24"/>
                  </w:rPr>
                </w:rPrChange>
              </w:rPr>
              <w:t>Higher Diploma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57BD09C7">
              <w:rPr>
                <w:rFonts w:ascii="Book Antiqua" w:cs="Book Antiqua" w:eastAsia="Book Antiqua" w:hAnsi="Book Antiqua"/>
                <w:sz w:val="24"/>
                <w:szCs w:val="24"/>
                <w:rPrChange w:id="3507" w:author="MUTILE WANYEE" w:date="2024-03-01T12:23:00Z">
                  <w:rPr>
                    <w:rFonts w:ascii="Book Antiqua" w:cs="Book Antiqua" w:eastAsia="Book Antiqua" w:hAnsi="Book Antiqua"/>
                    <w:sz w:val="24"/>
                    <w:szCs w:val="24"/>
                  </w:rPr>
                </w:rPrChange>
              </w:rPr>
              <w:t>Holders of basic Diploma in relevant fields and at least a minimum of two years working experience.</w:t>
            </w:r>
          </w:p>
        </w:tc>
      </w:tr>
      <w:tr>
        <w:tblPrEx/>
        <w:trPr>
          <w:cantSplit w:val="false"/>
          <w:trHeight w:val="1361"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04D6B475">
              <w:rPr>
                <w:rFonts w:ascii="Book Antiqua" w:cs="Book Antiqua" w:eastAsia="Book Antiqua" w:hAnsi="Book Antiqua"/>
                <w:sz w:val="24"/>
                <w:szCs w:val="24"/>
                <w:rPrChange w:id="3508" w:author="MUTILE WANYEE" w:date="2024-03-01T12:23:00Z">
                  <w:rPr>
                    <w:rFonts w:ascii="Book Antiqua" w:cs="Book Antiqua" w:eastAsia="Book Antiqua" w:hAnsi="Book Antiqua"/>
                    <w:sz w:val="24"/>
                    <w:szCs w:val="24"/>
                  </w:rPr>
                </w:rPrChange>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29A67831">
              <w:rPr>
                <w:rFonts w:ascii="Book Antiqua" w:cs="Book Antiqua" w:eastAsia="Book Antiqua" w:hAnsi="Book Antiqua"/>
                <w:sz w:val="24"/>
                <w:szCs w:val="24"/>
                <w:rPrChange w:id="3509" w:author="MUTILE WANYEE" w:date="2024-03-01T12:23:00Z">
                  <w:rPr>
                    <w:rFonts w:ascii="Book Antiqua" w:cs="Book Antiqua" w:eastAsia="Book Antiqua" w:hAnsi="Book Antiqua"/>
                    <w:sz w:val="24"/>
                    <w:szCs w:val="24"/>
                  </w:rPr>
                </w:rPrChange>
              </w:rPr>
              <w:t>Short Courses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60" w:type="dxa"/>
              <w:left w:w="220" w:type="dxa"/>
              <w:bottom w:w="160" w:type="dxa"/>
              <w:right w:w="220" w:type="dxa"/>
            </w:tcMar>
          </w:tcPr>
          <w:p>
            <w:pPr>
              <w:pStyle w:val="style0"/>
              <w:spacing w:after="0" w:lineRule="auto" w:line="276"/>
              <w:jc w:val="both"/>
              <w:rPr>
                <w:rFonts w:ascii="Book Antiqua" w:cs="Book Antiqua" w:eastAsia="Book Antiqua" w:hAnsi="Book Antiqua"/>
                <w:sz w:val="24"/>
                <w:szCs w:val="24"/>
              </w:rPr>
            </w:pPr>
            <w:r w:rsidRPr="C687A159">
              <w:rPr>
                <w:rFonts w:ascii="Book Antiqua" w:cs="Book Antiqua" w:eastAsia="Book Antiqua" w:hAnsi="Book Antiqua"/>
                <w:sz w:val="24"/>
                <w:szCs w:val="24"/>
                <w:rPrChange w:id="3510" w:author="MUTILE WANYEE" w:date="2024-03-01T12:23:00Z">
                  <w:rPr>
                    <w:rFonts w:ascii="Book Antiqua" w:cs="Book Antiqua" w:eastAsia="Book Antiqua" w:hAnsi="Book Antiqua"/>
                    <w:sz w:val="24"/>
                    <w:szCs w:val="24"/>
                  </w:rPr>
                </w:rPrChange>
              </w:rPr>
              <w:t>Individuals and groups such as corporate bodies, companies and government ministries interested in any course or courses can make a written request for arrangements to be made.</w:t>
            </w:r>
          </w:p>
        </w:tc>
      </w:tr>
    </w:tbl>
    <w:p>
      <w:pPr>
        <w:pStyle w:val="style0"/>
        <w:spacing w:after="0" w:lineRule="auto" w:line="276"/>
        <w:jc w:val="both"/>
        <w:rPr>
          <w:rFonts w:ascii="Book Antiqua" w:cs="Book Antiqua" w:eastAsia="Book Antiqua" w:hAnsi="Book Antiqua"/>
          <w:sz w:val="24"/>
          <w:szCs w:val="24"/>
        </w:rPr>
      </w:pPr>
    </w:p>
    <w:p>
      <w:pPr>
        <w:pStyle w:val="style0"/>
        <w:spacing w:lineRule="auto" w:line="276"/>
        <w:jc w:val="both"/>
        <w:rPr>
          <w:rFonts w:ascii="Book Antiqua" w:cs="Book Antiqua" w:eastAsia="Book Antiqua" w:hAnsi="Times New Roman"/>
          <w:sz w:val="20"/>
          <w:szCs w:val="24"/>
          <w:shd w:val="clear" w:color="auto" w:fill="auto"/>
          <w:rPrChange w:id="3511" w:author="MUTILE WANYEE" w:date="2024-03-06T15:29:00Z">
            <w:rPr>
              <w:rFonts w:ascii="Book Antiqua" w:cs="Book Antiqua" w:eastAsia="Book Antiqua" w:hAnsi="Book Antiqua"/>
              <w:sz w:val="24"/>
              <w:szCs w:val="24"/>
            </w:rPr>
          </w:rPrChange>
        </w:rPr>
      </w:pPr>
      <w:r w:rsidRPr="AFEC2510">
        <w:rPr>
          <w:rFonts w:ascii="Book Antiqua" w:cs="Book Antiqua" w:eastAsia="Book Antiqua" w:hAnsi="Book Antiqua"/>
          <w:b/>
          <w:i/>
          <w:sz w:val="24"/>
          <w:szCs w:val="24"/>
          <w:rPrChange w:id="3512" w:author="MUTILE WANYEE" w:date="2024-03-01T12:23:00Z">
            <w:rPr>
              <w:rFonts w:ascii="Book Antiqua" w:cs="Book Antiqua" w:eastAsia="Book Antiqua" w:hAnsi="Book Antiqua"/>
              <w:b/>
              <w:i/>
              <w:sz w:val="24"/>
              <w:szCs w:val="24"/>
            </w:rPr>
          </w:rPrChange>
        </w:rPr>
        <w:t>ii) Duration</w:t>
      </w:r>
      <w:r w:rsidRPr="162DB5FA">
        <w:rPr>
          <w:rFonts w:ascii="Book Antiqua" w:cs="Book Antiqua" w:eastAsia="Book Antiqua" w:hAnsi="Book Antiqua"/>
          <w:b/>
          <w:sz w:val="24"/>
          <w:szCs w:val="24"/>
          <w:rPrChange w:id="3513" w:author="MUTILE WANYEE" w:date="2024-03-01T12:23:00Z">
            <w:rPr>
              <w:rFonts w:ascii="Book Antiqua" w:cs="Book Antiqua" w:eastAsia="Book Antiqua" w:hAnsi="Book Antiqua"/>
              <w:b/>
              <w:sz w:val="24"/>
              <w:szCs w:val="24"/>
            </w:rPr>
          </w:rPrChange>
        </w:rPr>
        <w:t>.</w:t>
      </w:r>
      <w:r w:rsidRPr="31CD7ECC">
        <w:rPr>
          <w:rFonts w:ascii="Book Antiqua" w:cs="Book Antiqua" w:eastAsia="Book Antiqua" w:hAnsi="Book Antiqua"/>
          <w:sz w:val="24"/>
          <w:szCs w:val="24"/>
          <w:rPrChange w:id="3514" w:author="MUTILE WANYEE" w:date="2024-03-01T12:23:00Z">
            <w:rPr>
              <w:rFonts w:ascii="Book Antiqua" w:cs="Book Antiqua" w:eastAsia="Book Antiqua" w:hAnsi="Book Antiqua"/>
              <w:sz w:val="24"/>
              <w:szCs w:val="24"/>
            </w:rPr>
          </w:rPrChange>
        </w:rPr>
        <w:t xml:space="preserve"> </w:t>
      </w:r>
    </w:p>
    <w:p>
      <w:pPr>
        <w:pStyle w:val="style0"/>
        <w:spacing w:lineRule="auto" w:line="276"/>
        <w:jc w:val="both"/>
        <w:rPr>
          <w:rFonts w:ascii="Book Antiqua" w:cs="Book Antiqua" w:eastAsia="Book Antiqua" w:hAnsi="Book Antiqua"/>
          <w:sz w:val="24"/>
          <w:szCs w:val="24"/>
        </w:rPr>
      </w:pPr>
      <w:r w:rsidRPr="FFBD94EF">
        <w:rPr>
          <w:rFonts w:ascii="Book Antiqua" w:cs="Book Antiqua" w:eastAsia="Book Antiqua" w:hAnsi="Book Antiqua"/>
          <w:sz w:val="24"/>
          <w:szCs w:val="24"/>
          <w:rPrChange w:id="3515" w:author="MUTILE WANYEE" w:date="2024-03-01T12:23:00Z">
            <w:rPr>
              <w:rFonts w:ascii="Book Antiqua" w:cs="Book Antiqua" w:eastAsia="Book Antiqua" w:hAnsi="Book Antiqua"/>
              <w:sz w:val="24"/>
              <w:szCs w:val="24"/>
            </w:rPr>
          </w:rPrChange>
        </w:rPr>
        <w:t xml:space="preserve">For health workforce education and training institutions under the purview of the MoH, the duration of training is a mandate of the relevant professional bodies. For instance the KMPDC </w:t>
      </w:r>
      <w:del w:id="3516" w:author="MUTILE WANYEE" w:date="2024-03-06T15:29:00Z">
        <w:r w:rsidDel="E1AC6C42" w:rsidRPr="DC6AAB46">
          <w:rPr>
            <w:rFonts w:ascii="Book Antiqua" w:cs="Book Antiqua" w:eastAsia="Book Antiqua" w:hAnsi="Book Antiqua"/>
            <w:sz w:val="24"/>
            <w:szCs w:val="24"/>
            <w:rPrChange w:id="3517" w:author="MUTILE WANYEE" w:date="2024-03-01T12:23:00Z">
              <w:rPr>
                <w:rFonts w:ascii="Book Antiqua" w:cs="Book Antiqua" w:eastAsia="Book Antiqua" w:hAnsi="Book Antiqua"/>
                <w:sz w:val="24"/>
                <w:szCs w:val="24"/>
              </w:rPr>
            </w:rPrChange>
          </w:rPr>
          <w:delText>l</w:delText>
        </w:r>
      </w:del>
      <w:ins w:id="3518" w:author="MUTILE WANYEE" w:date="2024-03-06T15:29:00Z">
        <w:r w:rsidR="9DC7594F" w:rsidRPr="7ADBB5E2">
          <w:rPr>
            <w:rFonts w:ascii="Book Antiqua" w:cs="Book Antiqua" w:eastAsia="Book Antiqua" w:hAnsi="Book Antiqua"/>
            <w:sz w:val="24"/>
            <w:szCs w:val="24"/>
            <w:rPrChange w:id="3519" w:author="MUTILE WANYEE" w:date="2024-03-01T12:23:00Z">
              <w:rPr>
                <w:rFonts w:ascii="Book Antiqua" w:cs="Book Antiqua" w:eastAsia="Book Antiqua" w:hAnsi="Book Antiqua"/>
                <w:sz w:val="24"/>
                <w:szCs w:val="24"/>
              </w:rPr>
            </w:rPrChange>
          </w:rPr>
          <w:t>l</w:t>
        </w:r>
      </w:ins>
      <w:r w:rsidRPr="D85BFB03">
        <w:rPr>
          <w:rFonts w:ascii="Book Antiqua" w:cs="Book Antiqua" w:eastAsia="Book Antiqua" w:hAnsi="Book Antiqua"/>
          <w:sz w:val="24"/>
          <w:szCs w:val="24"/>
          <w:rPrChange w:id="3520" w:author="MUTILE WANYEE" w:date="2024-03-01T12:23:00Z">
            <w:rPr>
              <w:rFonts w:ascii="Book Antiqua" w:cs="Book Antiqua" w:eastAsia="Book Antiqua" w:hAnsi="Book Antiqua"/>
              <w:sz w:val="24"/>
              <w:szCs w:val="24"/>
            </w:rPr>
          </w:rPrChange>
        </w:rPr>
        <w:t xml:space="preserve">ists as one of its functions the mandate to prescribe the minimum educational entry requirements for persons wishing to be trained as medical and dental practitioners (see link </w:t>
      </w:r>
      <w:r>
        <w:rPr/>
        <w:fldChar w:fldCharType="begin"/>
      </w:r>
      <w:r>
        <w:instrText xml:space="preserve"> HYPERLINK "http://kmpdc.go.ke/resources/Medical%20Practitioners%20and%20Dentists%20Act%20(2019%20Revision).pdf" </w:instrText>
      </w:r>
      <w:r>
        <w:rPr/>
        <w:fldChar w:fldCharType="separate"/>
      </w:r>
      <w:r w:rsidRPr="40D72EE0">
        <w:rPr>
          <w:rFonts w:ascii="Book Antiqua" w:cs="Book Antiqua" w:eastAsia="Book Antiqua" w:hAnsi="Book Antiqua"/>
          <w:color w:val="1155cc"/>
          <w:sz w:val="24"/>
          <w:szCs w:val="24"/>
          <w:u w:val="single"/>
          <w:rPrChange w:id="3521" w:author="MUTILE WANYEE" w:date="2024-03-01T12:23:00Z">
            <w:rPr>
              <w:rFonts w:ascii="Book Antiqua" w:cs="Book Antiqua" w:eastAsia="Book Antiqua" w:hAnsi="Book Antiqua"/>
              <w:color w:val="1155cc"/>
              <w:sz w:val="24"/>
              <w:szCs w:val="24"/>
              <w:u w:val="single"/>
            </w:rPr>
          </w:rPrChange>
        </w:rPr>
        <w:t>Medical Practitioners And Dentists Act</w:t>
      </w:r>
      <w:r>
        <w:rPr/>
        <w:fldChar w:fldCharType="end"/>
      </w:r>
      <w:r w:rsidRPr="ADDAB95F">
        <w:rPr>
          <w:rFonts w:ascii="Book Antiqua" w:cs="Book Antiqua" w:eastAsia="Book Antiqua" w:hAnsi="Book Antiqua"/>
          <w:sz w:val="24"/>
          <w:szCs w:val="24"/>
          <w:rPrChange w:id="3522" w:author="MUTILE WANYEE" w:date="2024-03-01T12:23:00Z">
            <w:rPr>
              <w:rFonts w:ascii="Book Antiqua" w:cs="Book Antiqua" w:eastAsia="Book Antiqua" w:hAnsi="Book Antiqua"/>
              <w:sz w:val="24"/>
              <w:szCs w:val="24"/>
            </w:rPr>
          </w:rPrChange>
        </w:rPr>
        <w:t xml:space="preserve">). The standard on duration of training is provided in regulations. Similarly, the Nursing Council of Kenya </w:t>
      </w:r>
    </w:p>
    <w:p>
      <w:pPr>
        <w:pStyle w:val="style0"/>
        <w:spacing w:lineRule="auto" w:line="276"/>
        <w:jc w:val="both"/>
        <w:rPr>
          <w:rFonts w:ascii="Book Antiqua" w:cs="Book Antiqua" w:eastAsia="Book Antiqua" w:hAnsi="Book Antiqua"/>
          <w:sz w:val="24"/>
          <w:szCs w:val="24"/>
        </w:rPr>
      </w:pPr>
      <w:r w:rsidRPr="E44FFDAC">
        <w:rPr>
          <w:rFonts w:ascii="Book Antiqua" w:cs="Book Antiqua" w:eastAsia="Book Antiqua" w:hAnsi="Book Antiqua"/>
          <w:sz w:val="24"/>
          <w:szCs w:val="24"/>
          <w:rPrChange w:id="3523" w:author="MUTILE WANYEE" w:date="2024-03-01T12:23:00Z">
            <w:rPr>
              <w:rFonts w:ascii="Book Antiqua" w:cs="Book Antiqua" w:eastAsia="Book Antiqua" w:hAnsi="Book Antiqua"/>
              <w:sz w:val="24"/>
              <w:szCs w:val="24"/>
            </w:rPr>
          </w:rPrChange>
        </w:rPr>
        <w:t xml:space="preserve">The set duration has been agreed on and prescribed by the KNQA in the level descriptors </w:t>
      </w:r>
      <w:r>
        <w:rPr/>
        <w:fldChar w:fldCharType="begin"/>
      </w:r>
      <w:r>
        <w:instrText xml:space="preserve"> HYPERLINK "https://www.knqa.go.ke/index.php/level-descriptors/" </w:instrText>
      </w:r>
      <w:r>
        <w:rPr/>
        <w:fldChar w:fldCharType="separate"/>
      </w:r>
      <w:r w:rsidRPr="5ABA230C">
        <w:rPr>
          <w:rFonts w:ascii="Book Antiqua" w:cs="Book Antiqua" w:eastAsia="Book Antiqua" w:hAnsi="Book Antiqua"/>
          <w:color w:val="1155cc"/>
          <w:sz w:val="24"/>
          <w:szCs w:val="24"/>
          <w:u w:val="single"/>
          <w:rPrChange w:id="3524" w:author="MUTILE WANYEE" w:date="2024-03-01T12:23:00Z">
            <w:rPr>
              <w:rFonts w:ascii="Book Antiqua" w:cs="Book Antiqua" w:eastAsia="Book Antiqua" w:hAnsi="Book Antiqua"/>
              <w:color w:val="1155cc"/>
              <w:sz w:val="24"/>
              <w:szCs w:val="24"/>
              <w:u w:val="single"/>
            </w:rPr>
          </w:rPrChange>
        </w:rPr>
        <w:t>https://www.knqa.go.ke/index.php/level-descriptors/#</w:t>
      </w:r>
      <w:r>
        <w:rPr/>
        <w:fldChar w:fldCharType="end"/>
      </w:r>
    </w:p>
    <w:p>
      <w:pPr>
        <w:pStyle w:val="style0"/>
        <w:spacing w:lineRule="auto" w:line="276"/>
        <w:jc w:val="both"/>
        <w:rPr>
          <w:rFonts w:ascii="Book Antiqua" w:cs="Book Antiqua" w:eastAsia="Book Antiqua" w:hAnsi="Times New Roman"/>
          <w:b w:val="false"/>
          <w:i w:val="false"/>
          <w:sz w:val="20"/>
          <w:szCs w:val="24"/>
          <w:shd w:val="clear" w:color="auto" w:fill="auto"/>
          <w:rPrChange w:id="3525" w:author="MUTILE WANYEE" w:date="2024-03-06T15:29:00Z">
            <w:rPr>
              <w:rFonts w:ascii="Book Antiqua" w:cs="Book Antiqua" w:eastAsia="Book Antiqua" w:hAnsi="Book Antiqua"/>
              <w:b/>
              <w:i/>
              <w:sz w:val="24"/>
              <w:szCs w:val="24"/>
            </w:rPr>
          </w:rPrChange>
        </w:rPr>
      </w:pPr>
      <w:r w:rsidRPr="41B2D8D1">
        <w:rPr>
          <w:rFonts w:ascii="Book Antiqua" w:cs="Book Antiqua" w:eastAsia="Book Antiqua" w:hAnsi="Book Antiqua"/>
          <w:b/>
          <w:i/>
          <w:sz w:val="24"/>
          <w:szCs w:val="24"/>
          <w:rPrChange w:id="3526" w:author="MUTILE WANYEE" w:date="2024-03-01T12:23:00Z">
            <w:rPr>
              <w:rFonts w:ascii="Book Antiqua" w:cs="Book Antiqua" w:eastAsia="Book Antiqua" w:hAnsi="Book Antiqua"/>
              <w:b/>
              <w:i/>
              <w:sz w:val="24"/>
              <w:szCs w:val="24"/>
            </w:rPr>
          </w:rPrChange>
        </w:rPr>
        <w:t>(iii) Content</w:t>
      </w:r>
    </w:p>
    <w:bookmarkStart w:id="32" w:name="_umas6awhbjie" w:colFirst="0" w:colLast="0"/>
    <w:bookmarkEnd w:id="32"/>
    <w:p>
      <w:pPr>
        <w:pStyle w:val="style3"/>
        <w:spacing w:lineRule="auto" w:line="276"/>
        <w:rPr>
          <w:rFonts w:ascii="Book Antiqua" w:cs="Book Antiqua" w:eastAsia="Book Antiqua" w:hAnsi="Book Antiqua"/>
          <w:b/>
          <w:i/>
          <w:color w:val="000000"/>
        </w:rPr>
      </w:pPr>
      <w:r w:rsidRPr="0699A0D4">
        <w:rPr>
          <w:rFonts w:ascii="Book Antiqua" w:cs="Book Antiqua" w:eastAsia="Book Antiqua" w:hAnsi="Book Antiqua"/>
          <w:b/>
          <w:i/>
          <w:color w:val="000000"/>
          <w:rPrChange w:id="3527" w:author="MUTILE WANYEE" w:date="2024-03-01T12:23:00Z">
            <w:rPr>
              <w:rFonts w:ascii="Book Antiqua" w:cs="Book Antiqua" w:eastAsia="Book Antiqua" w:hAnsi="Book Antiqua"/>
              <w:b/>
              <w:i/>
              <w:color w:val="000000"/>
            </w:rPr>
          </w:rPrChange>
        </w:rPr>
        <w:t>6.3.2 Accreditation mechanisms for education and training institutions</w:t>
      </w:r>
    </w:p>
    <w:p>
      <w:pPr>
        <w:pStyle w:val="style0"/>
        <w:spacing w:lineRule="auto" w:line="276"/>
        <w:jc w:val="both"/>
        <w:rPr>
          <w:rFonts w:ascii="Book Antiqua" w:cs="Book Antiqua" w:eastAsia="Book Antiqua" w:hAnsi="Book Antiqua"/>
          <w:color w:val="000000"/>
          <w:sz w:val="24"/>
          <w:szCs w:val="24"/>
        </w:rPr>
      </w:pPr>
      <w:r w:rsidRPr="97E17A98">
        <w:rPr>
          <w:rFonts w:ascii="Book Antiqua" w:cs="Book Antiqua" w:eastAsia="Book Antiqua" w:hAnsi="Book Antiqua"/>
          <w:color w:val="000000"/>
          <w:sz w:val="24"/>
          <w:szCs w:val="24"/>
          <w:rPrChange w:id="3528" w:author="MUTILE WANYEE" w:date="2024-03-01T12:23:00Z">
            <w:rPr>
              <w:rFonts w:ascii="Book Antiqua" w:cs="Book Antiqua" w:eastAsia="Book Antiqua" w:hAnsi="Book Antiqua"/>
              <w:color w:val="000000"/>
              <w:sz w:val="24"/>
              <w:szCs w:val="24"/>
            </w:rPr>
          </w:rPrChange>
        </w:rPr>
        <w:t>Existence of national and/or sub-national mechanisms for accreditation of health workforce education and training institutions and their programmes </w:t>
      </w:r>
    </w:p>
    <w:p>
      <w:pPr>
        <w:pStyle w:val="style0"/>
        <w:spacing w:lineRule="auto" w:line="276"/>
        <w:jc w:val="both"/>
        <w:rPr>
          <w:del w:id="3529" w:author="MUTILE WANYEE" w:date="2024-03-06T15:29:00Z"/>
          <w:rFonts w:ascii="Book Antiqua" w:cs="Book Antiqua" w:eastAsia="Book Antiqua" w:hAnsi="Times New Roman"/>
          <w:color w:val="auto"/>
          <w:sz w:val="20"/>
          <w:szCs w:val="24"/>
          <w:shd w:val="clear" w:color="auto" w:fill="auto"/>
          <w:rPrChange w:id="3530" w:author="MUTILE WANYEE" w:date="2024-03-06T15:29:00Z">
            <w:rPr>
              <w:rFonts w:ascii="Book Antiqua" w:cs="Book Antiqua" w:eastAsia="Book Antiqua" w:hAnsi="Book Antiqua"/>
              <w:color w:val="000000"/>
              <w:sz w:val="24"/>
              <w:szCs w:val="24"/>
            </w:rPr>
          </w:rPrChange>
        </w:rPr>
      </w:pPr>
    </w:p>
    <w:p>
      <w:pPr>
        <w:pStyle w:val="style0"/>
        <w:spacing w:lineRule="auto" w:line="276"/>
        <w:jc w:val="both"/>
        <w:rPr>
          <w:rFonts w:ascii="Book Antiqua" w:cs="Book Antiqua" w:eastAsia="Book Antiqua" w:hAnsi="Times New Roman"/>
          <w:b w:val="false"/>
          <w:color w:val="auto"/>
          <w:sz w:val="20"/>
          <w:szCs w:val="24"/>
          <w:shd w:val="clear" w:color="auto" w:fill="auto"/>
          <w:rPrChange w:id="3531" w:author="MUTILE WANYEE" w:date="2024-03-06T15:29:00Z">
            <w:rPr>
              <w:rFonts w:ascii="Book Antiqua" w:cs="Book Antiqua" w:eastAsia="Book Antiqua" w:hAnsi="Book Antiqua"/>
              <w:b/>
              <w:color w:val="000000"/>
              <w:sz w:val="24"/>
              <w:szCs w:val="24"/>
            </w:rPr>
          </w:rPrChange>
        </w:rPr>
      </w:pPr>
      <w:r w:rsidRPr="C1D75FD6">
        <w:rPr>
          <w:rFonts w:ascii="Book Antiqua" w:cs="Book Antiqua" w:eastAsia="Book Antiqua" w:hAnsi="Book Antiqua"/>
          <w:b/>
          <w:color w:val="000000"/>
          <w:sz w:val="24"/>
          <w:szCs w:val="24"/>
          <w:rPrChange w:id="3532" w:author="MUTILE WANYEE" w:date="2024-03-01T12:23:00Z">
            <w:rPr>
              <w:rFonts w:ascii="Book Antiqua" w:cs="Book Antiqua" w:eastAsia="Book Antiqua" w:hAnsi="Book Antiqua"/>
              <w:b/>
              <w:color w:val="000000"/>
              <w:sz w:val="24"/>
              <w:szCs w:val="24"/>
            </w:rPr>
          </w:rPrChange>
        </w:rPr>
        <w:t>(a) Universities </w:t>
      </w:r>
    </w:p>
    <w:p>
      <w:pPr>
        <w:pStyle w:val="style0"/>
        <w:spacing w:lineRule="auto" w:line="276"/>
        <w:jc w:val="both"/>
        <w:rPr>
          <w:rFonts w:ascii="Book Antiqua" w:cs="Book Antiqua" w:eastAsia="Book Antiqua" w:hAnsi="Book Antiqua"/>
          <w:color w:val="000000"/>
          <w:sz w:val="24"/>
          <w:szCs w:val="24"/>
        </w:rPr>
      </w:pPr>
      <w:r w:rsidRPr="641D7A90">
        <w:rPr>
          <w:rFonts w:ascii="Book Antiqua" w:cs="Book Antiqua" w:eastAsia="Book Antiqua" w:hAnsi="Book Antiqua"/>
          <w:color w:val="000000"/>
          <w:sz w:val="24"/>
          <w:szCs w:val="24"/>
          <w:rPrChange w:id="3533" w:author="MUTILE WANYEE" w:date="2024-03-01T12:23:00Z">
            <w:rPr>
              <w:rFonts w:ascii="Book Antiqua" w:cs="Book Antiqua" w:eastAsia="Book Antiqua" w:hAnsi="Book Antiqua"/>
              <w:color w:val="000000"/>
              <w:sz w:val="24"/>
              <w:szCs w:val="24"/>
            </w:rPr>
          </w:rPrChange>
        </w:rPr>
        <w:t xml:space="preserve">At the national level, medical related university education and training is regulated by the Commission for University Education. The accreditation process is described on the link </w:t>
      </w:r>
      <w:r>
        <w:rPr/>
        <w:fldChar w:fldCharType="begin"/>
      </w:r>
      <w:r>
        <w:instrText xml:space="preserve"> HYPERLINK "https://www.cue.or.ke/index.php?option=com_content&amp;view=category&amp;layout=blog&amp;id=13&amp;Itemid=134" </w:instrText>
      </w:r>
      <w:r>
        <w:rPr/>
        <w:fldChar w:fldCharType="separate"/>
      </w:r>
      <w:r w:rsidRPr="E3D5E6A8">
        <w:rPr>
          <w:rFonts w:ascii="Book Antiqua" w:cs="Book Antiqua" w:eastAsia="Book Antiqua" w:hAnsi="Book Antiqua"/>
          <w:color w:val="1155cc"/>
          <w:sz w:val="24"/>
          <w:szCs w:val="24"/>
          <w:u w:val="single"/>
          <w:rPrChange w:id="3534" w:author="MUTILE WANYEE" w:date="2024-03-01T12:23:00Z">
            <w:rPr>
              <w:rFonts w:ascii="Book Antiqua" w:cs="Book Antiqua" w:eastAsia="Book Antiqua" w:hAnsi="Book Antiqua"/>
              <w:color w:val="1155cc"/>
              <w:sz w:val="24"/>
              <w:szCs w:val="24"/>
              <w:u w:val="single"/>
            </w:rPr>
          </w:rPrChange>
        </w:rPr>
        <w:t>Commission for University Education - Accreditation</w:t>
      </w:r>
      <w:r>
        <w:rPr/>
        <w:fldChar w:fldCharType="end"/>
      </w:r>
      <w:r w:rsidRPr="6103CC1D">
        <w:rPr>
          <w:rFonts w:ascii="Book Antiqua" w:cs="Book Antiqua" w:eastAsia="Book Antiqua" w:hAnsi="Book Antiqua"/>
          <w:color w:val="000000"/>
          <w:sz w:val="24"/>
          <w:szCs w:val="24"/>
          <w:rPrChange w:id="3535" w:author="MUTILE WANYEE" w:date="2024-03-01T12:23:00Z">
            <w:rPr>
              <w:rFonts w:ascii="Book Antiqua" w:cs="Book Antiqua" w:eastAsia="Book Antiqua" w:hAnsi="Book Antiqua"/>
              <w:color w:val="000000"/>
              <w:sz w:val="24"/>
              <w:szCs w:val="24"/>
            </w:rPr>
          </w:rPrChange>
        </w:rPr>
        <w:t xml:space="preserve">. Accreditation in Kenya means public acceptance and confirmation evidenced </w:t>
      </w:r>
      <w:r w:rsidRPr="69C2A018">
        <w:rPr>
          <w:rFonts w:ascii="Book Antiqua" w:cs="Book Antiqua" w:eastAsia="Book Antiqua" w:hAnsi="Book Antiqua"/>
          <w:sz w:val="24"/>
          <w:szCs w:val="24"/>
          <w:rPrChange w:id="3536" w:author="MUTILE WANYEE" w:date="2024-03-01T12:23:00Z">
            <w:rPr>
              <w:rFonts w:ascii="Book Antiqua" w:cs="Book Antiqua" w:eastAsia="Book Antiqua" w:hAnsi="Book Antiqua"/>
              <w:sz w:val="24"/>
              <w:szCs w:val="24"/>
            </w:rPr>
          </w:rPrChange>
        </w:rPr>
        <w:t>by the award</w:t>
      </w:r>
      <w:r w:rsidRPr="FA799510">
        <w:rPr>
          <w:rFonts w:ascii="Book Antiqua" w:cs="Book Antiqua" w:eastAsia="Book Antiqua" w:hAnsi="Book Antiqua"/>
          <w:color w:val="000000"/>
          <w:sz w:val="24"/>
          <w:szCs w:val="24"/>
          <w:rPrChange w:id="3537" w:author="MUTILE WANYEE" w:date="2024-03-01T12:23:00Z">
            <w:rPr>
              <w:rFonts w:ascii="Book Antiqua" w:cs="Book Antiqua" w:eastAsia="Book Antiqua" w:hAnsi="Book Antiqua"/>
              <w:color w:val="000000"/>
              <w:sz w:val="24"/>
              <w:szCs w:val="24"/>
            </w:rPr>
          </w:rPrChange>
        </w:rPr>
        <w:t xml:space="preserve"> of a Charter, which a university meets and continues to meet the standards of academic excellence set by the Commission. Universities apply only for programme accreditation using the link </w:t>
      </w:r>
      <w:r>
        <w:rPr/>
        <w:fldChar w:fldCharType="begin"/>
      </w:r>
      <w:r>
        <w:instrText xml:space="preserve"> HYPERLINK "https://imis.cue.or.ke/Login.aspx" </w:instrText>
      </w:r>
      <w:r>
        <w:rPr/>
        <w:fldChar w:fldCharType="separate"/>
      </w:r>
      <w:r w:rsidRPr="B5CE0376">
        <w:rPr>
          <w:rFonts w:ascii="Book Antiqua" w:cs="Book Antiqua" w:eastAsia="Book Antiqua" w:hAnsi="Book Antiqua"/>
          <w:color w:val="1155cc"/>
          <w:sz w:val="24"/>
          <w:szCs w:val="24"/>
          <w:u w:val="single"/>
          <w:rPrChange w:id="3538" w:author="MUTILE WANYEE" w:date="2024-03-01T12:23:00Z">
            <w:rPr>
              <w:rFonts w:ascii="Book Antiqua" w:cs="Book Antiqua" w:eastAsia="Book Antiqua" w:hAnsi="Book Antiqua"/>
              <w:color w:val="1155cc"/>
              <w:sz w:val="24"/>
              <w:szCs w:val="24"/>
              <w:u w:val="single"/>
            </w:rPr>
          </w:rPrChange>
        </w:rPr>
        <w:t>Login - CUE</w:t>
      </w:r>
      <w:r>
        <w:rPr/>
        <w:fldChar w:fldCharType="end"/>
      </w:r>
    </w:p>
    <w:p>
      <w:pPr>
        <w:pStyle w:val="style0"/>
        <w:spacing w:lineRule="auto" w:line="276"/>
        <w:jc w:val="both"/>
        <w:rPr>
          <w:rFonts w:ascii="Book Antiqua" w:cs="Book Antiqua" w:eastAsia="Book Antiqua" w:hAnsi="Times New Roman"/>
          <w:color w:val="auto"/>
          <w:sz w:val="20"/>
          <w:szCs w:val="24"/>
          <w:shd w:val="clear" w:color="auto" w:fill="auto"/>
          <w:rPrChange w:id="3539" w:author="MUTILE WANYEE" w:date="2024-03-06T15:29:00Z">
            <w:rPr>
              <w:rFonts w:ascii="Book Antiqua" w:cs="Book Antiqua" w:eastAsia="Book Antiqua" w:hAnsi="Book Antiqua"/>
              <w:color w:val="000000"/>
              <w:sz w:val="24"/>
              <w:szCs w:val="24"/>
            </w:rPr>
          </w:rPrChange>
        </w:rPr>
      </w:pPr>
      <w:r w:rsidRPr="CA2354D2">
        <w:rPr>
          <w:rFonts w:ascii="Book Antiqua" w:cs="Book Antiqua" w:eastAsia="Book Antiqua" w:hAnsi="Book Antiqua"/>
          <w:color w:val="000000"/>
          <w:sz w:val="24"/>
          <w:szCs w:val="24"/>
          <w:rPrChange w:id="3540" w:author="MUTILE WANYEE" w:date="2024-03-01T12:23:00Z">
            <w:rPr>
              <w:rFonts w:ascii="Book Antiqua" w:cs="Book Antiqua" w:eastAsia="Book Antiqua" w:hAnsi="Book Antiqua"/>
              <w:color w:val="000000"/>
              <w:sz w:val="24"/>
              <w:szCs w:val="24"/>
            </w:rPr>
          </w:rPrChange>
        </w:rPr>
        <w:t>The CUE works in partnership with relevant professional bodies who are required to have given approval for accreditation of programmes in a university. The professional bodies provide regular updates on universities accredited to offer medical related programmes. Some examples are:</w:t>
      </w:r>
    </w:p>
    <w:p>
      <w:pPr>
        <w:pStyle w:val="style0"/>
        <w:spacing w:lineRule="auto" w:line="276"/>
        <w:ind w:left="720" w:firstLine="0"/>
        <w:jc w:val="both"/>
        <w:rPr>
          <w:rFonts w:ascii="Book Antiqua" w:cs="Book Antiqua" w:eastAsia="Book Antiqua" w:hAnsi="Book Antiqua"/>
          <w:i/>
          <w:color w:val="000000"/>
          <w:sz w:val="24"/>
          <w:szCs w:val="24"/>
        </w:rPr>
      </w:pPr>
      <w:r w:rsidRPr="F4393162">
        <w:rPr>
          <w:rFonts w:ascii="Book Antiqua" w:cs="Book Antiqua" w:eastAsia="Book Antiqua" w:hAnsi="Book Antiqua"/>
          <w:b/>
          <w:i/>
          <w:color w:val="000000"/>
          <w:sz w:val="24"/>
          <w:szCs w:val="24"/>
          <w:rPrChange w:id="3541" w:author="MUTILE WANYEE" w:date="2024-03-01T12:23:00Z">
            <w:rPr>
              <w:rFonts w:ascii="Book Antiqua" w:cs="Book Antiqua" w:eastAsia="Book Antiqua" w:hAnsi="Book Antiqua"/>
              <w:b/>
              <w:i/>
              <w:color w:val="000000"/>
              <w:sz w:val="24"/>
              <w:szCs w:val="24"/>
            </w:rPr>
          </w:rPrChange>
        </w:rPr>
        <w:t>(i) List of approved Medical &amp; Dental schools</w:t>
      </w:r>
      <w:r w:rsidRPr="F826CD4B">
        <w:rPr>
          <w:rFonts w:ascii="Book Antiqua" w:cs="Book Antiqua" w:eastAsia="Book Antiqua" w:hAnsi="Book Antiqua"/>
          <w:i/>
          <w:color w:val="000000"/>
          <w:sz w:val="24"/>
          <w:szCs w:val="24"/>
          <w:rPrChange w:id="3542" w:author="MUTILE WANYEE" w:date="2024-03-01T12:23:00Z">
            <w:rPr>
              <w:rFonts w:ascii="Book Antiqua" w:cs="Book Antiqua" w:eastAsia="Book Antiqua" w:hAnsi="Book Antiqua"/>
              <w:i/>
              <w:color w:val="000000"/>
              <w:sz w:val="24"/>
              <w:szCs w:val="24"/>
            </w:rPr>
          </w:rPrChange>
        </w:rPr>
        <w:t xml:space="preserve">  </w:t>
      </w:r>
      <w:r>
        <w:rPr/>
        <w:fldChar w:fldCharType="begin"/>
      </w:r>
      <w:r>
        <w:instrText xml:space="preserve"> HYPERLINK "https://kmpdc.go.ke/undergraduate-training/" </w:instrText>
      </w:r>
      <w:r>
        <w:rPr/>
        <w:fldChar w:fldCharType="separate"/>
      </w:r>
      <w:r w:rsidRPr="E187E6A6">
        <w:rPr>
          <w:rFonts w:ascii="Book Antiqua" w:cs="Book Antiqua" w:eastAsia="Book Antiqua" w:hAnsi="Book Antiqua"/>
          <w:i/>
          <w:color w:val="1155cc"/>
          <w:sz w:val="24"/>
          <w:szCs w:val="24"/>
          <w:u w:val="single"/>
          <w:rPrChange w:id="3543" w:author="MUTILE WANYEE" w:date="2024-03-01T12:23:00Z">
            <w:rPr>
              <w:rFonts w:ascii="Book Antiqua" w:cs="Book Antiqua" w:eastAsia="Book Antiqua" w:hAnsi="Book Antiqua"/>
              <w:i/>
              <w:color w:val="1155cc"/>
              <w:sz w:val="24"/>
              <w:szCs w:val="24"/>
              <w:u w:val="single"/>
            </w:rPr>
          </w:rPrChange>
        </w:rPr>
        <w:t>Undergraduate Training</w:t>
      </w:r>
      <w:r>
        <w:rPr/>
        <w:fldChar w:fldCharType="end"/>
      </w:r>
    </w:p>
    <w:p>
      <w:pPr>
        <w:pStyle w:val="style0"/>
        <w:spacing w:lineRule="auto" w:line="276"/>
        <w:ind w:left="540" w:firstLine="0"/>
        <w:jc w:val="both"/>
        <w:rPr>
          <w:rFonts w:ascii="Book Antiqua" w:cs="Book Antiqua" w:eastAsia="Book Antiqua" w:hAnsi="Book Antiqua"/>
          <w:color w:val="000000"/>
          <w:sz w:val="24"/>
          <w:szCs w:val="24"/>
        </w:rPr>
      </w:pPr>
      <w:r w:rsidRPr="EEB33AC1">
        <w:rPr>
          <w:rFonts w:ascii="Book Antiqua" w:cs="Book Antiqua" w:eastAsia="Book Antiqua" w:hAnsi="Book Antiqua"/>
          <w:color w:val="000000"/>
          <w:sz w:val="24"/>
          <w:szCs w:val="24"/>
          <w:rPrChange w:id="3544" w:author="MUTILE WANYEE" w:date="2024-03-01T12:23:00Z">
            <w:rPr>
              <w:rFonts w:ascii="Book Antiqua" w:cs="Book Antiqua" w:eastAsia="Book Antiqua" w:hAnsi="Book Antiqua"/>
              <w:color w:val="000000"/>
              <w:sz w:val="24"/>
              <w:szCs w:val="24"/>
            </w:rPr>
          </w:rPrChange>
        </w:rPr>
        <w:t xml:space="preserve">The Kenya Medical Practitioners and Dentists Council </w:t>
      </w:r>
      <w:r w:rsidRPr="DD55EBFB">
        <w:rPr>
          <w:rFonts w:ascii="Book Antiqua" w:cs="Book Antiqua" w:eastAsia="Book Antiqua" w:hAnsi="Book Antiqua"/>
          <w:sz w:val="24"/>
          <w:szCs w:val="24"/>
          <w:rPrChange w:id="3545" w:author="MUTILE WANYEE" w:date="2024-03-01T12:23:00Z">
            <w:rPr>
              <w:rFonts w:ascii="Book Antiqua" w:cs="Book Antiqua" w:eastAsia="Book Antiqua" w:hAnsi="Book Antiqua"/>
              <w:sz w:val="24"/>
              <w:szCs w:val="24"/>
            </w:rPr>
          </w:rPrChange>
        </w:rPr>
        <w:t>undertakes</w:t>
      </w:r>
      <w:r w:rsidRPr="83A989FA">
        <w:rPr>
          <w:rFonts w:ascii="Book Antiqua" w:cs="Book Antiqua" w:eastAsia="Book Antiqua" w:hAnsi="Book Antiqua"/>
          <w:color w:val="000000"/>
          <w:sz w:val="24"/>
          <w:szCs w:val="24"/>
          <w:rPrChange w:id="3546" w:author="MUTILE WANYEE" w:date="2024-03-01T12:23:00Z">
            <w:rPr>
              <w:rFonts w:ascii="Book Antiqua" w:cs="Book Antiqua" w:eastAsia="Book Antiqua" w:hAnsi="Book Antiqua"/>
              <w:color w:val="000000"/>
              <w:sz w:val="24"/>
              <w:szCs w:val="24"/>
            </w:rPr>
          </w:rPrChange>
        </w:rPr>
        <w:t xml:space="preserve"> the approval of all medical and dental training institutions in the country. As at D</w:t>
      </w:r>
      <w:r w:rsidRPr="FCB51E83">
        <w:rPr>
          <w:rFonts w:ascii="Book Antiqua" w:cs="Book Antiqua" w:eastAsia="Book Antiqua" w:hAnsi="Book Antiqua"/>
          <w:sz w:val="24"/>
          <w:szCs w:val="24"/>
          <w:rPrChange w:id="3547" w:author="MUTILE WANYEE" w:date="2024-03-01T12:23:00Z">
            <w:rPr>
              <w:rFonts w:ascii="Book Antiqua" w:cs="Book Antiqua" w:eastAsia="Book Antiqua" w:hAnsi="Book Antiqua"/>
              <w:sz w:val="24"/>
              <w:szCs w:val="24"/>
            </w:rPr>
          </w:rPrChange>
        </w:rPr>
        <w:t>e</w:t>
      </w:r>
      <w:r w:rsidRPr="1221B974">
        <w:rPr>
          <w:rFonts w:ascii="Book Antiqua" w:cs="Book Antiqua" w:eastAsia="Book Antiqua" w:hAnsi="Book Antiqua"/>
          <w:color w:val="000000"/>
          <w:sz w:val="24"/>
          <w:szCs w:val="24"/>
          <w:rPrChange w:id="3548" w:author="MUTILE WANYEE" w:date="2024-03-01T12:23:00Z">
            <w:rPr>
              <w:rFonts w:ascii="Book Antiqua" w:cs="Book Antiqua" w:eastAsia="Book Antiqua" w:hAnsi="Book Antiqua"/>
              <w:color w:val="000000"/>
              <w:sz w:val="24"/>
              <w:szCs w:val="24"/>
            </w:rPr>
          </w:rPrChange>
        </w:rPr>
        <w:t>cember</w:t>
      </w:r>
      <w:r w:rsidRPr="E41BE8C3">
        <w:rPr>
          <w:rFonts w:ascii="Book Antiqua" w:cs="Book Antiqua" w:eastAsia="Book Antiqua" w:hAnsi="Book Antiqua"/>
          <w:sz w:val="24"/>
          <w:szCs w:val="24"/>
          <w:rPrChange w:id="3549" w:author="MUTILE WANYEE" w:date="2024-03-01T12:23:00Z">
            <w:rPr>
              <w:rFonts w:ascii="Book Antiqua" w:cs="Book Antiqua" w:eastAsia="Book Antiqua" w:hAnsi="Book Antiqua"/>
              <w:sz w:val="24"/>
              <w:szCs w:val="24"/>
            </w:rPr>
          </w:rPrChange>
        </w:rPr>
        <w:t xml:space="preserve"> </w:t>
      </w:r>
      <w:r w:rsidRPr="A4C6D07B">
        <w:rPr>
          <w:rFonts w:ascii="Book Antiqua" w:cs="Book Antiqua" w:eastAsia="Book Antiqua" w:hAnsi="Book Antiqua"/>
          <w:color w:val="000000"/>
          <w:sz w:val="24"/>
          <w:szCs w:val="24"/>
          <w:rPrChange w:id="3550" w:author="MUTILE WANYEE" w:date="2024-03-01T12:23:00Z">
            <w:rPr>
              <w:rFonts w:ascii="Book Antiqua" w:cs="Book Antiqua" w:eastAsia="Book Antiqua" w:hAnsi="Book Antiqua"/>
              <w:color w:val="000000"/>
              <w:sz w:val="24"/>
              <w:szCs w:val="24"/>
            </w:rPr>
          </w:rPrChange>
        </w:rPr>
        <w:t xml:space="preserve">2022, the </w:t>
      </w:r>
      <w:r w:rsidRPr="6BEA248A">
        <w:rPr>
          <w:rFonts w:ascii="Book Antiqua" w:cs="Book Antiqua" w:eastAsia="Book Antiqua" w:hAnsi="Book Antiqua"/>
          <w:sz w:val="24"/>
          <w:szCs w:val="24"/>
          <w:rPrChange w:id="3551" w:author="MUTILE WANYEE" w:date="2024-03-01T12:23:00Z">
            <w:rPr>
              <w:rFonts w:ascii="Book Antiqua" w:cs="Book Antiqua" w:eastAsia="Book Antiqua" w:hAnsi="Book Antiqua"/>
              <w:sz w:val="24"/>
              <w:szCs w:val="24"/>
            </w:rPr>
          </w:rPrChange>
        </w:rPr>
        <w:t>following</w:t>
      </w:r>
      <w:r w:rsidRPr="06E1F542">
        <w:rPr>
          <w:rFonts w:ascii="Book Antiqua" w:cs="Book Antiqua" w:eastAsia="Book Antiqua" w:hAnsi="Book Antiqua"/>
          <w:color w:val="000000"/>
          <w:sz w:val="24"/>
          <w:szCs w:val="24"/>
          <w:rPrChange w:id="3552" w:author="MUTILE WANYEE" w:date="2024-03-01T12:23:00Z">
            <w:rPr>
              <w:rFonts w:ascii="Book Antiqua" w:cs="Book Antiqua" w:eastAsia="Book Antiqua" w:hAnsi="Book Antiqua"/>
              <w:color w:val="000000"/>
              <w:sz w:val="24"/>
              <w:szCs w:val="24"/>
            </w:rPr>
          </w:rPrChange>
        </w:rPr>
        <w:t xml:space="preserve"> </w:t>
      </w:r>
      <w:r w:rsidRPr="C1F8AFF7">
        <w:rPr>
          <w:rFonts w:ascii="Book Antiqua" w:cs="Book Antiqua" w:eastAsia="Book Antiqua" w:hAnsi="Book Antiqua"/>
          <w:sz w:val="24"/>
          <w:szCs w:val="24"/>
          <w:rPrChange w:id="3553" w:author="MUTILE WANYEE" w:date="2024-03-01T12:23:00Z">
            <w:rPr>
              <w:rFonts w:ascii="Book Antiqua" w:cs="Book Antiqua" w:eastAsia="Book Antiqua" w:hAnsi="Book Antiqua"/>
              <w:sz w:val="24"/>
              <w:szCs w:val="24"/>
            </w:rPr>
          </w:rPrChange>
        </w:rPr>
        <w:t>universities</w:t>
      </w:r>
      <w:r w:rsidRPr="704F6E02">
        <w:rPr>
          <w:rFonts w:ascii="Book Antiqua" w:cs="Book Antiqua" w:eastAsia="Book Antiqua" w:hAnsi="Book Antiqua"/>
          <w:color w:val="000000"/>
          <w:sz w:val="24"/>
          <w:szCs w:val="24"/>
          <w:rPrChange w:id="3554" w:author="MUTILE WANYEE" w:date="2024-03-01T12:23:00Z">
            <w:rPr>
              <w:rFonts w:ascii="Book Antiqua" w:cs="Book Antiqua" w:eastAsia="Book Antiqua" w:hAnsi="Book Antiqua"/>
              <w:color w:val="000000"/>
              <w:sz w:val="24"/>
              <w:szCs w:val="24"/>
            </w:rPr>
          </w:rPrChange>
        </w:rPr>
        <w:t xml:space="preserve"> had </w:t>
      </w:r>
      <w:r w:rsidRPr="9FEBC505">
        <w:rPr>
          <w:rFonts w:ascii="Book Antiqua" w:cs="Book Antiqua" w:eastAsia="Book Antiqua" w:hAnsi="Book Antiqua"/>
          <w:sz w:val="24"/>
          <w:szCs w:val="24"/>
          <w:rPrChange w:id="3555" w:author="MUTILE WANYEE" w:date="2024-03-01T12:23:00Z">
            <w:rPr>
              <w:rFonts w:ascii="Book Antiqua" w:cs="Book Antiqua" w:eastAsia="Book Antiqua" w:hAnsi="Book Antiqua"/>
              <w:sz w:val="24"/>
              <w:szCs w:val="24"/>
            </w:rPr>
          </w:rPrChange>
        </w:rPr>
        <w:t>their</w:t>
      </w:r>
      <w:r w:rsidRPr="27738C7D">
        <w:rPr>
          <w:rFonts w:ascii="Book Antiqua" w:cs="Book Antiqua" w:eastAsia="Book Antiqua" w:hAnsi="Book Antiqua"/>
          <w:color w:val="000000"/>
          <w:sz w:val="24"/>
          <w:szCs w:val="24"/>
          <w:rPrChange w:id="3556" w:author="MUTILE WANYEE" w:date="2024-03-01T12:23:00Z">
            <w:rPr>
              <w:rFonts w:ascii="Book Antiqua" w:cs="Book Antiqua" w:eastAsia="Book Antiqua" w:hAnsi="Book Antiqua"/>
              <w:color w:val="000000"/>
              <w:sz w:val="24"/>
              <w:szCs w:val="24"/>
            </w:rPr>
          </w:rPrChange>
        </w:rPr>
        <w:t xml:space="preserve"> medical schools approved</w:t>
      </w:r>
      <w:r w:rsidRPr="E860754F">
        <w:rPr>
          <w:rFonts w:ascii="Book Antiqua" w:cs="Book Antiqua" w:eastAsia="Book Antiqua" w:hAnsi="Book Antiqua"/>
          <w:sz w:val="24"/>
          <w:szCs w:val="24"/>
          <w:rPrChange w:id="3557" w:author="MUTILE WANYEE" w:date="2024-03-01T12:23:00Z">
            <w:rPr>
              <w:rFonts w:ascii="Book Antiqua" w:cs="Book Antiqua" w:eastAsia="Book Antiqua" w:hAnsi="Book Antiqua"/>
              <w:sz w:val="24"/>
              <w:szCs w:val="24"/>
            </w:rPr>
          </w:rPrChange>
        </w:rPr>
        <w:t>:</w:t>
      </w:r>
    </w:p>
    <w:p>
      <w:pPr>
        <w:pStyle w:val="style0"/>
        <w:numPr>
          <w:ilvl w:val="0"/>
          <w:numId w:val="39"/>
        </w:numPr>
        <w:spacing w:after="0" w:lineRule="auto" w:line="240"/>
        <w:ind w:left="1080" w:hanging="360"/>
        <w:jc w:val="both"/>
        <w:rPr>
          <w:color w:val="7a7a7a"/>
          <w:sz w:val="24"/>
          <w:szCs w:val="24"/>
        </w:rPr>
      </w:pPr>
      <w:r w:rsidRPr="AC2E084D">
        <w:rPr>
          <w:rFonts w:ascii="Book Antiqua" w:cs="Book Antiqua" w:eastAsia="Book Antiqua" w:hAnsi="Book Antiqua"/>
          <w:color w:val="000000"/>
          <w:sz w:val="24"/>
          <w:szCs w:val="24"/>
          <w:rPrChange w:id="3558" w:author="MUTILE WANYEE" w:date="2024-03-01T12:23:00Z">
            <w:rPr>
              <w:rFonts w:ascii="Book Antiqua" w:cs="Book Antiqua" w:eastAsia="Book Antiqua" w:hAnsi="Book Antiqua"/>
              <w:color w:val="000000"/>
              <w:sz w:val="24"/>
              <w:szCs w:val="24"/>
            </w:rPr>
          </w:rPrChange>
        </w:rPr>
        <w:t>University of Nairobi</w:t>
      </w:r>
    </w:p>
    <w:p>
      <w:pPr>
        <w:pStyle w:val="style0"/>
        <w:numPr>
          <w:ilvl w:val="0"/>
          <w:numId w:val="39"/>
        </w:numPr>
        <w:shd w:val="clear" w:color="auto" w:fill="ffffff"/>
        <w:spacing w:after="0" w:lineRule="auto" w:line="240"/>
        <w:ind w:left="1080" w:hanging="360"/>
        <w:rPr>
          <w:color w:val="000000"/>
          <w:sz w:val="24"/>
          <w:szCs w:val="24"/>
        </w:rPr>
      </w:pPr>
      <w:r w:rsidRPr="09C5E7E4">
        <w:rPr>
          <w:rFonts w:ascii="Book Antiqua" w:cs="Book Antiqua" w:eastAsia="Book Antiqua" w:hAnsi="Book Antiqua"/>
          <w:color w:val="000000"/>
          <w:sz w:val="24"/>
          <w:szCs w:val="24"/>
          <w:rPrChange w:id="3559" w:author="MUTILE WANYEE" w:date="2024-03-01T12:23:00Z">
            <w:rPr>
              <w:rFonts w:ascii="Book Antiqua" w:cs="Book Antiqua" w:eastAsia="Book Antiqua" w:hAnsi="Book Antiqua"/>
              <w:color w:val="000000"/>
              <w:sz w:val="24"/>
              <w:szCs w:val="24"/>
            </w:rPr>
          </w:rPrChange>
        </w:rPr>
        <w:t>Moi University</w:t>
      </w:r>
    </w:p>
    <w:p>
      <w:pPr>
        <w:pStyle w:val="style0"/>
        <w:numPr>
          <w:ilvl w:val="0"/>
          <w:numId w:val="39"/>
        </w:numPr>
        <w:shd w:val="clear" w:color="auto" w:fill="ffffff"/>
        <w:spacing w:after="0" w:lineRule="auto" w:line="240"/>
        <w:ind w:left="1080" w:hanging="360"/>
        <w:rPr>
          <w:color w:val="000000"/>
          <w:sz w:val="24"/>
          <w:szCs w:val="24"/>
        </w:rPr>
      </w:pPr>
      <w:r w:rsidRPr="FA5D73E7">
        <w:rPr>
          <w:rFonts w:ascii="Book Antiqua" w:cs="Book Antiqua" w:eastAsia="Book Antiqua" w:hAnsi="Book Antiqua"/>
          <w:color w:val="000000"/>
          <w:sz w:val="24"/>
          <w:szCs w:val="24"/>
          <w:rPrChange w:id="3560" w:author="MUTILE WANYEE" w:date="2024-03-01T12:23:00Z">
            <w:rPr>
              <w:rFonts w:ascii="Book Antiqua" w:cs="Book Antiqua" w:eastAsia="Book Antiqua" w:hAnsi="Book Antiqua"/>
              <w:color w:val="000000"/>
              <w:sz w:val="24"/>
              <w:szCs w:val="24"/>
            </w:rPr>
          </w:rPrChange>
        </w:rPr>
        <w:t>Kenyatta University</w:t>
      </w:r>
    </w:p>
    <w:p>
      <w:pPr>
        <w:pStyle w:val="style0"/>
        <w:numPr>
          <w:ilvl w:val="0"/>
          <w:numId w:val="39"/>
        </w:numPr>
        <w:shd w:val="clear" w:color="auto" w:fill="ffffff"/>
        <w:spacing w:after="0" w:lineRule="auto" w:line="240"/>
        <w:ind w:left="1080" w:hanging="360"/>
        <w:rPr>
          <w:color w:val="000000"/>
          <w:sz w:val="24"/>
          <w:szCs w:val="24"/>
        </w:rPr>
      </w:pPr>
      <w:r w:rsidRPr="879E2D62">
        <w:rPr>
          <w:rFonts w:ascii="Book Antiqua" w:cs="Book Antiqua" w:eastAsia="Book Antiqua" w:hAnsi="Book Antiqua"/>
          <w:color w:val="000000"/>
          <w:sz w:val="24"/>
          <w:szCs w:val="24"/>
          <w:rPrChange w:id="3561" w:author="MUTILE WANYEE" w:date="2024-03-01T12:23:00Z">
            <w:rPr>
              <w:rFonts w:ascii="Book Antiqua" w:cs="Book Antiqua" w:eastAsia="Book Antiqua" w:hAnsi="Book Antiqua"/>
              <w:color w:val="000000"/>
              <w:sz w:val="24"/>
              <w:szCs w:val="24"/>
            </w:rPr>
          </w:rPrChange>
        </w:rPr>
        <w:t>Egerton University</w:t>
      </w:r>
    </w:p>
    <w:p>
      <w:pPr>
        <w:pStyle w:val="style0"/>
        <w:numPr>
          <w:ilvl w:val="0"/>
          <w:numId w:val="39"/>
        </w:numPr>
        <w:shd w:val="clear" w:color="auto" w:fill="ffffff"/>
        <w:spacing w:after="0" w:lineRule="auto" w:line="240"/>
        <w:ind w:left="1080" w:hanging="360"/>
        <w:rPr>
          <w:color w:val="000000"/>
          <w:sz w:val="24"/>
          <w:szCs w:val="24"/>
        </w:rPr>
      </w:pPr>
      <w:r w:rsidRPr="1968113D">
        <w:rPr>
          <w:rFonts w:ascii="Book Antiqua" w:cs="Book Antiqua" w:eastAsia="Book Antiqua" w:hAnsi="Book Antiqua"/>
          <w:color w:val="000000"/>
          <w:sz w:val="24"/>
          <w:szCs w:val="24"/>
          <w:rPrChange w:id="3562" w:author="MUTILE WANYEE" w:date="2024-03-01T12:23:00Z">
            <w:rPr>
              <w:rFonts w:ascii="Book Antiqua" w:cs="Book Antiqua" w:eastAsia="Book Antiqua" w:hAnsi="Book Antiqua"/>
              <w:color w:val="000000"/>
              <w:sz w:val="24"/>
              <w:szCs w:val="24"/>
            </w:rPr>
          </w:rPrChange>
        </w:rPr>
        <w:t>Kenya Methodist University</w:t>
      </w:r>
    </w:p>
    <w:p>
      <w:pPr>
        <w:pStyle w:val="style0"/>
        <w:numPr>
          <w:ilvl w:val="0"/>
          <w:numId w:val="39"/>
        </w:numPr>
        <w:shd w:val="clear" w:color="auto" w:fill="ffffff"/>
        <w:spacing w:after="0" w:lineRule="auto" w:line="240"/>
        <w:ind w:left="1080" w:hanging="360"/>
        <w:rPr>
          <w:color w:val="000000"/>
          <w:sz w:val="24"/>
          <w:szCs w:val="24"/>
        </w:rPr>
      </w:pPr>
      <w:r w:rsidRPr="5C7A3EBD">
        <w:rPr>
          <w:rFonts w:ascii="Book Antiqua" w:cs="Book Antiqua" w:eastAsia="Book Antiqua" w:hAnsi="Book Antiqua"/>
          <w:color w:val="000000"/>
          <w:sz w:val="24"/>
          <w:szCs w:val="24"/>
          <w:rPrChange w:id="3563" w:author="MUTILE WANYEE" w:date="2024-03-01T12:23:00Z">
            <w:rPr>
              <w:rFonts w:ascii="Book Antiqua" w:cs="Book Antiqua" w:eastAsia="Book Antiqua" w:hAnsi="Book Antiqua"/>
              <w:color w:val="000000"/>
              <w:sz w:val="24"/>
              <w:szCs w:val="24"/>
            </w:rPr>
          </w:rPrChange>
        </w:rPr>
        <w:t>Maseno University</w:t>
      </w:r>
    </w:p>
    <w:p>
      <w:pPr>
        <w:pStyle w:val="style0"/>
        <w:numPr>
          <w:ilvl w:val="0"/>
          <w:numId w:val="39"/>
        </w:numPr>
        <w:shd w:val="clear" w:color="auto" w:fill="ffffff"/>
        <w:spacing w:after="0" w:lineRule="auto" w:line="240"/>
        <w:ind w:left="1080" w:hanging="360"/>
        <w:rPr>
          <w:color w:val="000000"/>
          <w:sz w:val="24"/>
          <w:szCs w:val="24"/>
        </w:rPr>
      </w:pPr>
      <w:r w:rsidRPr="FD95A664">
        <w:rPr>
          <w:rFonts w:ascii="Book Antiqua" w:cs="Book Antiqua" w:eastAsia="Book Antiqua" w:hAnsi="Book Antiqua"/>
          <w:color w:val="000000"/>
          <w:sz w:val="24"/>
          <w:szCs w:val="24"/>
          <w:rPrChange w:id="3564" w:author="MUTILE WANYEE" w:date="2024-03-01T12:23:00Z">
            <w:rPr>
              <w:rFonts w:ascii="Book Antiqua" w:cs="Book Antiqua" w:eastAsia="Book Antiqua" w:hAnsi="Book Antiqua"/>
              <w:color w:val="000000"/>
              <w:sz w:val="24"/>
              <w:szCs w:val="24"/>
            </w:rPr>
          </w:rPrChange>
        </w:rPr>
        <w:t>Jomo Kenyatta University of Agriculture and Technology</w:t>
      </w:r>
    </w:p>
    <w:p>
      <w:pPr>
        <w:pStyle w:val="style0"/>
        <w:numPr>
          <w:ilvl w:val="0"/>
          <w:numId w:val="39"/>
        </w:numPr>
        <w:shd w:val="clear" w:color="auto" w:fill="ffffff"/>
        <w:spacing w:after="0" w:lineRule="auto" w:line="240"/>
        <w:ind w:left="1080" w:hanging="360"/>
        <w:rPr>
          <w:color w:val="000000"/>
          <w:sz w:val="24"/>
          <w:szCs w:val="24"/>
        </w:rPr>
      </w:pPr>
      <w:r w:rsidRPr="63C51549">
        <w:rPr>
          <w:rFonts w:ascii="Book Antiqua" w:cs="Book Antiqua" w:eastAsia="Book Antiqua" w:hAnsi="Book Antiqua"/>
          <w:color w:val="000000"/>
          <w:sz w:val="24"/>
          <w:szCs w:val="24"/>
          <w:rPrChange w:id="3565" w:author="MUTILE WANYEE" w:date="2024-03-01T12:23:00Z">
            <w:rPr>
              <w:rFonts w:ascii="Book Antiqua" w:cs="Book Antiqua" w:eastAsia="Book Antiqua" w:hAnsi="Book Antiqua"/>
              <w:color w:val="000000"/>
              <w:sz w:val="24"/>
              <w:szCs w:val="24"/>
            </w:rPr>
          </w:rPrChange>
        </w:rPr>
        <w:t>Mount Kenya University</w:t>
      </w:r>
    </w:p>
    <w:p>
      <w:pPr>
        <w:pStyle w:val="style0"/>
        <w:numPr>
          <w:ilvl w:val="0"/>
          <w:numId w:val="39"/>
        </w:numPr>
        <w:shd w:val="clear" w:color="auto" w:fill="ffffff"/>
        <w:spacing w:after="0" w:lineRule="auto" w:line="240"/>
        <w:ind w:left="1080" w:hanging="360"/>
        <w:rPr>
          <w:color w:val="000000"/>
          <w:sz w:val="24"/>
          <w:szCs w:val="24"/>
        </w:rPr>
      </w:pPr>
      <w:r w:rsidRPr="6201DFA8">
        <w:rPr>
          <w:rFonts w:ascii="Book Antiqua" w:cs="Book Antiqua" w:eastAsia="Book Antiqua" w:hAnsi="Book Antiqua"/>
          <w:color w:val="000000"/>
          <w:sz w:val="24"/>
          <w:szCs w:val="24"/>
          <w:rPrChange w:id="3566" w:author="MUTILE WANYEE" w:date="2024-03-01T12:23:00Z">
            <w:rPr>
              <w:rFonts w:ascii="Book Antiqua" w:cs="Book Antiqua" w:eastAsia="Book Antiqua" w:hAnsi="Book Antiqua"/>
              <w:color w:val="000000"/>
              <w:sz w:val="24"/>
              <w:szCs w:val="24"/>
            </w:rPr>
          </w:rPrChange>
        </w:rPr>
        <w:t>Uzima University</w:t>
      </w:r>
    </w:p>
    <w:p>
      <w:pPr>
        <w:pStyle w:val="style0"/>
        <w:numPr>
          <w:ilvl w:val="0"/>
          <w:numId w:val="39"/>
        </w:numPr>
        <w:shd w:val="clear" w:color="auto" w:fill="ffffff"/>
        <w:spacing w:after="0" w:lineRule="auto" w:line="240"/>
        <w:ind w:left="1080" w:hanging="360"/>
        <w:rPr>
          <w:color w:val="000000"/>
          <w:sz w:val="24"/>
          <w:szCs w:val="24"/>
        </w:rPr>
      </w:pPr>
      <w:r w:rsidRPr="80DD4F13">
        <w:rPr>
          <w:rFonts w:ascii="Book Antiqua" w:cs="Book Antiqua" w:eastAsia="Book Antiqua" w:hAnsi="Book Antiqua"/>
          <w:color w:val="000000"/>
          <w:sz w:val="24"/>
          <w:szCs w:val="24"/>
          <w:rPrChange w:id="3567" w:author="MUTILE WANYEE" w:date="2024-03-01T12:23:00Z">
            <w:rPr>
              <w:rFonts w:ascii="Book Antiqua" w:cs="Book Antiqua" w:eastAsia="Book Antiqua" w:hAnsi="Book Antiqua"/>
              <w:color w:val="000000"/>
              <w:sz w:val="24"/>
              <w:szCs w:val="24"/>
            </w:rPr>
          </w:rPrChange>
        </w:rPr>
        <w:t>Masinde Muliro University of Science and Technology</w:t>
      </w:r>
    </w:p>
    <w:p>
      <w:pPr>
        <w:pStyle w:val="style0"/>
        <w:numPr>
          <w:ilvl w:val="0"/>
          <w:numId w:val="39"/>
        </w:numPr>
        <w:shd w:val="clear" w:color="auto" w:fill="ffffff"/>
        <w:spacing w:after="0" w:lineRule="auto" w:line="240"/>
        <w:ind w:left="1080" w:hanging="360"/>
        <w:rPr>
          <w:color w:val="000000"/>
          <w:sz w:val="24"/>
          <w:szCs w:val="24"/>
        </w:rPr>
      </w:pPr>
      <w:r w:rsidRPr="81879BF1">
        <w:rPr>
          <w:rFonts w:ascii="Book Antiqua" w:cs="Book Antiqua" w:eastAsia="Book Antiqua" w:hAnsi="Book Antiqua"/>
          <w:color w:val="000000"/>
          <w:sz w:val="24"/>
          <w:szCs w:val="24"/>
          <w:rPrChange w:id="3568" w:author="MUTILE WANYEE" w:date="2024-03-01T12:23:00Z">
            <w:rPr>
              <w:rFonts w:ascii="Book Antiqua" w:cs="Book Antiqua" w:eastAsia="Book Antiqua" w:hAnsi="Book Antiqua"/>
              <w:color w:val="000000"/>
              <w:sz w:val="24"/>
              <w:szCs w:val="24"/>
            </w:rPr>
          </w:rPrChange>
        </w:rPr>
        <w:t>Kisii University</w:t>
      </w:r>
    </w:p>
    <w:p>
      <w:pPr>
        <w:pStyle w:val="style0"/>
        <w:shd w:val="clear" w:color="auto" w:fill="ffffff"/>
        <w:spacing w:after="0" w:lineRule="auto" w:line="240"/>
        <w:ind w:left="360" w:firstLine="0"/>
        <w:rPr>
          <w:rFonts w:ascii="Book Antiqua" w:cs="Book Antiqua" w:eastAsia="Book Antiqua" w:hAnsi="Book Antiqua"/>
          <w:b/>
          <w:i/>
          <w:sz w:val="24"/>
          <w:szCs w:val="24"/>
        </w:rPr>
      </w:pPr>
      <w:r>
        <w:rPr/>
        <w:fldChar w:fldCharType="begin"/>
      </w:r>
      <w:r>
        <w:instrText xml:space="preserve"> HYPERLINK "https://kmpdc.go.ke/undergraduate-training/" </w:instrText>
      </w:r>
      <w:r>
        <w:rPr/>
        <w:fldChar w:fldCharType="separate"/>
      </w:r>
      <w:r w:rsidRPr="26409083">
        <w:rPr>
          <w:rFonts w:ascii="Book Antiqua" w:cs="Book Antiqua" w:eastAsia="Book Antiqua" w:hAnsi="Book Antiqua"/>
          <w:b/>
          <w:i/>
          <w:sz w:val="24"/>
          <w:szCs w:val="24"/>
          <w:rPrChange w:id="3569" w:author="MUTILE WANYEE" w:date="2024-03-01T12:23:00Z">
            <w:rPr>
              <w:rFonts w:ascii="Book Antiqua" w:cs="Book Antiqua" w:eastAsia="Book Antiqua" w:hAnsi="Book Antiqua"/>
              <w:b/>
              <w:i/>
              <w:sz w:val="24"/>
              <w:szCs w:val="24"/>
            </w:rPr>
          </w:rPrChange>
        </w:rPr>
        <w:t>Approved Dental Schools in Kenya</w:t>
      </w:r>
      <w:r>
        <w:rPr/>
        <w:fldChar w:fldCharType="end"/>
      </w:r>
    </w:p>
    <w:p>
      <w:pPr>
        <w:pStyle w:val="style0"/>
        <w:numPr>
          <w:ilvl w:val="0"/>
          <w:numId w:val="40"/>
        </w:numPr>
        <w:shd w:val="clear" w:color="auto" w:fill="ffffff"/>
        <w:spacing w:after="0" w:lineRule="auto" w:line="240"/>
        <w:ind w:left="1080" w:hanging="360"/>
        <w:rPr>
          <w:color w:val="000000"/>
          <w:sz w:val="24"/>
          <w:szCs w:val="24"/>
        </w:rPr>
      </w:pPr>
      <w:r w:rsidRPr="5ACB016D">
        <w:rPr>
          <w:rFonts w:ascii="Book Antiqua" w:cs="Book Antiqua" w:eastAsia="Book Antiqua" w:hAnsi="Book Antiqua"/>
          <w:color w:val="000000"/>
          <w:sz w:val="24"/>
          <w:szCs w:val="24"/>
          <w:rPrChange w:id="3570" w:author="MUTILE WANYEE" w:date="2024-03-01T12:23:00Z">
            <w:rPr>
              <w:rFonts w:ascii="Book Antiqua" w:cs="Book Antiqua" w:eastAsia="Book Antiqua" w:hAnsi="Book Antiqua"/>
              <w:color w:val="000000"/>
              <w:sz w:val="24"/>
              <w:szCs w:val="24"/>
            </w:rPr>
          </w:rPrChange>
        </w:rPr>
        <w:t>University of Nairobi</w:t>
      </w:r>
    </w:p>
    <w:p>
      <w:pPr>
        <w:pStyle w:val="style0"/>
        <w:numPr>
          <w:ilvl w:val="0"/>
          <w:numId w:val="40"/>
        </w:numPr>
        <w:shd w:val="clear" w:color="auto" w:fill="ffffff"/>
        <w:spacing w:after="0" w:lineRule="auto" w:line="240"/>
        <w:ind w:left="1080" w:hanging="360"/>
        <w:rPr>
          <w:color w:val="000000"/>
          <w:sz w:val="24"/>
          <w:szCs w:val="24"/>
        </w:rPr>
      </w:pPr>
      <w:r w:rsidRPr="2DC35CDA">
        <w:rPr>
          <w:rFonts w:ascii="Book Antiqua" w:cs="Book Antiqua" w:eastAsia="Book Antiqua" w:hAnsi="Book Antiqua"/>
          <w:color w:val="000000"/>
          <w:sz w:val="24"/>
          <w:szCs w:val="24"/>
          <w:rPrChange w:id="3571" w:author="MUTILE WANYEE" w:date="2024-03-01T12:23:00Z">
            <w:rPr>
              <w:rFonts w:ascii="Book Antiqua" w:cs="Book Antiqua" w:eastAsia="Book Antiqua" w:hAnsi="Book Antiqua"/>
              <w:color w:val="000000"/>
              <w:sz w:val="24"/>
              <w:szCs w:val="24"/>
            </w:rPr>
          </w:rPrChange>
        </w:rPr>
        <w:t>Moi University</w:t>
      </w:r>
    </w:p>
    <w:p>
      <w:pPr>
        <w:pStyle w:val="style0"/>
        <w:shd w:val="clear" w:color="auto" w:fill="ffffff"/>
        <w:spacing w:after="0" w:lineRule="auto" w:line="276"/>
        <w:jc w:val="both"/>
        <w:rPr>
          <w:rFonts w:ascii="Book Antiqua" w:cs="Book Antiqua" w:eastAsia="Book Antiqua" w:hAnsi="Book Antiqua"/>
          <w:i/>
          <w:sz w:val="24"/>
          <w:szCs w:val="24"/>
        </w:rPr>
      </w:pPr>
      <w:r w:rsidRPr="7896BBD4">
        <w:rPr>
          <w:rFonts w:ascii="Book Antiqua" w:cs="Book Antiqua" w:eastAsia="Book Antiqua" w:hAnsi="Book Antiqua"/>
          <w:i/>
          <w:sz w:val="24"/>
          <w:szCs w:val="24"/>
          <w:rPrChange w:id="3572" w:author="MUTILE WANYEE" w:date="2024-03-01T12:23:00Z">
            <w:rPr>
              <w:rFonts w:ascii="Book Antiqua" w:cs="Book Antiqua" w:eastAsia="Book Antiqua" w:hAnsi="Book Antiqua"/>
              <w:i/>
              <w:sz w:val="24"/>
              <w:szCs w:val="24"/>
            </w:rPr>
          </w:rPrChange>
        </w:rPr>
        <w:t>A point to note is that it was highlighted that some of the Universities that are providing the training on medicine do not have the pre-requisite infrastructure as is necessary for the comprehensive training to all the students that have been accepted into the universities. The recommendation of reinforcement of the adherence to the requirements that need to be in place before a University is granted the accreditation to train medical students was stressed on to ensure that the quality of the professionals is up to par.</w:t>
      </w:r>
    </w:p>
    <w:p>
      <w:pPr>
        <w:pStyle w:val="style0"/>
        <w:shd w:val="clear" w:color="auto" w:fill="ffffff"/>
        <w:spacing w:after="0" w:lineRule="auto" w:line="276"/>
        <w:ind w:left="720" w:firstLine="0"/>
        <w:rPr>
          <w:rFonts w:ascii="Book Antiqua" w:cs="Book Antiqua" w:eastAsia="Book Antiqua" w:hAnsi="Book Antiqua"/>
          <w:sz w:val="16"/>
          <w:szCs w:val="16"/>
        </w:rPr>
      </w:pPr>
    </w:p>
    <w:p>
      <w:pPr>
        <w:pStyle w:val="style0"/>
        <w:spacing w:lineRule="auto" w:line="276"/>
        <w:jc w:val="both"/>
        <w:rPr>
          <w:del w:id="3573" w:author="MUTILE WANYEE" w:date="2024-03-06T15:09:00Z"/>
          <w:rFonts w:ascii="Book Antiqua" w:cs="Book Antiqua" w:eastAsia="Book Antiqua" w:hAnsi="Times New Roman"/>
          <w:b w:val="false"/>
          <w:color w:val="auto"/>
          <w:sz w:val="20"/>
          <w:szCs w:val="24"/>
          <w:shd w:val="clear" w:color="auto" w:fill="auto"/>
          <w:rPrChange w:id="3574" w:author="MUTILE WANYEE" w:date="2024-03-06T15:09:00Z">
            <w:rPr>
              <w:rFonts w:ascii="Book Antiqua" w:cs="Book Antiqua" w:eastAsia="Book Antiqua" w:hAnsi="Book Antiqua"/>
              <w:b/>
              <w:color w:val="000000"/>
              <w:sz w:val="24"/>
              <w:szCs w:val="24"/>
            </w:rPr>
          </w:rPrChange>
        </w:rPr>
      </w:pPr>
    </w:p>
    <w:p>
      <w:pPr>
        <w:pStyle w:val="style0"/>
        <w:spacing w:lineRule="auto" w:line="276"/>
        <w:jc w:val="both"/>
        <w:rPr>
          <w:del w:id="3575" w:author="MUTILE WANYEE" w:date="2024-03-06T15:09:00Z"/>
          <w:rFonts w:ascii="Book Antiqua" w:cs="Book Antiqua" w:eastAsia="Book Antiqua" w:hAnsi="Times New Roman"/>
          <w:b w:val="false"/>
          <w:color w:val="auto"/>
          <w:sz w:val="20"/>
          <w:szCs w:val="24"/>
          <w:shd w:val="clear" w:color="auto" w:fill="auto"/>
          <w:rPrChange w:id="3576" w:author="MUTILE WANYEE" w:date="2024-03-06T15:09:00Z">
            <w:rPr>
              <w:rFonts w:ascii="Book Antiqua" w:cs="Book Antiqua" w:eastAsia="Book Antiqua" w:hAnsi="Book Antiqua"/>
              <w:b/>
              <w:color w:val="000000"/>
              <w:sz w:val="24"/>
              <w:szCs w:val="24"/>
            </w:rPr>
          </w:rPrChange>
        </w:rPr>
      </w:pPr>
    </w:p>
    <w:p>
      <w:pPr>
        <w:pStyle w:val="style0"/>
        <w:spacing w:lineRule="auto" w:line="276"/>
        <w:jc w:val="both"/>
        <w:rPr>
          <w:rFonts w:ascii="Book Antiqua" w:cs="Book Antiqua" w:eastAsia="Book Antiqua" w:hAnsi="Times New Roman"/>
          <w:color w:val="auto"/>
          <w:sz w:val="20"/>
          <w:szCs w:val="24"/>
          <w:shd w:val="clear" w:color="auto" w:fill="auto"/>
          <w:rPrChange w:id="3577" w:author="MUTILE WANYEE" w:date="2024-03-06T15:09:00Z">
            <w:rPr>
              <w:rFonts w:ascii="Book Antiqua" w:cs="Book Antiqua" w:eastAsia="Book Antiqua" w:hAnsi="Book Antiqua"/>
              <w:color w:val="000000"/>
              <w:sz w:val="24"/>
              <w:szCs w:val="24"/>
            </w:rPr>
          </w:rPrChange>
        </w:rPr>
      </w:pPr>
      <w:r w:rsidRPr="369B302C">
        <w:rPr>
          <w:rFonts w:ascii="Book Antiqua" w:cs="Book Antiqua" w:eastAsia="Book Antiqua" w:hAnsi="Book Antiqua"/>
          <w:b/>
          <w:color w:val="000000"/>
          <w:sz w:val="24"/>
          <w:szCs w:val="24"/>
          <w:rPrChange w:id="3578" w:author="MUTILE WANYEE" w:date="2024-03-01T12:23:00Z">
            <w:rPr>
              <w:rFonts w:ascii="Book Antiqua" w:cs="Book Antiqua" w:eastAsia="Book Antiqua" w:hAnsi="Book Antiqua"/>
              <w:b/>
              <w:color w:val="000000"/>
              <w:sz w:val="24"/>
              <w:szCs w:val="24"/>
            </w:rPr>
          </w:rPrChange>
        </w:rPr>
        <w:t>(ii) TVET</w:t>
      </w:r>
    </w:p>
    <w:p>
      <w:pPr>
        <w:pStyle w:val="style0"/>
        <w:spacing w:after="0" w:lineRule="auto" w:line="276"/>
        <w:jc w:val="both"/>
        <w:rPr>
          <w:rFonts w:ascii="Book Antiqua" w:cs="Book Antiqua" w:eastAsia="Book Antiqua" w:hAnsi="Book Antiqua"/>
          <w:color w:val="000000"/>
          <w:sz w:val="24"/>
          <w:szCs w:val="24"/>
        </w:rPr>
      </w:pPr>
      <w:r w:rsidRPr="6E8E8BC4">
        <w:rPr>
          <w:rFonts w:ascii="Book Antiqua" w:cs="Book Antiqua" w:eastAsia="Book Antiqua" w:hAnsi="Book Antiqua"/>
          <w:color w:val="000000"/>
          <w:sz w:val="24"/>
          <w:szCs w:val="24"/>
          <w:rPrChange w:id="3579" w:author="MUTILE WANYEE" w:date="2024-03-01T12:23:00Z">
            <w:rPr>
              <w:rFonts w:ascii="Book Antiqua" w:cs="Book Antiqua" w:eastAsia="Book Antiqua" w:hAnsi="Book Antiqua"/>
              <w:color w:val="000000"/>
              <w:sz w:val="24"/>
              <w:szCs w:val="24"/>
            </w:rPr>
          </w:rPrChange>
        </w:rPr>
        <w:t>The Technical and Vocational Education and Training Authority (TVETA) is a public corporate agency that regulates and coordinates training in the country through licensing, registration and accreditation of programs, institutions and trainer. Its mandate is to inspect, license and register and accredit training institutions; accredit and inspect programmes and courses; promote access and relevance of training programmes; determine the national technical and vocational training objectives; assure quality and relevance in programmes of training.</w:t>
      </w:r>
      <w:r w:rsidRPr="6E8E8BC4">
        <w:rPr>
          <w:rFonts w:ascii="Book Antiqua" w:cs="Book Antiqua" w:eastAsia="Book Antiqua" w:hAnsi="Book Antiqua"/>
          <w:color w:val="000000"/>
          <w:sz w:val="24"/>
          <w:szCs w:val="24"/>
          <w:rPrChange w:id="3580" w:author="MUTILE WANYEE" w:date="2024-03-01T12:23:00Z">
            <w:rPr>
              <w:rFonts w:ascii="Book Antiqua" w:cs="Book Antiqua" w:eastAsia="Book Antiqua" w:hAnsi="Book Antiqua"/>
              <w:color w:val="000000"/>
              <w:sz w:val="24"/>
              <w:szCs w:val="24"/>
            </w:rPr>
          </w:rPrChange>
        </w:rPr>
        <w:br/>
      </w:r>
      <w:r w:rsidRPr="6E8E8BC4">
        <w:rPr>
          <w:rFonts w:ascii="Book Antiqua" w:cs="Book Antiqua" w:eastAsia="Book Antiqua" w:hAnsi="Book Antiqua"/>
          <w:color w:val="000000"/>
          <w:sz w:val="24"/>
          <w:szCs w:val="24"/>
          <w:rPrChange w:id="3581" w:author="MUTILE WANYEE" w:date="2024-03-01T12:23:00Z">
            <w:rPr>
              <w:rFonts w:ascii="Book Antiqua" w:cs="Book Antiqua" w:eastAsia="Book Antiqua" w:hAnsi="Book Antiqua"/>
              <w:color w:val="000000"/>
              <w:sz w:val="24"/>
              <w:szCs w:val="24"/>
            </w:rPr>
          </w:rPrChange>
        </w:rPr>
        <w:t xml:space="preserve">(i) The institutions registered are available through this link </w:t>
      </w:r>
      <w:r>
        <w:rPr/>
        <w:fldChar w:fldCharType="begin"/>
      </w:r>
      <w:r>
        <w:instrText xml:space="preserve"> HYPERLINK "https://www.tveta.go.ke/institutions/" </w:instrText>
      </w:r>
      <w:r>
        <w:rPr/>
        <w:fldChar w:fldCharType="separate"/>
      </w:r>
      <w:r w:rsidRPr="6E722DBC">
        <w:rPr>
          <w:rFonts w:ascii="Book Antiqua" w:cs="Book Antiqua" w:eastAsia="Book Antiqua" w:hAnsi="Book Antiqua"/>
          <w:color w:val="1155cc"/>
          <w:sz w:val="24"/>
          <w:szCs w:val="24"/>
          <w:u w:val="single"/>
          <w:rPrChange w:id="3582" w:author="MUTILE WANYEE" w:date="2024-03-01T12:23:00Z">
            <w:rPr>
              <w:rFonts w:ascii="Book Antiqua" w:cs="Book Antiqua" w:eastAsia="Book Antiqua" w:hAnsi="Book Antiqua"/>
              <w:color w:val="1155cc"/>
              <w:sz w:val="24"/>
              <w:szCs w:val="24"/>
              <w:u w:val="single"/>
            </w:rPr>
          </w:rPrChange>
        </w:rPr>
        <w:t>Institutions – TVETA</w:t>
      </w:r>
      <w:r>
        <w:rPr/>
        <w:fldChar w:fldCharType="end"/>
      </w:r>
    </w:p>
    <w:p>
      <w:pPr>
        <w:pStyle w:val="style0"/>
        <w:spacing w:after="0" w:lineRule="auto" w:line="276"/>
        <w:jc w:val="both"/>
        <w:rPr>
          <w:rFonts w:ascii="Book Antiqua" w:cs="Book Antiqua" w:eastAsia="Book Antiqua" w:hAnsi="Book Antiqua"/>
          <w:sz w:val="24"/>
          <w:szCs w:val="24"/>
        </w:rPr>
      </w:pPr>
      <w:r w:rsidRPr="FAE7DAC1">
        <w:rPr>
          <w:rFonts w:ascii="Book Antiqua" w:cs="Book Antiqua" w:eastAsia="Book Antiqua" w:hAnsi="Book Antiqua"/>
          <w:color w:val="000000"/>
          <w:sz w:val="24"/>
          <w:szCs w:val="24"/>
          <w:rPrChange w:id="3583" w:author="MUTILE WANYEE" w:date="2024-03-01T12:23:00Z">
            <w:rPr>
              <w:rFonts w:ascii="Book Antiqua" w:cs="Book Antiqua" w:eastAsia="Book Antiqua" w:hAnsi="Book Antiqua"/>
              <w:color w:val="000000"/>
              <w:sz w:val="24"/>
              <w:szCs w:val="24"/>
            </w:rPr>
          </w:rPrChange>
        </w:rPr>
        <w:t xml:space="preserve">(ii) The Approved CBET Curricular (programmes) are available through this link </w:t>
      </w:r>
      <w:r>
        <w:rPr/>
        <w:fldChar w:fldCharType="begin"/>
      </w:r>
      <w:r>
        <w:instrText xml:space="preserve"> HYPERLINK "https://www.tveta.go.ke/approved-cbet-curricula/" </w:instrText>
      </w:r>
      <w:r>
        <w:rPr/>
        <w:fldChar w:fldCharType="separate"/>
      </w:r>
      <w:r w:rsidRPr="C40090FB">
        <w:rPr>
          <w:rFonts w:ascii="Book Antiqua" w:cs="Book Antiqua" w:eastAsia="Book Antiqua" w:hAnsi="Book Antiqua"/>
          <w:color w:val="1155cc"/>
          <w:sz w:val="24"/>
          <w:szCs w:val="24"/>
          <w:u w:val="single"/>
          <w:rPrChange w:id="3584" w:author="MUTILE WANYEE" w:date="2024-03-01T12:23:00Z">
            <w:rPr>
              <w:rFonts w:ascii="Book Antiqua" w:cs="Book Antiqua" w:eastAsia="Book Antiqua" w:hAnsi="Book Antiqua"/>
              <w:color w:val="1155cc"/>
              <w:sz w:val="24"/>
              <w:szCs w:val="24"/>
              <w:u w:val="single"/>
            </w:rPr>
          </w:rPrChange>
        </w:rPr>
        <w:t>Approved CBET Curricula – TVETA</w:t>
      </w:r>
      <w:r>
        <w:rPr/>
        <w:fldChar w:fldCharType="end"/>
      </w:r>
      <w:r w:rsidRPr="DF9C3B65">
        <w:rPr>
          <w:rFonts w:ascii="Book Antiqua" w:cs="Book Antiqua" w:eastAsia="Book Antiqua" w:hAnsi="Book Antiqua"/>
          <w:sz w:val="24"/>
          <w:szCs w:val="24"/>
          <w:rPrChange w:id="3585" w:author="MUTILE WANYEE" w:date="2024-03-01T12:23:00Z">
            <w:rPr>
              <w:rFonts w:ascii="Book Antiqua" w:cs="Book Antiqua" w:eastAsia="Book Antiqua" w:hAnsi="Book Antiqua"/>
              <w:sz w:val="24"/>
              <w:szCs w:val="24"/>
            </w:rPr>
          </w:rPrChange>
        </w:rPr>
        <w:t xml:space="preserve"> </w:t>
      </w:r>
    </w:p>
    <w:p>
      <w:pPr>
        <w:pStyle w:val="style0"/>
        <w:spacing w:after="0" w:lineRule="auto" w:line="276"/>
        <w:jc w:val="both"/>
        <w:rPr>
          <w:rFonts w:ascii="Book Antiqua" w:cs="Book Antiqua" w:eastAsia="Book Antiqua" w:hAnsi="Book Antiqua"/>
          <w:color w:val="ffff00"/>
          <w:sz w:val="16"/>
          <w:szCs w:val="16"/>
          <w:highlight w:val="green"/>
        </w:rPr>
      </w:pPr>
    </w:p>
    <w:p>
      <w:pPr>
        <w:pStyle w:val="style0"/>
        <w:spacing w:lineRule="auto" w:line="276"/>
        <w:jc w:val="both"/>
        <w:rPr>
          <w:rFonts w:ascii="Book Antiqua" w:cs="Book Antiqua" w:eastAsia="Book Antiqua" w:hAnsi="Times New Roman"/>
          <w:b w:val="false"/>
          <w:color w:val="auto"/>
          <w:sz w:val="20"/>
          <w:szCs w:val="24"/>
          <w:shd w:val="clear" w:color="auto" w:fill="auto"/>
          <w:rPrChange w:id="3586" w:author="MUTILE WANYEE" w:date="2024-03-06T15:09:00Z">
            <w:rPr>
              <w:rFonts w:ascii="Book Antiqua" w:cs="Book Antiqua" w:eastAsia="Book Antiqua" w:hAnsi="Book Antiqua"/>
              <w:b/>
              <w:color w:val="000000"/>
              <w:sz w:val="24"/>
              <w:szCs w:val="24"/>
            </w:rPr>
          </w:rPrChange>
        </w:rPr>
      </w:pPr>
      <w:r w:rsidRPr="B26DD4A0">
        <w:rPr>
          <w:rFonts w:ascii="Book Antiqua" w:cs="Book Antiqua" w:eastAsia="Book Antiqua" w:hAnsi="Book Antiqua"/>
          <w:b/>
          <w:color w:val="000000"/>
          <w:sz w:val="24"/>
          <w:szCs w:val="24"/>
          <w:rPrChange w:id="3587" w:author="MUTILE WANYEE" w:date="2024-03-01T12:23:00Z">
            <w:rPr>
              <w:rFonts w:ascii="Book Antiqua" w:cs="Book Antiqua" w:eastAsia="Book Antiqua" w:hAnsi="Book Antiqua"/>
              <w:b/>
              <w:color w:val="000000"/>
              <w:sz w:val="24"/>
              <w:szCs w:val="24"/>
            </w:rPr>
          </w:rPrChange>
        </w:rPr>
        <w:t>(iii) MOH Training Institutions</w:t>
      </w:r>
    </w:p>
    <w:p>
      <w:pPr>
        <w:pStyle w:val="style0"/>
        <w:spacing w:lineRule="auto" w:line="276"/>
        <w:jc w:val="both"/>
        <w:rPr>
          <w:rFonts w:ascii="Book Antiqua" w:cs="Book Antiqua" w:eastAsia="Book Antiqua" w:hAnsi="Book Antiqua"/>
          <w:color w:val="000000"/>
          <w:sz w:val="24"/>
          <w:szCs w:val="24"/>
        </w:rPr>
      </w:pPr>
      <w:r w:rsidRPr="5618B7FE">
        <w:rPr>
          <w:rFonts w:ascii="Book Antiqua" w:cs="Book Antiqua" w:eastAsia="Book Antiqua" w:hAnsi="Book Antiqua"/>
          <w:color w:val="000000"/>
          <w:sz w:val="24"/>
          <w:szCs w:val="24"/>
          <w:rPrChange w:id="3588" w:author="MUTILE WANYEE" w:date="2024-03-01T12:23:00Z">
            <w:rPr>
              <w:rFonts w:ascii="Book Antiqua" w:cs="Book Antiqua" w:eastAsia="Book Antiqua" w:hAnsi="Book Antiqua"/>
              <w:color w:val="000000"/>
              <w:sz w:val="24"/>
              <w:szCs w:val="24"/>
            </w:rPr>
          </w:rPrChange>
        </w:rPr>
        <w:t>The Kenya Medical Training College coordinates training of different mid-level medical programmes and courses in various KMTC campuses across the country. It's also mandated to start new campuses, initiate new programmes, review and standardize the existing courses. </w:t>
      </w:r>
    </w:p>
    <w:p>
      <w:pPr>
        <w:pStyle w:val="style0"/>
        <w:spacing w:after="0" w:lineRule="auto" w:line="276"/>
        <w:jc w:val="both"/>
        <w:rPr>
          <w:rFonts w:ascii="Book Antiqua" w:cs="Book Antiqua" w:eastAsia="Book Antiqua" w:hAnsi="Book Antiqua"/>
          <w:color w:val="000000"/>
          <w:sz w:val="24"/>
          <w:szCs w:val="24"/>
        </w:rPr>
      </w:pPr>
      <w:r w:rsidRPr="44F9537D">
        <w:rPr>
          <w:rFonts w:ascii="Book Antiqua" w:cs="Book Antiqua" w:eastAsia="Book Antiqua" w:hAnsi="Book Antiqua"/>
          <w:b/>
          <w:color w:val="000000"/>
          <w:sz w:val="24"/>
          <w:szCs w:val="24"/>
          <w:rPrChange w:id="3589" w:author="MUTILE WANYEE" w:date="2024-03-01T12:23:00Z">
            <w:rPr>
              <w:rFonts w:ascii="Book Antiqua" w:cs="Book Antiqua" w:eastAsia="Book Antiqua" w:hAnsi="Book Antiqua"/>
              <w:b/>
              <w:color w:val="000000"/>
              <w:sz w:val="24"/>
              <w:szCs w:val="24"/>
            </w:rPr>
          </w:rPrChange>
        </w:rPr>
        <w:t>     (i) List of KMTC Campuses is under the following link</w:t>
      </w:r>
      <w:r w:rsidRPr="C0A9E2E7">
        <w:rPr>
          <w:rFonts w:ascii="Book Antiqua" w:cs="Book Antiqua" w:eastAsia="Book Antiqua" w:hAnsi="Book Antiqua"/>
          <w:color w:val="000000"/>
          <w:sz w:val="24"/>
          <w:szCs w:val="24"/>
          <w:rPrChange w:id="3590" w:author="MUTILE WANYEE" w:date="2024-03-01T12:23:00Z">
            <w:rPr>
              <w:rFonts w:ascii="Book Antiqua" w:cs="Book Antiqua" w:eastAsia="Book Antiqua" w:hAnsi="Book Antiqua"/>
              <w:color w:val="000000"/>
              <w:sz w:val="24"/>
              <w:szCs w:val="24"/>
            </w:rPr>
          </w:rPrChange>
        </w:rPr>
        <w:t>: </w:t>
      </w:r>
    </w:p>
    <w:p>
      <w:pPr>
        <w:pStyle w:val="style0"/>
        <w:spacing w:after="0" w:lineRule="auto" w:line="276"/>
        <w:jc w:val="both"/>
        <w:rPr>
          <w:rFonts w:ascii="Book Antiqua" w:cs="Book Antiqua" w:eastAsia="Book Antiqua" w:hAnsi="Book Antiqua"/>
          <w:color w:val="000000"/>
          <w:sz w:val="24"/>
          <w:szCs w:val="24"/>
        </w:rPr>
      </w:pPr>
      <w:r w:rsidRPr="5CCF21D2">
        <w:rPr>
          <w:rFonts w:ascii="Book Antiqua" w:cs="Book Antiqua" w:eastAsia="Book Antiqua" w:hAnsi="Book Antiqua"/>
          <w:color w:val="000000"/>
          <w:sz w:val="24"/>
          <w:szCs w:val="24"/>
          <w:rPrChange w:id="3591" w:author="MUTILE WANYEE" w:date="2024-03-01T12:23:00Z">
            <w:rPr>
              <w:rFonts w:ascii="Book Antiqua" w:cs="Book Antiqua" w:eastAsia="Book Antiqua" w:hAnsi="Book Antiqua"/>
              <w:color w:val="000000"/>
              <w:sz w:val="24"/>
              <w:szCs w:val="24"/>
            </w:rPr>
          </w:rPrChange>
        </w:rPr>
        <w:t>    </w:t>
      </w:r>
      <w:r w:rsidRPr="5CCF21D2">
        <w:rPr>
          <w:rFonts w:ascii="Book Antiqua" w:cs="Book Antiqua" w:eastAsia="Book Antiqua" w:hAnsi="Book Antiqua"/>
          <w:color w:val="000000"/>
          <w:sz w:val="24"/>
          <w:szCs w:val="24"/>
          <w:rPrChange w:id="3592" w:author="MUTILE WANYEE" w:date="2024-03-01T12:23:00Z">
            <w:rPr>
              <w:rFonts w:ascii="Book Antiqua" w:cs="Book Antiqua" w:eastAsia="Book Antiqua" w:hAnsi="Book Antiqua"/>
              <w:color w:val="000000"/>
              <w:sz w:val="24"/>
              <w:szCs w:val="24"/>
            </w:rPr>
          </w:rPrChange>
        </w:rPr>
        <w:tab/>
      </w:r>
      <w:r w:rsidRPr="5CCF21D2">
        <w:rPr>
          <w:rFonts w:ascii="Book Antiqua" w:cs="Book Antiqua" w:eastAsia="Book Antiqua" w:hAnsi="Book Antiqua"/>
          <w:color w:val="000000"/>
          <w:sz w:val="24"/>
          <w:szCs w:val="24"/>
          <w:rPrChange w:id="3593" w:author="MUTILE WANYEE" w:date="2024-03-01T12:23:00Z">
            <w:rPr>
              <w:rFonts w:ascii="Book Antiqua" w:cs="Book Antiqua" w:eastAsia="Book Antiqua" w:hAnsi="Book Antiqua"/>
              <w:color w:val="000000"/>
              <w:sz w:val="24"/>
              <w:szCs w:val="24"/>
            </w:rPr>
          </w:rPrChange>
        </w:rPr>
        <w:t> </w:t>
      </w:r>
      <w:r>
        <w:rPr/>
        <w:fldChar w:fldCharType="begin"/>
      </w:r>
      <w:r>
        <w:instrText xml:space="preserve"> HYPERLINK "https://kmtc.ac.ke/campus-list/" </w:instrText>
      </w:r>
      <w:r>
        <w:rPr/>
        <w:fldChar w:fldCharType="separate"/>
      </w:r>
      <w:r w:rsidRPr="36A47BC0">
        <w:rPr>
          <w:rFonts w:ascii="Book Antiqua" w:cs="Book Antiqua" w:eastAsia="Book Antiqua" w:hAnsi="Book Antiqua"/>
          <w:color w:val="1155cc"/>
          <w:sz w:val="24"/>
          <w:szCs w:val="24"/>
          <w:u w:val="single"/>
          <w:rPrChange w:id="3594" w:author="MUTILE WANYEE" w:date="2024-03-01T12:23:00Z">
            <w:rPr>
              <w:rFonts w:ascii="Book Antiqua" w:cs="Book Antiqua" w:eastAsia="Book Antiqua" w:hAnsi="Book Antiqua"/>
              <w:color w:val="1155cc"/>
              <w:sz w:val="24"/>
              <w:szCs w:val="24"/>
              <w:u w:val="single"/>
            </w:rPr>
          </w:rPrChange>
        </w:rPr>
        <w:t>Campus List | Kenya Medical Training College</w:t>
      </w:r>
      <w:r>
        <w:rPr/>
        <w:fldChar w:fldCharType="end"/>
      </w:r>
    </w:p>
    <w:p>
      <w:pPr>
        <w:pStyle w:val="style0"/>
        <w:spacing w:after="0" w:lineRule="auto" w:line="276"/>
        <w:jc w:val="both"/>
        <w:rPr>
          <w:rFonts w:ascii="Book Antiqua" w:cs="Book Antiqua" w:eastAsia="Book Antiqua" w:hAnsi="Book Antiqua"/>
          <w:b/>
          <w:color w:val="000000"/>
          <w:sz w:val="24"/>
          <w:szCs w:val="24"/>
        </w:rPr>
      </w:pPr>
      <w:r w:rsidRPr="41A967A4">
        <w:rPr>
          <w:rFonts w:ascii="Book Antiqua" w:cs="Book Antiqua" w:eastAsia="Book Antiqua" w:hAnsi="Book Antiqua"/>
          <w:color w:val="000000"/>
          <w:sz w:val="24"/>
          <w:szCs w:val="24"/>
          <w:rPrChange w:id="3595" w:author="MUTILE WANYEE" w:date="2024-03-01T12:23:00Z">
            <w:rPr>
              <w:rFonts w:ascii="Book Antiqua" w:cs="Book Antiqua" w:eastAsia="Book Antiqua" w:hAnsi="Book Antiqua"/>
              <w:color w:val="000000"/>
              <w:sz w:val="24"/>
              <w:szCs w:val="24"/>
            </w:rPr>
          </w:rPrChange>
        </w:rPr>
        <w:t>    </w:t>
      </w:r>
      <w:r w:rsidRPr="0D067EF2">
        <w:rPr>
          <w:rFonts w:ascii="Book Antiqua" w:cs="Book Antiqua" w:eastAsia="Book Antiqua" w:hAnsi="Book Antiqua"/>
          <w:b/>
          <w:color w:val="000000"/>
          <w:sz w:val="24"/>
          <w:szCs w:val="24"/>
          <w:rPrChange w:id="3596" w:author="MUTILE WANYEE" w:date="2024-03-01T12:23:00Z">
            <w:rPr>
              <w:rFonts w:ascii="Book Antiqua" w:cs="Book Antiqua" w:eastAsia="Book Antiqua" w:hAnsi="Book Antiqua"/>
              <w:b/>
              <w:color w:val="000000"/>
              <w:sz w:val="24"/>
              <w:szCs w:val="24"/>
            </w:rPr>
          </w:rPrChange>
        </w:rPr>
        <w:t>(ii) List of different programmes and courses is provided in the link : </w:t>
      </w:r>
    </w:p>
    <w:p>
      <w:pPr>
        <w:pStyle w:val="style0"/>
        <w:spacing w:after="0" w:lineRule="auto" w:line="276"/>
        <w:ind w:firstLine="720"/>
        <w:jc w:val="both"/>
        <w:rPr>
          <w:rFonts w:ascii="Book Antiqua" w:cs="Book Antiqua" w:eastAsia="Book Antiqua" w:hAnsi="Book Antiqua"/>
          <w:color w:val="1155cc"/>
          <w:sz w:val="24"/>
          <w:szCs w:val="24"/>
          <w:u w:val="single"/>
        </w:rPr>
      </w:pPr>
      <w:r>
        <w:rPr/>
        <w:fldChar w:fldCharType="begin"/>
      </w:r>
      <w:r>
        <w:instrText xml:space="preserve"> HYPERLINK "https://kmtc.ac.ke/list-of-courses/" </w:instrText>
      </w:r>
      <w:r>
        <w:rPr/>
        <w:fldChar w:fldCharType="separate"/>
      </w:r>
      <w:r w:rsidRPr="F9BCBFBF">
        <w:rPr>
          <w:rFonts w:ascii="Book Antiqua" w:cs="Book Antiqua" w:eastAsia="Book Antiqua" w:hAnsi="Book Antiqua"/>
          <w:color w:val="0000ff"/>
          <w:sz w:val="24"/>
          <w:szCs w:val="24"/>
          <w:u w:val="single"/>
          <w:rPrChange w:id="3597" w:author="MUTILE WANYEE" w:date="2024-03-01T12:23:00Z">
            <w:rPr>
              <w:rFonts w:ascii="Book Antiqua" w:cs="Book Antiqua" w:eastAsia="Book Antiqua" w:hAnsi="Book Antiqua"/>
              <w:color w:val="0000ff"/>
              <w:sz w:val="24"/>
              <w:szCs w:val="24"/>
              <w:u w:val="single"/>
            </w:rPr>
          </w:rPrChange>
        </w:rPr>
        <w:t>https://kmtc.ac.ke/list-of-courses/</w:t>
      </w:r>
      <w:r>
        <w:rPr/>
        <w:fldChar w:fldCharType="end"/>
      </w:r>
    </w:p>
    <w:p>
      <w:pPr>
        <w:pStyle w:val="style0"/>
        <w:spacing w:after="0" w:lineRule="auto" w:line="276"/>
        <w:jc w:val="both"/>
        <w:rPr>
          <w:rFonts w:ascii="Book Antiqua" w:cs="Book Antiqua" w:eastAsia="Book Antiqua" w:hAnsi="Book Antiqua"/>
          <w:color w:val="000000"/>
          <w:sz w:val="24"/>
          <w:szCs w:val="24"/>
        </w:rPr>
      </w:pPr>
      <w:r w:rsidRPr="09F3CB90">
        <w:rPr>
          <w:rFonts w:ascii="Book Antiqua" w:cs="Book Antiqua" w:eastAsia="Book Antiqua" w:hAnsi="Book Antiqua"/>
          <w:color w:val="000000"/>
          <w:sz w:val="24"/>
          <w:szCs w:val="24"/>
          <w:rPrChange w:id="3598" w:author="MUTILE WANYEE" w:date="2024-03-01T12:23:00Z">
            <w:rPr>
              <w:rFonts w:ascii="Book Antiqua" w:cs="Book Antiqua" w:eastAsia="Book Antiqua" w:hAnsi="Book Antiqua"/>
              <w:color w:val="000000"/>
              <w:sz w:val="24"/>
              <w:szCs w:val="24"/>
            </w:rPr>
          </w:rPrChange>
        </w:rPr>
        <w:t>However, it was cited that the establishment of the KMTCs in the Counties is facing a challenge in that there are incidences where the Campuses have been established by the politicians without consultation with the KMTC and therefore the qualification of the institutions for training is questionable. The recommendation is the reinforcement of the clear procedures in the establishment of new campuses.</w:t>
      </w:r>
    </w:p>
    <w:p>
      <w:pPr>
        <w:pStyle w:val="style0"/>
        <w:spacing w:after="0" w:lineRule="auto" w:line="276"/>
        <w:jc w:val="both"/>
        <w:rPr>
          <w:rFonts w:ascii="Book Antiqua" w:cs="Book Antiqua" w:eastAsia="Book Antiqua" w:hAnsi="Book Antiqua"/>
          <w:color w:val="000000"/>
          <w:sz w:val="16"/>
          <w:szCs w:val="16"/>
        </w:rPr>
      </w:pPr>
    </w:p>
    <w:bookmarkStart w:id="33" w:name="_hzt8y22lulyc" w:colFirst="0" w:colLast="0"/>
    <w:bookmarkEnd w:id="33"/>
    <w:p>
      <w:pPr>
        <w:pStyle w:val="style3"/>
        <w:spacing w:before="0" w:lineRule="auto" w:line="276"/>
        <w:rPr>
          <w:rFonts w:ascii="Book Antiqua" w:cs="Book Antiqua" w:eastAsia="Book Antiqua" w:hAnsi="Times New Roman"/>
          <w:b w:val="false"/>
          <w:i/>
          <w:color w:val="auto"/>
          <w:shd w:val="clear" w:color="auto" w:fill="auto"/>
          <w:rPrChange w:id="3599" w:author="MUTILE WANYEE" w:date="2024-03-06T15:09:00Z">
            <w:rPr>
              <w:rFonts w:ascii="Book Antiqua" w:cs="Book Antiqua" w:eastAsia="Book Antiqua" w:hAnsi="Book Antiqua"/>
              <w:b/>
              <w:color w:val="000000"/>
            </w:rPr>
          </w:rPrChange>
        </w:rPr>
        <w:pPrChange w:id="3600" w:author="MUTILE WANYEE" w:date="2024-03-06T15:09:00Z">
          <w:pPr>
            <w:pStyle w:val="style3"/>
            <w:spacing w:lineRule="auto" w:line="276"/>
          </w:pPr>
        </w:pPrChange>
      </w:pPr>
      <w:r w:rsidRPr="3CEA2ADC">
        <w:rPr>
          <w:rFonts w:ascii="Book Antiqua" w:cs="Book Antiqua" w:eastAsia="Book Antiqua" w:hAnsi="Book Antiqua"/>
          <w:b/>
          <w:color w:val="000000"/>
          <w:rPrChange w:id="3601" w:author="MUTILE WANYEE" w:date="2024-03-01T12:23:00Z">
            <w:rPr>
              <w:rFonts w:ascii="Book Antiqua" w:cs="Book Antiqua" w:eastAsia="Book Antiqua" w:hAnsi="Book Antiqua"/>
              <w:b/>
              <w:color w:val="000000"/>
            </w:rPr>
          </w:rPrChange>
        </w:rPr>
        <w:t>6.3.3 Standards for social accountability</w:t>
      </w:r>
    </w:p>
    <w:p>
      <w:pPr>
        <w:pStyle w:val="style0"/>
        <w:spacing w:after="0" w:lineRule="auto" w:line="276"/>
        <w:jc w:val="both"/>
        <w:rPr>
          <w:del w:id="3602" w:author="MUTILE WANYEE" w:date="2024-03-06T15:10:00Z"/>
          <w:rFonts w:ascii="Book Antiqua" w:cs="Book Antiqua" w:eastAsia="Book Antiqua" w:hAnsi="Book Antiqua"/>
          <w:sz w:val="16"/>
          <w:szCs w:val="16"/>
          <w:rPrChange w:id="3603" w:author="MUTILE WANYEE" w:date="2024-03-01T12:23:00Z">
            <w:rPr>
              <w:rFonts w:ascii="Book Antiqua" w:cs="Book Antiqua" w:eastAsia="Book Antiqua" w:hAnsi="Book Antiqua"/>
              <w:sz w:val="16"/>
              <w:szCs w:val="16"/>
            </w:rPr>
          </w:rPrChange>
        </w:rPr>
      </w:pPr>
    </w:p>
    <w:p>
      <w:pPr>
        <w:pStyle w:val="style0"/>
        <w:spacing w:lineRule="auto" w:line="276"/>
        <w:jc w:val="both"/>
        <w:rPr>
          <w:rFonts w:ascii="Book Antiqua" w:cs="Book Antiqua" w:eastAsia="Book Antiqua" w:hAnsi="Book Antiqua"/>
          <w:color w:val="000000"/>
          <w:sz w:val="24"/>
          <w:szCs w:val="24"/>
        </w:rPr>
      </w:pPr>
      <w:r w:rsidRPr="0335DB30">
        <w:rPr>
          <w:rFonts w:ascii="Book Antiqua" w:cs="Book Antiqua" w:eastAsia="Book Antiqua" w:hAnsi="Book Antiqua"/>
          <w:color w:val="000000"/>
          <w:sz w:val="24"/>
          <w:szCs w:val="24"/>
          <w:rPrChange w:id="3604" w:author="MUTILE WANYEE" w:date="2024-03-01T12:23:00Z">
            <w:rPr>
              <w:rFonts w:ascii="Book Antiqua" w:cs="Book Antiqua" w:eastAsia="Book Antiqua" w:hAnsi="Book Antiqua"/>
              <w:color w:val="000000"/>
              <w:sz w:val="24"/>
              <w:szCs w:val="24"/>
            </w:rPr>
          </w:rPrChange>
        </w:rPr>
        <w:t>Social accountability refers to the obligation of an authorized body to direct its education, research, and service activities towards addressing the priority health concerns of the community, region, and/or nation it has a mandate to serve. (Boelen and Heck 1995). |The indicator seeks to measure if social accountability is included or reflected within national standards, and if   there is involvement of civil society, other social stakeholders and communities in accreditation mechanisms. </w:t>
      </w:r>
    </w:p>
    <w:p>
      <w:pPr>
        <w:pStyle w:val="style0"/>
        <w:spacing w:lineRule="auto" w:line="276"/>
        <w:jc w:val="both"/>
        <w:rPr>
          <w:rFonts w:ascii="Book Antiqua" w:cs="Book Antiqua" w:eastAsia="Book Antiqua" w:hAnsi="Book Antiqua"/>
          <w:color w:val="000000"/>
          <w:sz w:val="24"/>
          <w:szCs w:val="24"/>
        </w:rPr>
      </w:pPr>
      <w:r w:rsidRPr="07E8E95E">
        <w:rPr>
          <w:rFonts w:ascii="Book Antiqua" w:cs="Book Antiqua" w:eastAsia="Book Antiqua" w:hAnsi="Book Antiqua"/>
          <w:color w:val="000000"/>
          <w:sz w:val="24"/>
          <w:szCs w:val="24"/>
          <w:highlight w:val="white"/>
          <w:rPrChange w:id="3605" w:author="MUTILE WANYEE" w:date="2024-03-01T12:23:00Z">
            <w:rPr>
              <w:rFonts w:ascii="Book Antiqua" w:cs="Book Antiqua" w:eastAsia="Book Antiqua" w:hAnsi="Book Antiqua"/>
              <w:color w:val="000000"/>
              <w:sz w:val="24"/>
              <w:szCs w:val="24"/>
              <w:highlight w:val="white"/>
            </w:rPr>
          </w:rPrChange>
        </w:rPr>
        <w:t>In Kenya, there exists national standards and requirements for social accountability in accreditation mechanisms. The Constitution of Kenya has provisions for stakeholders’ involvement. This is further enshrined in other legal and policy documents that specifically guide the functions of government and state corporation’s accreditation mechanisms. The State Corporations Advisory Council (SCAC) provides a platform for addressing shareholder rights and obligations and ensuring more effective engagement with stakeholders as outlined in the Mwongozo (</w:t>
      </w:r>
      <w:r w:rsidRPr="62661D81">
        <w:rPr>
          <w:rFonts w:ascii="Book Antiqua" w:cs="Book Antiqua" w:eastAsia="Book Antiqua" w:hAnsi="Book Antiqua"/>
          <w:sz w:val="24"/>
          <w:szCs w:val="24"/>
          <w:highlight w:val="white"/>
          <w:rPrChange w:id="3606" w:author="MUTILE WANYEE" w:date="2024-03-01T12:23:00Z">
            <w:rPr>
              <w:rFonts w:ascii="Book Antiqua" w:cs="Book Antiqua" w:eastAsia="Book Antiqua" w:hAnsi="Book Antiqua"/>
              <w:sz w:val="24"/>
              <w:szCs w:val="24"/>
              <w:highlight w:val="white"/>
            </w:rPr>
          </w:rPrChange>
        </w:rPr>
        <w:t>The Code of Governance for State Corporations)</w:t>
      </w:r>
      <w:r w:rsidRPr="1FD22419">
        <w:rPr>
          <w:rFonts w:ascii="Book Antiqua" w:cs="Book Antiqua" w:eastAsia="Book Antiqua" w:hAnsi="Book Antiqua"/>
          <w:color w:val="000000"/>
          <w:sz w:val="24"/>
          <w:szCs w:val="24"/>
          <w:highlight w:val="white"/>
          <w:rPrChange w:id="3607" w:author="MUTILE WANYEE" w:date="2024-03-01T12:23:00Z">
            <w:rPr>
              <w:rFonts w:ascii="Book Antiqua" w:cs="Book Antiqua" w:eastAsia="Book Antiqua" w:hAnsi="Book Antiqua"/>
              <w:color w:val="000000"/>
              <w:sz w:val="24"/>
              <w:szCs w:val="24"/>
              <w:highlight w:val="white"/>
            </w:rPr>
          </w:rPrChange>
        </w:rPr>
        <w:t xml:space="preserve"> document available from: </w:t>
      </w:r>
      <w:r>
        <w:rPr/>
        <w:fldChar w:fldCharType="begin"/>
      </w:r>
      <w:r>
        <w:instrText xml:space="preserve"> HYPERLINK "https://wasreb.go.ke/downloads/MWONGOZOCODEOFGOVERNANCE.pdf" </w:instrText>
      </w:r>
      <w:r>
        <w:rPr/>
        <w:fldChar w:fldCharType="separate"/>
      </w:r>
      <w:r w:rsidRPr="E33E8514">
        <w:rPr>
          <w:rFonts w:ascii="Book Antiqua" w:cs="Book Antiqua" w:eastAsia="Book Antiqua" w:hAnsi="Book Antiqua"/>
          <w:color w:val="1155cc"/>
          <w:sz w:val="24"/>
          <w:szCs w:val="24"/>
          <w:u w:val="single"/>
          <w:rPrChange w:id="3608" w:author="MUTILE WANYEE" w:date="2024-03-01T12:23:00Z">
            <w:rPr>
              <w:rFonts w:ascii="Book Antiqua" w:cs="Book Antiqua" w:eastAsia="Book Antiqua" w:hAnsi="Book Antiqua"/>
              <w:color w:val="1155cc"/>
              <w:sz w:val="24"/>
              <w:szCs w:val="24"/>
              <w:u w:val="single"/>
            </w:rPr>
          </w:rPrChange>
        </w:rPr>
        <w:t>https://wasreb.go.ke/downloads/MWONGOZOCODEOFGOVERNANCE.pdf</w:t>
      </w:r>
      <w:r>
        <w:rPr/>
        <w:fldChar w:fldCharType="end"/>
      </w:r>
    </w:p>
    <w:bookmarkStart w:id="34" w:name="_5vcez3i4h7dv" w:colFirst="0" w:colLast="0"/>
    <w:bookmarkEnd w:id="34"/>
    <w:p>
      <w:pPr>
        <w:pStyle w:val="style3"/>
        <w:spacing w:before="0" w:lineRule="auto" w:line="240"/>
        <w:rPr>
          <w:rFonts w:ascii="Book Antiqua" w:cs="Book Antiqua" w:eastAsia="Book Antiqua" w:hAnsi="Book Antiqua"/>
          <w:b/>
          <w:color w:val="000000"/>
        </w:rPr>
      </w:pPr>
      <w:r w:rsidRPr="C4FE969D">
        <w:rPr>
          <w:rFonts w:ascii="Book Antiqua" w:cs="Book Antiqua" w:eastAsia="Book Antiqua" w:hAnsi="Book Antiqua"/>
          <w:b/>
          <w:color w:val="000000"/>
          <w:rPrChange w:id="3609" w:author="MUTILE WANYEE" w:date="2024-03-01T12:23:00Z">
            <w:rPr>
              <w:rFonts w:ascii="Book Antiqua" w:cs="Book Antiqua" w:eastAsia="Book Antiqua" w:hAnsi="Book Antiqua"/>
              <w:b/>
              <w:color w:val="000000"/>
            </w:rPr>
          </w:rPrChange>
        </w:rPr>
        <w:t>6.3.4 Standards for social accountability effectively implemented</w:t>
      </w:r>
    </w:p>
    <w:p>
      <w:pPr>
        <w:pStyle w:val="style0"/>
        <w:spacing w:lineRule="auto" w:line="240"/>
        <w:rPr>
          <w:del w:id="3610" w:author="MUTILE WANYEE" w:date="2024-03-06T15:10:00Z"/>
          <w:sz w:val="16"/>
          <w:szCs w:val="16"/>
          <w:rPrChange w:id="3611" w:author="MUTILE WANYEE" w:date="2024-03-01T12:23:00Z">
            <w:rPr>
              <w:sz w:val="16"/>
              <w:szCs w:val="16"/>
            </w:rPr>
          </w:rPrChange>
        </w:rPr>
      </w:pPr>
    </w:p>
    <w:p>
      <w:pPr>
        <w:pStyle w:val="style0"/>
        <w:spacing w:lineRule="auto" w:line="276"/>
        <w:jc w:val="both"/>
        <w:rPr>
          <w:rFonts w:ascii="Book Antiqua" w:cs="Book Antiqua" w:eastAsia="Book Antiqua" w:hAnsi="Book Antiqua"/>
          <w:color w:val="000000"/>
          <w:sz w:val="24"/>
          <w:szCs w:val="24"/>
        </w:rPr>
      </w:pPr>
      <w:r w:rsidRPr="40EBA896">
        <w:rPr>
          <w:rFonts w:ascii="Book Antiqua" w:cs="Book Antiqua" w:eastAsia="Book Antiqua" w:hAnsi="Book Antiqua"/>
          <w:color w:val="000000"/>
          <w:sz w:val="24"/>
          <w:szCs w:val="24"/>
          <w:rPrChange w:id="3612" w:author="MUTILE WANYEE" w:date="2024-03-01T12:23:00Z">
            <w:rPr>
              <w:rFonts w:ascii="Book Antiqua" w:cs="Book Antiqua" w:eastAsia="Book Antiqua" w:hAnsi="Book Antiqua"/>
              <w:color w:val="000000"/>
              <w:sz w:val="24"/>
              <w:szCs w:val="24"/>
            </w:rPr>
          </w:rPrChange>
        </w:rPr>
        <w:t>This section seeks to establish the effectiveness of implementation of   national standards for social accountability in accreditation mechanisms. Specifically, the dimension reviews whether the national mechanisms for accreditation of health workforce education and training institutions and their programmes require compulsory reporting on implementation of national standards on social accountability. The compulsory reporting of social accountability is included in the Mwongozo principle and other regulatory documents. For instance, the CUE regulation of programmes in university education has a compulsory provision for stakeholder involvement in the initial process of programme accreditation as well as period programme review. Specifically, the Standard INST/STD/016/4 4) requires a university at all times to “prioritize the academic interests of students and other stakeholders in carrying out its operations”. In addition, PROG/STD/07 provides that the “rationale of the programme shall be convincing and evidence-based” and informed by “stakeholders’ requirements”. </w:t>
      </w:r>
    </w:p>
    <w:p>
      <w:pPr>
        <w:pStyle w:val="style0"/>
        <w:spacing w:lineRule="auto" w:line="276"/>
        <w:jc w:val="both"/>
        <w:rPr>
          <w:rFonts w:ascii="Book Antiqua" w:cs="Book Antiqua" w:eastAsia="Book Antiqua" w:hAnsi="Times New Roman"/>
          <w:color w:val="auto"/>
          <w:sz w:val="20"/>
          <w:szCs w:val="24"/>
          <w:shd w:val="clear" w:color="auto" w:fill="auto"/>
          <w:rPrChange w:id="3613" w:author="MUTILE WANYEE" w:date="2024-03-06T15:11:00Z">
            <w:rPr>
              <w:rFonts w:ascii="Book Antiqua" w:cs="Book Antiqua" w:eastAsia="Book Antiqua" w:hAnsi="Book Antiqua"/>
              <w:color w:val="000000"/>
              <w:sz w:val="24"/>
              <w:szCs w:val="24"/>
            </w:rPr>
          </w:rPrChange>
        </w:rPr>
      </w:pPr>
      <w:r w:rsidRPr="8C4C2F0A">
        <w:rPr>
          <w:rFonts w:ascii="Book Antiqua" w:cs="Book Antiqua" w:eastAsia="Book Antiqua" w:hAnsi="Book Antiqua"/>
          <w:b/>
          <w:color w:val="000000"/>
          <w:sz w:val="24"/>
          <w:szCs w:val="24"/>
          <w:rPrChange w:id="3614" w:author="MUTILE WANYEE" w:date="2024-03-01T12:23:00Z">
            <w:rPr>
              <w:rFonts w:ascii="Book Antiqua" w:cs="Book Antiqua" w:eastAsia="Book Antiqua" w:hAnsi="Book Antiqua"/>
              <w:b/>
              <w:color w:val="000000"/>
              <w:sz w:val="24"/>
              <w:szCs w:val="24"/>
            </w:rPr>
          </w:rPrChange>
        </w:rPr>
        <w:t>In the TVET Sector</w:t>
      </w:r>
      <w:r w:rsidRPr="7FB806EF">
        <w:rPr>
          <w:rFonts w:ascii="Book Antiqua" w:cs="Book Antiqua" w:eastAsia="Book Antiqua" w:hAnsi="Book Antiqua"/>
          <w:color w:val="000000"/>
          <w:sz w:val="24"/>
          <w:szCs w:val="24"/>
          <w:rPrChange w:id="3615" w:author="MUTILE WANYEE" w:date="2024-03-01T12:23:00Z">
            <w:rPr>
              <w:rFonts w:ascii="Book Antiqua" w:cs="Book Antiqua" w:eastAsia="Book Antiqua" w:hAnsi="Book Antiqua"/>
              <w:color w:val="000000"/>
              <w:sz w:val="24"/>
              <w:szCs w:val="24"/>
            </w:rPr>
          </w:rPrChange>
        </w:rPr>
        <w:t>, </w:t>
      </w:r>
    </w:p>
    <w:p>
      <w:pPr>
        <w:pStyle w:val="style0"/>
        <w:spacing w:lineRule="auto" w:line="276"/>
        <w:jc w:val="both"/>
        <w:rPr>
          <w:rFonts w:ascii="Book Antiqua" w:cs="Book Antiqua" w:eastAsia="Book Antiqua" w:hAnsi="Book Antiqua"/>
          <w:sz w:val="24"/>
          <w:szCs w:val="24"/>
        </w:rPr>
      </w:pPr>
      <w:r w:rsidRPr="704705B3">
        <w:rPr>
          <w:rFonts w:ascii="Book Antiqua" w:cs="Book Antiqua" w:eastAsia="Book Antiqua" w:hAnsi="Book Antiqua"/>
          <w:color w:val="000000"/>
          <w:sz w:val="24"/>
          <w:szCs w:val="24"/>
          <w:rPrChange w:id="3616" w:author="MUTILE WANYEE" w:date="2024-03-01T12:23:00Z">
            <w:rPr>
              <w:rFonts w:ascii="Book Antiqua" w:cs="Book Antiqua" w:eastAsia="Book Antiqua" w:hAnsi="Book Antiqua"/>
              <w:color w:val="000000"/>
              <w:sz w:val="24"/>
              <w:szCs w:val="24"/>
            </w:rPr>
          </w:rPrChange>
        </w:rPr>
        <w:t>Communities of practice, represented by professional bodies, have a say in health workforce education and training institutions as they are required to give the initial approval before a programme commences. There is a compulsory requirement for needs assessment before any programme is accredited. This is also evident in the non-degree programmes with active participation of the relevant professional bodies. </w:t>
      </w:r>
    </w:p>
    <w:p>
      <w:pPr>
        <w:pStyle w:val="style0"/>
        <w:spacing w:lineRule="auto" w:line="276"/>
        <w:jc w:val="both"/>
        <w:rPr>
          <w:rFonts w:ascii="Book Antiqua" w:cs="Book Antiqua" w:eastAsia="Book Antiqua" w:hAnsi="Book Antiqua"/>
          <w:color w:val="000000"/>
          <w:sz w:val="24"/>
          <w:szCs w:val="24"/>
        </w:rPr>
      </w:pPr>
      <w:r w:rsidRPr="B173DA33">
        <w:rPr>
          <w:rFonts w:ascii="Book Antiqua" w:cs="Book Antiqua" w:eastAsia="Book Antiqua" w:hAnsi="Book Antiqua"/>
          <w:color w:val="000000"/>
          <w:sz w:val="24"/>
          <w:szCs w:val="24"/>
          <w:rPrChange w:id="3617" w:author="MUTILE WANYEE" w:date="2024-03-01T12:23:00Z">
            <w:rPr>
              <w:rFonts w:ascii="Book Antiqua" w:cs="Book Antiqua" w:eastAsia="Book Antiqua" w:hAnsi="Book Antiqua"/>
              <w:color w:val="000000"/>
              <w:sz w:val="24"/>
              <w:szCs w:val="24"/>
            </w:rPr>
          </w:rPrChange>
        </w:rPr>
        <w:t>Further, students learn and train in the communities that the health workforce education and training institution serves. During training students are placed in practicum in the community health facilities</w:t>
      </w:r>
    </w:p>
    <w:p>
      <w:pPr>
        <w:pStyle w:val="style0"/>
        <w:spacing w:lineRule="auto" w:line="276"/>
        <w:jc w:val="both"/>
        <w:rPr>
          <w:rFonts w:ascii="Book Antiqua" w:cs="Book Antiqua" w:eastAsia="Book Antiqua" w:hAnsi="Times New Roman"/>
          <w:b w:val="false"/>
          <w:color w:val="auto"/>
          <w:sz w:val="20"/>
          <w:szCs w:val="24"/>
          <w:shd w:val="clear" w:color="auto" w:fill="auto"/>
          <w:rPrChange w:id="3618" w:author="MUTILE WANYEE" w:date="2024-03-06T15:11:00Z">
            <w:rPr>
              <w:rFonts w:ascii="Book Antiqua" w:cs="Book Antiqua" w:eastAsia="Book Antiqua" w:hAnsi="Book Antiqua"/>
              <w:b/>
              <w:color w:val="000000"/>
              <w:sz w:val="24"/>
              <w:szCs w:val="24"/>
            </w:rPr>
          </w:rPrChange>
        </w:rPr>
      </w:pPr>
      <w:r w:rsidRPr="77C387A4">
        <w:rPr>
          <w:rFonts w:ascii="Book Antiqua" w:cs="Book Antiqua" w:eastAsia="Book Antiqua" w:hAnsi="Book Antiqua"/>
          <w:color w:val="000000"/>
          <w:sz w:val="24"/>
          <w:szCs w:val="24"/>
          <w:rPrChange w:id="3619" w:author="MUTILE WANYEE" w:date="2024-03-01T12:23:00Z">
            <w:rPr>
              <w:rFonts w:ascii="Book Antiqua" w:cs="Book Antiqua" w:eastAsia="Book Antiqua" w:hAnsi="Book Antiqua"/>
              <w:color w:val="000000"/>
              <w:sz w:val="24"/>
              <w:szCs w:val="24"/>
            </w:rPr>
          </w:rPrChange>
        </w:rPr>
        <w:t>  </w:t>
      </w:r>
      <w:r w:rsidRPr="DE659B9A">
        <w:rPr>
          <w:rFonts w:ascii="Book Antiqua" w:cs="Book Antiqua" w:eastAsia="Book Antiqua" w:hAnsi="Book Antiqua"/>
          <w:b/>
          <w:i/>
          <w:color w:val="434343"/>
          <w:sz w:val="24"/>
          <w:szCs w:val="24"/>
          <w:rPrChange w:id="3620" w:author="MUTILE WANYEE" w:date="2024-03-01T12:23:00Z">
            <w:rPr>
              <w:rFonts w:ascii="Book Antiqua" w:cs="Book Antiqua" w:eastAsia="Book Antiqua" w:hAnsi="Book Antiqua"/>
              <w:b/>
              <w:i/>
              <w:color w:val="434343"/>
              <w:sz w:val="24"/>
              <w:szCs w:val="24"/>
            </w:rPr>
          </w:rPrChange>
        </w:rPr>
        <w:t>(d) Impact on the health system and populations</w:t>
      </w:r>
    </w:p>
    <w:p>
      <w:pPr>
        <w:pStyle w:val="style0"/>
        <w:spacing w:lineRule="auto" w:line="276"/>
        <w:jc w:val="both"/>
        <w:rPr>
          <w:ins w:id="3621" w:author="MUTILE WANYEE" w:date="2024-03-06T15:11:00Z"/>
          <w:rFonts w:ascii="Book Antiqua" w:cs="Book Antiqua" w:eastAsia="Book Antiqua" w:hAnsi="Book Antiqua"/>
          <w:color w:val="000000"/>
          <w:sz w:val="24"/>
          <w:szCs w:val="24"/>
          <w:rPrChange w:id="3622" w:author="MUTILE WANYEE" w:date="2024-03-01T12:23:00Z">
            <w:rPr>
              <w:rFonts w:ascii="Book Antiqua" w:cs="Book Antiqua" w:eastAsia="Book Antiqua" w:hAnsi="Book Antiqua"/>
              <w:color w:val="000000"/>
              <w:sz w:val="24"/>
              <w:szCs w:val="24"/>
            </w:rPr>
          </w:rPrChange>
        </w:rPr>
      </w:pPr>
      <w:r w:rsidRPr="B608F2AA">
        <w:rPr>
          <w:rFonts w:ascii="Book Antiqua" w:cs="Book Antiqua" w:eastAsia="Book Antiqua" w:hAnsi="Book Antiqua"/>
          <w:color w:val="000000"/>
          <w:sz w:val="24"/>
          <w:szCs w:val="24"/>
          <w:rPrChange w:id="3623" w:author="MUTILE WANYEE" w:date="2024-03-01T12:23:00Z">
            <w:rPr>
              <w:rFonts w:ascii="Book Antiqua" w:cs="Book Antiqua" w:eastAsia="Book Antiqua" w:hAnsi="Book Antiqua"/>
              <w:color w:val="000000"/>
              <w:sz w:val="24"/>
              <w:szCs w:val="24"/>
            </w:rPr>
          </w:rPrChange>
        </w:rPr>
        <w:t xml:space="preserve">In general, education and training institutions do not directly measure their impact on the health system on the populations they serve. However, at the national level there exist mechanisms to measure the health impact using a variety of indicators. </w:t>
      </w:r>
    </w:p>
    <w:p>
      <w:pPr>
        <w:pStyle w:val="style0"/>
        <w:spacing w:lineRule="auto" w:line="276"/>
        <w:jc w:val="both"/>
        <w:rPr>
          <w:del w:id="3624" w:author="MUTILE WANYEE" w:date="2024-03-06T15:11:00Z"/>
          <w:rFonts w:ascii="Book Antiqua" w:cs="Book Antiqua" w:eastAsia="Book Antiqua" w:hAnsi="Book Antiqua"/>
          <w:color w:val="000000"/>
          <w:sz w:val="24"/>
          <w:szCs w:val="24"/>
          <w:rPrChange w:id="3625" w:author="MUTILE WANYEE" w:date="2024-03-01T12:23:00Z">
            <w:rPr>
              <w:rFonts w:ascii="Book Antiqua" w:cs="Book Antiqua" w:eastAsia="Book Antiqua" w:hAnsi="Book Antiqua"/>
              <w:color w:val="000000"/>
              <w:sz w:val="24"/>
              <w:szCs w:val="24"/>
            </w:rPr>
          </w:rPrChange>
        </w:rPr>
      </w:pPr>
    </w:p>
    <w:bookmarkStart w:id="35" w:name="_d2uf0ls13815" w:colFirst="0" w:colLast="0"/>
    <w:bookmarkEnd w:id="35"/>
    <w:p>
      <w:pPr>
        <w:pStyle w:val="style3"/>
        <w:spacing w:lineRule="auto" w:line="276"/>
        <w:rPr>
          <w:rFonts w:ascii="Book Antiqua" w:cs="Book Antiqua" w:eastAsia="Book Antiqua" w:hAnsi="Book Antiqua"/>
          <w:b/>
          <w:color w:val="000000"/>
        </w:rPr>
      </w:pPr>
      <w:r w:rsidRPr="327F0282">
        <w:rPr>
          <w:rFonts w:ascii="Book Antiqua" w:cs="Book Antiqua" w:eastAsia="Book Antiqua" w:hAnsi="Book Antiqua"/>
          <w:b/>
          <w:color w:val="000000"/>
          <w:rPrChange w:id="3626" w:author="MUTILE WANYEE" w:date="2024-03-01T12:23:00Z">
            <w:rPr>
              <w:rFonts w:ascii="Book Antiqua" w:cs="Book Antiqua" w:eastAsia="Book Antiqua" w:hAnsi="Book Antiqua"/>
              <w:b/>
              <w:color w:val="000000"/>
            </w:rPr>
          </w:rPrChange>
        </w:rPr>
        <w:t>6.3.5 Standards for social determinants of health </w:t>
      </w:r>
    </w:p>
    <w:p>
      <w:pPr>
        <w:pStyle w:val="style0"/>
        <w:spacing w:lineRule="auto" w:line="276"/>
        <w:jc w:val="both"/>
        <w:rPr>
          <w:del w:id="3627" w:author="MUTILE WANYEE" w:date="2024-03-06T15:12:00Z"/>
          <w:rFonts w:ascii="Book Antiqua" w:cs="Book Antiqua" w:eastAsia="Book Antiqua" w:hAnsi="Book Antiqua"/>
          <w:color w:val="000000"/>
          <w:sz w:val="24"/>
          <w:szCs w:val="24"/>
          <w:rPrChange w:id="3628" w:author="MUTILE WANYEE" w:date="2024-03-01T12:23:00Z">
            <w:rPr>
              <w:rFonts w:ascii="Book Antiqua" w:cs="Book Antiqua" w:eastAsia="Book Antiqua" w:hAnsi="Book Antiqua"/>
              <w:color w:val="000000"/>
              <w:sz w:val="24"/>
              <w:szCs w:val="24"/>
            </w:rPr>
          </w:rPrChange>
        </w:rPr>
      </w:pPr>
      <w:del w:id="3629" w:author="MUTILE WANYEE" w:date="2024-03-06T15:12:00Z">
        <w:r w:rsidDel="A2BA2AC2" w:rsidRPr="B56C1B4B">
          <w:rPr>
            <w:rFonts w:ascii="Book Antiqua" w:cs="Book Antiqua" w:eastAsia="Book Antiqua" w:hAnsi="Book Antiqua"/>
            <w:color w:val="000000"/>
            <w:sz w:val="24"/>
            <w:szCs w:val="24"/>
            <w:rPrChange w:id="3630" w:author="MUTILE WANYEE" w:date="2024-03-01T12:23:00Z">
              <w:rPr>
                <w:rFonts w:ascii="Book Antiqua" w:cs="Book Antiqua" w:eastAsia="Book Antiqua" w:hAnsi="Book Antiqua"/>
                <w:color w:val="000000"/>
                <w:sz w:val="24"/>
                <w:szCs w:val="24"/>
              </w:rPr>
            </w:rPrChange>
          </w:rPr>
          <w:delText>This section looks at the existence of national social determinants of health in accreditation mechanisms. Social determinants of health are the conditions in which people are born, grow, work, live, and age, and the wider set of forces and systems shaping the conditions of daily life. These forces and systems include economic policies and systems, development agendas, social norms, social policies and political systems. (WHO 2008b)</w:delText>
        </w:r>
      </w:del>
    </w:p>
    <w:p>
      <w:pPr>
        <w:pStyle w:val="style0"/>
        <w:spacing w:lineRule="auto" w:line="276"/>
        <w:jc w:val="both"/>
        <w:rPr>
          <w:rFonts w:ascii="Book Antiqua" w:cs="Book Antiqua" w:eastAsia="Book Antiqua" w:hAnsi="Book Antiqua"/>
          <w:color w:val="000000"/>
          <w:sz w:val="24"/>
          <w:szCs w:val="24"/>
        </w:rPr>
      </w:pPr>
      <w:r w:rsidRPr="FEA2DEBF">
        <w:rPr>
          <w:rFonts w:ascii="Book Antiqua" w:cs="Book Antiqua" w:eastAsia="Book Antiqua" w:hAnsi="Book Antiqua"/>
          <w:color w:val="000000"/>
          <w:sz w:val="24"/>
          <w:szCs w:val="24"/>
          <w:rPrChange w:id="3631" w:author="MUTILE WANYEE" w:date="2024-03-01T12:23:00Z">
            <w:rPr>
              <w:rFonts w:ascii="Book Antiqua" w:cs="Book Antiqua" w:eastAsia="Book Antiqua" w:hAnsi="Book Antiqua"/>
              <w:color w:val="000000"/>
              <w:sz w:val="24"/>
              <w:szCs w:val="24"/>
            </w:rPr>
          </w:rPrChange>
        </w:rPr>
        <w:t>The 2010 Constitution of Kenya has made a provision of the right to the highest level of health including reproductive health. The Country in implementing the Kenya Health Policy 2014-2030 a multi-sectoral approach is based on the recognition of the importance of the social determinants of health in attaining the overall health goals. The policy seeks to influence the following social determinants of health: women’s literacy, access to safe water and adequate sanitation, safe housing, occupational hazards, road safety, security, income, and community participation, among others. The level of involvement of the health sector depends on the anticipated level of the other sector’s impact on health. </w:t>
      </w:r>
    </w:p>
    <w:p>
      <w:pPr>
        <w:pStyle w:val="style0"/>
        <w:spacing w:lineRule="auto" w:line="276"/>
        <w:jc w:val="both"/>
        <w:rPr>
          <w:del w:id="3632" w:author="MUTILE WANYEE" w:date="2024-03-06T15:13:00Z"/>
          <w:rFonts w:ascii="Book Antiqua" w:cs="Book Antiqua" w:eastAsia="Book Antiqua" w:hAnsi="Book Antiqua"/>
          <w:color w:val="000000"/>
          <w:sz w:val="24"/>
          <w:szCs w:val="24"/>
          <w:rPrChange w:id="3633" w:author="MUTILE WANYEE" w:date="2024-03-01T12:23:00Z">
            <w:rPr>
              <w:rFonts w:ascii="Book Antiqua" w:cs="Book Antiqua" w:eastAsia="Book Antiqua" w:hAnsi="Book Antiqua"/>
              <w:color w:val="000000"/>
              <w:sz w:val="24"/>
              <w:szCs w:val="24"/>
            </w:rPr>
          </w:rPrChange>
        </w:rPr>
      </w:pPr>
      <w:r w:rsidRPr="24DB4D97">
        <w:rPr>
          <w:rFonts w:ascii="Book Antiqua" w:cs="Book Antiqua" w:eastAsia="Book Antiqua" w:hAnsi="Book Antiqua"/>
          <w:color w:val="000000"/>
          <w:sz w:val="24"/>
          <w:szCs w:val="24"/>
          <w:rPrChange w:id="3634" w:author="MUTILE WANYEE" w:date="2024-03-01T12:23:00Z">
            <w:rPr>
              <w:rFonts w:ascii="Book Antiqua" w:cs="Book Antiqua" w:eastAsia="Book Antiqua" w:hAnsi="Book Antiqua"/>
              <w:color w:val="000000"/>
              <w:sz w:val="24"/>
              <w:szCs w:val="24"/>
            </w:rPr>
          </w:rPrChange>
        </w:rPr>
        <w:t xml:space="preserve">There are health impact indicators which measure the social determinants of health. </w:t>
      </w:r>
      <w:del w:id="3635" w:author="MUTILE WANYEE" w:date="2024-03-06T15:13:00Z">
        <w:r w:rsidDel="A8AFB7A5" w:rsidRPr="1CD679A6">
          <w:rPr>
            <w:rFonts w:ascii="Book Antiqua" w:cs="Book Antiqua" w:eastAsia="Book Antiqua" w:hAnsi="Book Antiqua"/>
            <w:color w:val="000000"/>
            <w:sz w:val="24"/>
            <w:szCs w:val="24"/>
            <w:rPrChange w:id="3636" w:author="MUTILE WANYEE" w:date="2024-03-01T12:23:00Z">
              <w:rPr>
                <w:rFonts w:ascii="Book Antiqua" w:cs="Book Antiqua" w:eastAsia="Book Antiqua" w:hAnsi="Book Antiqua"/>
                <w:color w:val="000000"/>
                <w:sz w:val="24"/>
                <w:szCs w:val="24"/>
              </w:rPr>
            </w:rPrChange>
          </w:rPr>
          <w:delText>The MOH Kenya Health Policy 2014- 2030 is available online and is accessible to health workforce education and training institutions for reflection and self-evaluation.</w:delText>
        </w:r>
      </w:del>
    </w:p>
    <w:p>
      <w:pPr>
        <w:pStyle w:val="style0"/>
        <w:spacing w:lineRule="auto" w:line="276"/>
        <w:jc w:val="both"/>
        <w:rPr>
          <w:ins w:id="3637" w:author="MUTILE WANYEE" w:date="2024-03-06T15:13:00Z"/>
          <w:rFonts w:ascii="Book Antiqua" w:cs="Book Antiqua" w:eastAsia="Book Antiqua" w:hAnsi="Book Antiqua"/>
          <w:b/>
          <w:color w:val="000000"/>
          <w:sz w:val="24"/>
          <w:szCs w:val="24"/>
          <w:rPrChange w:id="3638" w:author="MUTILE WANYEE" w:date="2024-03-01T12:23:00Z">
            <w:rPr>
              <w:rFonts w:ascii="Book Antiqua" w:cs="Book Antiqua" w:eastAsia="Book Antiqua" w:hAnsi="Book Antiqua"/>
              <w:b/>
              <w:color w:val="000000"/>
              <w:sz w:val="24"/>
              <w:szCs w:val="24"/>
            </w:rPr>
          </w:rPrChange>
        </w:rPr>
      </w:pPr>
    </w:p>
    <w:p>
      <w:pPr>
        <w:pStyle w:val="style0"/>
        <w:numPr>
          <w:ilvl w:val="0"/>
          <w:numId w:val="0"/>
        </w:numPr>
        <w:spacing w:lineRule="auto" w:line="276"/>
        <w:ind w:left="0" w:firstLine="0"/>
        <w:jc w:val="both"/>
        <w:rPr>
          <w:rFonts w:ascii="Book Antiqua" w:cs="Book Antiqua" w:eastAsia="Book Antiqua" w:hAnsi="Times New Roman"/>
          <w:b w:val="false"/>
          <w:i/>
          <w:color w:val="auto"/>
          <w:sz w:val="20"/>
          <w:szCs w:val="24"/>
          <w:rPrChange w:id="3639" w:author="MUTILE WANYEE" w:date="2024-03-06T15:13:00Z">
            <w:rPr>
              <w:rFonts w:ascii="Book Antiqua" w:cs="Book Antiqua" w:eastAsia="Book Antiqua" w:hAnsi="Book Antiqua"/>
              <w:b/>
              <w:color w:val="000000"/>
              <w:sz w:val="24"/>
              <w:szCs w:val="24"/>
            </w:rPr>
          </w:rPrChange>
        </w:rPr>
        <w:pPrChange w:id="3640" w:author="MUTILE WANYEE" w:date="2024-03-06T15:13:00Z">
          <w:pPr>
            <w:pStyle w:val="style0"/>
            <w:numPr>
              <w:ilvl w:val="0"/>
              <w:numId w:val="41"/>
            </w:numPr>
            <w:spacing w:lineRule="auto" w:line="276"/>
            <w:ind w:left="720" w:hanging="360"/>
            <w:jc w:val="both"/>
          </w:pPr>
        </w:pPrChange>
      </w:pPr>
      <w:r w:rsidRPr="A8736FD9">
        <w:rPr>
          <w:rFonts w:ascii="Book Antiqua" w:cs="Book Antiqua" w:eastAsia="Book Antiqua" w:hAnsi="Book Antiqua"/>
          <w:b/>
          <w:color w:val="000000"/>
          <w:sz w:val="24"/>
          <w:szCs w:val="24"/>
          <w:rPrChange w:id="3641" w:author="MUTILE WANYEE" w:date="2024-03-01T12:23:00Z">
            <w:rPr>
              <w:rFonts w:ascii="Book Antiqua" w:cs="Book Antiqua" w:eastAsia="Book Antiqua" w:hAnsi="Book Antiqua"/>
              <w:b/>
              <w:color w:val="000000"/>
              <w:sz w:val="24"/>
              <w:szCs w:val="24"/>
            </w:rPr>
          </w:rPrChange>
        </w:rPr>
        <w:t>National health education standards</w:t>
      </w:r>
    </w:p>
    <w:p>
      <w:pPr>
        <w:pStyle w:val="style0"/>
        <w:spacing w:lineRule="auto" w:line="276"/>
        <w:jc w:val="both"/>
        <w:rPr>
          <w:rFonts w:ascii="Book Antiqua" w:cs="Book Antiqua" w:eastAsia="Book Antiqua" w:hAnsi="Book Antiqua"/>
          <w:color w:val="000000"/>
          <w:sz w:val="24"/>
          <w:szCs w:val="24"/>
        </w:rPr>
      </w:pPr>
      <w:r w:rsidRPr="3CBE4890">
        <w:rPr>
          <w:rFonts w:ascii="Book Antiqua" w:cs="Book Antiqua" w:eastAsia="Book Antiqua" w:hAnsi="Book Antiqua"/>
          <w:color w:val="000000"/>
          <w:sz w:val="24"/>
          <w:szCs w:val="24"/>
          <w:rPrChange w:id="3642" w:author="MUTILE WANYEE" w:date="2024-03-01T12:23:00Z">
            <w:rPr>
              <w:rFonts w:ascii="Book Antiqua" w:cs="Book Antiqua" w:eastAsia="Book Antiqua" w:hAnsi="Book Antiqua"/>
              <w:color w:val="000000"/>
              <w:sz w:val="24"/>
              <w:szCs w:val="24"/>
            </w:rPr>
          </w:rPrChange>
        </w:rPr>
        <w:t>The education and training institutions in the development of their curriculum are guided by guidelines set out by their respective regulators. There is no established National Health Education Standards document. It is recommended that the MoH develops Kenya Health Education Standards to include but not be limited to standards on health promotion, disease prevention, health practices and behaviors, health resources, interpersonal communication skills among others. </w:t>
      </w:r>
    </w:p>
    <w:bookmarkStart w:id="36" w:name="_dzvu117o32s3" w:colFirst="0" w:colLast="0"/>
    <w:bookmarkEnd w:id="36"/>
    <w:p>
      <w:pPr>
        <w:pStyle w:val="style3"/>
        <w:spacing w:lineRule="auto" w:line="276"/>
        <w:rPr>
          <w:rFonts w:ascii="Book Antiqua" w:cs="Book Antiqua" w:eastAsia="Book Antiqua" w:hAnsi="Book Antiqua"/>
          <w:b/>
          <w:color w:val="000000"/>
        </w:rPr>
      </w:pPr>
      <w:r w:rsidRPr="C6D809CF">
        <w:rPr>
          <w:rFonts w:ascii="Book Antiqua" w:cs="Book Antiqua" w:eastAsia="Book Antiqua" w:hAnsi="Book Antiqua"/>
          <w:b/>
          <w:color w:val="000000"/>
          <w:rPrChange w:id="3643" w:author="MUTILE WANYEE" w:date="2024-03-01T12:23:00Z">
            <w:rPr>
              <w:rFonts w:ascii="Book Antiqua" w:cs="Book Antiqua" w:eastAsia="Book Antiqua" w:hAnsi="Book Antiqua"/>
              <w:b/>
              <w:color w:val="000000"/>
            </w:rPr>
          </w:rPrChange>
        </w:rPr>
        <w:t>6.3.6 Standards for inter-professional education </w:t>
      </w:r>
    </w:p>
    <w:p>
      <w:pPr>
        <w:pStyle w:val="style0"/>
        <w:spacing w:lineRule="auto" w:line="276"/>
        <w:jc w:val="both"/>
        <w:rPr>
          <w:del w:id="3644" w:author="MUTILE WANYEE" w:date="2024-03-06T15:14:00Z"/>
          <w:rFonts w:ascii="Book Antiqua" w:cs="Book Antiqua" w:eastAsia="Book Antiqua" w:hAnsi="Book Antiqua"/>
          <w:color w:val="000000"/>
          <w:sz w:val="24"/>
          <w:szCs w:val="24"/>
          <w:rPrChange w:id="3645" w:author="MUTILE WANYEE" w:date="2024-03-01T12:23:00Z">
            <w:rPr>
              <w:rFonts w:ascii="Book Antiqua" w:cs="Book Antiqua" w:eastAsia="Book Antiqua" w:hAnsi="Book Antiqua"/>
              <w:color w:val="000000"/>
              <w:sz w:val="24"/>
              <w:szCs w:val="24"/>
            </w:rPr>
          </w:rPrChange>
        </w:rPr>
      </w:pPr>
      <w:del w:id="3646" w:author="MUTILE WANYEE" w:date="2024-03-06T15:14:00Z">
        <w:r w:rsidDel="4F37EEE7" w:rsidRPr="A3676F08">
          <w:rPr>
            <w:rFonts w:ascii="Book Antiqua" w:cs="Book Antiqua" w:eastAsia="Book Antiqua" w:hAnsi="Book Antiqua"/>
            <w:color w:val="000000"/>
            <w:sz w:val="24"/>
            <w:szCs w:val="24"/>
            <w:rPrChange w:id="3647" w:author="MUTILE WANYEE" w:date="2024-03-01T12:23:00Z">
              <w:rPr>
                <w:rFonts w:ascii="Book Antiqua" w:cs="Book Antiqua" w:eastAsia="Book Antiqua" w:hAnsi="Book Antiqua"/>
                <w:color w:val="000000"/>
                <w:sz w:val="24"/>
                <w:szCs w:val="24"/>
              </w:rPr>
            </w:rPrChange>
          </w:rPr>
          <w:delText>This indicator seeks to establish the existence of national standards for interprofessional education in the accreditation mechanisms. Interprofessional education refers to an educational context where two or more health professionals learn about, from and with each other to enable effective collaboration and improve health outcomes.</w:delText>
        </w:r>
      </w:del>
    </w:p>
    <w:p>
      <w:pPr>
        <w:pStyle w:val="style0"/>
        <w:spacing w:lineRule="auto" w:line="276"/>
        <w:jc w:val="both"/>
        <w:rPr>
          <w:rFonts w:ascii="Book Antiqua" w:cs="Book Antiqua" w:eastAsia="Book Antiqua" w:hAnsi="Book Antiqua"/>
          <w:sz w:val="24"/>
          <w:szCs w:val="24"/>
        </w:rPr>
      </w:pPr>
      <w:r w:rsidRPr="716697D9">
        <w:rPr>
          <w:rFonts w:ascii="Book Antiqua" w:cs="Book Antiqua" w:eastAsia="Book Antiqua" w:hAnsi="Book Antiqua"/>
          <w:sz w:val="24"/>
          <w:szCs w:val="24"/>
          <w:rPrChange w:id="3648" w:author="MUTILE WANYEE" w:date="2024-03-01T12:23:00Z">
            <w:rPr>
              <w:rFonts w:ascii="Book Antiqua" w:cs="Book Antiqua" w:eastAsia="Book Antiqua" w:hAnsi="Book Antiqua"/>
              <w:sz w:val="24"/>
              <w:szCs w:val="24"/>
            </w:rPr>
          </w:rPrChange>
        </w:rPr>
        <w:t xml:space="preserve">There are common courses done by medical professional in the first two (2) years of training as well as ward round case management of patients. </w:t>
      </w:r>
    </w:p>
    <w:p>
      <w:pPr>
        <w:pStyle w:val="style0"/>
        <w:spacing w:lineRule="auto" w:line="276"/>
        <w:jc w:val="both"/>
        <w:rPr>
          <w:rFonts w:ascii="Book Antiqua" w:cs="Book Antiqua" w:eastAsia="Book Antiqua" w:hAnsi="Book Antiqua"/>
          <w:color w:val="000000"/>
          <w:sz w:val="24"/>
          <w:szCs w:val="24"/>
        </w:rPr>
      </w:pPr>
      <w:r w:rsidRPr="F278017A">
        <w:rPr>
          <w:rFonts w:ascii="Book Antiqua" w:cs="Book Antiqua" w:eastAsia="Book Antiqua" w:hAnsi="Book Antiqua"/>
          <w:sz w:val="24"/>
          <w:szCs w:val="24"/>
          <w:rPrChange w:id="3649" w:author="MUTILE WANYEE" w:date="2024-03-01T12:23:00Z">
            <w:rPr>
              <w:rFonts w:ascii="Book Antiqua" w:cs="Book Antiqua" w:eastAsia="Book Antiqua" w:hAnsi="Book Antiqua"/>
              <w:sz w:val="24"/>
              <w:szCs w:val="24"/>
            </w:rPr>
          </w:rPrChange>
        </w:rPr>
        <w:t>It is of great importance due</w:t>
      </w:r>
      <w:r w:rsidRPr="70DC7508">
        <w:rPr>
          <w:rFonts w:ascii="Book Antiqua" w:cs="Book Antiqua" w:eastAsia="Book Antiqua" w:hAnsi="Book Antiqua"/>
          <w:color w:val="000000"/>
          <w:sz w:val="24"/>
          <w:szCs w:val="24"/>
          <w:rPrChange w:id="3650" w:author="MUTILE WANYEE" w:date="2024-03-01T12:23:00Z">
            <w:rPr>
              <w:rFonts w:ascii="Book Antiqua" w:cs="Book Antiqua" w:eastAsia="Book Antiqua" w:hAnsi="Book Antiqua"/>
              <w:color w:val="000000"/>
              <w:sz w:val="24"/>
              <w:szCs w:val="24"/>
            </w:rPr>
          </w:rPrChange>
        </w:rPr>
        <w:t xml:space="preserve"> to the interrelatedness of health education training that the accreditation process is multidisciplinary involving input from </w:t>
      </w:r>
      <w:del w:id="3651" w:author="MUTILE WANYEE" w:date="2024-03-06T15:14:00Z">
        <w:r w:rsidDel="53BBDF1C" w:rsidRPr="C0D9E8B4">
          <w:rPr>
            <w:rFonts w:ascii="Book Antiqua" w:cs="Book Antiqua" w:eastAsia="Book Antiqua" w:hAnsi="Book Antiqua"/>
            <w:color w:val="000000"/>
            <w:sz w:val="24"/>
            <w:szCs w:val="24"/>
            <w:rPrChange w:id="3652" w:author="MUTILE WANYEE" w:date="2024-03-01T12:23:00Z">
              <w:rPr>
                <w:rFonts w:ascii="Book Antiqua" w:cs="Book Antiqua" w:eastAsia="Book Antiqua" w:hAnsi="Book Antiqua"/>
                <w:color w:val="000000"/>
                <w:sz w:val="24"/>
                <w:szCs w:val="24"/>
              </w:rPr>
            </w:rPrChange>
          </w:rPr>
          <w:delText>health related</w:delText>
        </w:r>
      </w:del>
      <w:ins w:id="3653" w:author="MUTILE WANYEE" w:date="2024-03-06T15:14:00Z">
        <w:r w:rsidR="83D9B434" w:rsidRPr="CFEA2791">
          <w:rPr>
            <w:rFonts w:ascii="Book Antiqua" w:cs="Book Antiqua" w:eastAsia="Book Antiqua" w:hAnsi="Book Antiqua"/>
            <w:color w:val="000000"/>
            <w:sz w:val="24"/>
            <w:szCs w:val="24"/>
            <w:rPrChange w:id="3654" w:author="MUTILE WANYEE" w:date="2024-03-01T12:23:00Z">
              <w:rPr>
                <w:rFonts w:ascii="Book Antiqua" w:cs="Book Antiqua" w:eastAsia="Book Antiqua" w:hAnsi="Book Antiqua"/>
                <w:color w:val="000000"/>
                <w:sz w:val="24"/>
                <w:szCs w:val="24"/>
              </w:rPr>
            </w:rPrChange>
          </w:rPr>
          <w:t>health-related</w:t>
        </w:r>
      </w:ins>
      <w:r w:rsidRPr="B414AA7A">
        <w:rPr>
          <w:rFonts w:ascii="Book Antiqua" w:cs="Book Antiqua" w:eastAsia="Book Antiqua" w:hAnsi="Book Antiqua"/>
          <w:color w:val="000000"/>
          <w:sz w:val="24"/>
          <w:szCs w:val="24"/>
          <w:rPrChange w:id="3655" w:author="MUTILE WANYEE" w:date="2024-03-01T12:23:00Z">
            <w:rPr>
              <w:rFonts w:ascii="Book Antiqua" w:cs="Book Antiqua" w:eastAsia="Book Antiqua" w:hAnsi="Book Antiqua"/>
              <w:color w:val="000000"/>
              <w:sz w:val="24"/>
              <w:szCs w:val="24"/>
            </w:rPr>
          </w:rPrChange>
        </w:rPr>
        <w:t xml:space="preserve"> professional bodies and relevant stakeholders in a specific field/ programme. For instance, the accreditation of a medical programmes would require professional approval from related professional bodies such as: Kenya Medical Practitioners and Dentists Council; Nursing Council of Kenya; and Pharmacy and Poisons Board Kenya Medical Laboratory Technicians and Technologists; Kenya Nutritionists and Dieticians Institute.</w:t>
      </w:r>
    </w:p>
    <w:bookmarkStart w:id="37" w:name="_a2zogjngn3j" w:colFirst="0" w:colLast="0"/>
    <w:bookmarkEnd w:id="37"/>
    <w:p>
      <w:pPr>
        <w:pStyle w:val="style3"/>
        <w:spacing w:before="0" w:lineRule="auto" w:line="276"/>
        <w:rPr>
          <w:rFonts w:ascii="Book Antiqua" w:cs="Book Antiqua" w:eastAsia="Book Antiqua" w:hAnsi="Times New Roman"/>
          <w:b w:val="false"/>
          <w:i/>
          <w:color w:val="auto"/>
          <w:shd w:val="clear" w:color="auto" w:fill="auto"/>
          <w:rPrChange w:id="3656" w:author="MUTILE WANYEE" w:date="2024-03-06T15:14:00Z">
            <w:rPr>
              <w:rFonts w:ascii="Book Antiqua" w:cs="Book Antiqua" w:eastAsia="Book Antiqua" w:hAnsi="Book Antiqua"/>
              <w:b/>
              <w:color w:val="000000"/>
            </w:rPr>
          </w:rPrChange>
        </w:rPr>
        <w:pPrChange w:id="3657" w:author="MUTILE WANYEE" w:date="2024-03-06T15:14:00Z">
          <w:pPr>
            <w:pStyle w:val="style3"/>
            <w:spacing w:lineRule="auto" w:line="276"/>
          </w:pPr>
        </w:pPrChange>
      </w:pPr>
      <w:r w:rsidRPr="464F5600">
        <w:rPr>
          <w:rFonts w:ascii="Book Antiqua" w:cs="Book Antiqua" w:eastAsia="Book Antiqua" w:hAnsi="Book Antiqua"/>
          <w:b/>
          <w:color w:val="000000"/>
          <w:rPrChange w:id="3658" w:author="MUTILE WANYEE" w:date="2024-03-01T12:23:00Z">
            <w:rPr>
              <w:rFonts w:ascii="Book Antiqua" w:cs="Book Antiqua" w:eastAsia="Book Antiqua" w:hAnsi="Book Antiqua"/>
              <w:b/>
              <w:color w:val="000000"/>
            </w:rPr>
          </w:rPrChange>
        </w:rPr>
        <w:t>6.3.7 Agreement on accreditation standards </w:t>
      </w:r>
    </w:p>
    <w:p>
      <w:pPr>
        <w:pStyle w:val="style0"/>
        <w:spacing w:after="0"/>
        <w:rPr>
          <w:del w:id="3659" w:author="MUTILE WANYEE" w:date="2024-03-06T15:14:00Z"/>
          <w:sz w:val="16"/>
          <w:szCs w:val="16"/>
          <w:rPrChange w:id="3660" w:author="MUTILE WANYEE" w:date="2024-03-01T12:23:00Z">
            <w:rPr>
              <w:sz w:val="16"/>
              <w:szCs w:val="16"/>
            </w:rPr>
          </w:rPrChange>
        </w:rPr>
      </w:pPr>
    </w:p>
    <w:p>
      <w:pPr>
        <w:pStyle w:val="style0"/>
        <w:numPr>
          <w:ilvl w:val="0"/>
          <w:numId w:val="42"/>
        </w:numPr>
        <w:spacing w:after="0" w:lineRule="auto" w:line="276"/>
        <w:ind w:left="720" w:hanging="360"/>
        <w:jc w:val="both"/>
        <w:rPr>
          <w:rFonts w:ascii="Book Antiqua" w:cs="Book Antiqua" w:eastAsia="Book Antiqua" w:hAnsi="Book Antiqua"/>
          <w:b/>
          <w:color w:val="000000"/>
          <w:sz w:val="24"/>
          <w:szCs w:val="24"/>
        </w:rPr>
      </w:pPr>
      <w:r w:rsidRPr="D05F7699">
        <w:rPr>
          <w:rFonts w:ascii="Book Antiqua" w:cs="Book Antiqua" w:eastAsia="Book Antiqua" w:hAnsi="Book Antiqua"/>
          <w:b/>
          <w:color w:val="000000"/>
          <w:sz w:val="24"/>
          <w:szCs w:val="24"/>
          <w:rPrChange w:id="3661" w:author="MUTILE WANYEE" w:date="2024-03-01T12:23:00Z">
            <w:rPr>
              <w:rFonts w:ascii="Book Antiqua" w:cs="Book Antiqua" w:eastAsia="Book Antiqua" w:hAnsi="Book Antiqua"/>
              <w:b/>
              <w:color w:val="000000"/>
              <w:sz w:val="24"/>
              <w:szCs w:val="24"/>
            </w:rPr>
          </w:rPrChange>
        </w:rPr>
        <w:t>Coordinating mechanism for regulation</w:t>
      </w:r>
    </w:p>
    <w:p>
      <w:pPr>
        <w:pStyle w:val="style0"/>
        <w:spacing w:after="0" w:lineRule="auto" w:line="276"/>
        <w:ind w:left="720" w:firstLine="0"/>
        <w:jc w:val="both"/>
        <w:rPr>
          <w:rFonts w:ascii="Book Antiqua" w:cs="Book Antiqua" w:eastAsia="Book Antiqua" w:hAnsi="Book Antiqua"/>
          <w:color w:val="000000"/>
          <w:sz w:val="24"/>
          <w:szCs w:val="24"/>
        </w:rPr>
      </w:pPr>
      <w:r w:rsidRPr="C869340C">
        <w:rPr>
          <w:rFonts w:ascii="Book Antiqua" w:cs="Book Antiqua" w:eastAsia="Book Antiqua" w:hAnsi="Book Antiqua"/>
          <w:color w:val="000000"/>
          <w:sz w:val="24"/>
          <w:szCs w:val="24"/>
          <w:rPrChange w:id="3662" w:author="MUTILE WANYEE" w:date="2024-03-01T12:23:00Z">
            <w:rPr>
              <w:rFonts w:ascii="Book Antiqua" w:cs="Book Antiqua" w:eastAsia="Book Antiqua" w:hAnsi="Book Antiqua"/>
              <w:color w:val="000000"/>
              <w:sz w:val="24"/>
              <w:szCs w:val="24"/>
            </w:rPr>
          </w:rPrChange>
        </w:rPr>
        <w:t xml:space="preserve">The regulation of health workforce education and training </w:t>
      </w:r>
      <w:del w:id="3663" w:author="MUTILE WANYEE" w:date="2024-02-21T15:37:00Z">
        <w:r w:rsidDel="91F2430C" w:rsidRPr="5EB28CA8">
          <w:rPr>
            <w:rFonts w:ascii="Book Antiqua" w:cs="Book Antiqua" w:eastAsia="Book Antiqua" w:hAnsi="Book Antiqua"/>
            <w:color w:val="000000"/>
            <w:sz w:val="24"/>
            <w:szCs w:val="24"/>
            <w:rPrChange w:id="3664" w:author="MUTILE WANYEE" w:date="2024-03-01T12:23:00Z">
              <w:rPr>
                <w:rFonts w:ascii="Book Antiqua" w:cs="Book Antiqua" w:eastAsia="Book Antiqua" w:hAnsi="Book Antiqua"/>
                <w:color w:val="000000"/>
                <w:sz w:val="24"/>
                <w:szCs w:val="24"/>
              </w:rPr>
            </w:rPrChange>
          </w:rPr>
          <w:delText>institutions  is</w:delText>
        </w:r>
      </w:del>
      <w:ins w:id="3665" w:author="MUTILE WANYEE" w:date="2024-02-21T15:37:00Z">
        <w:r w:rsidR="CE5C248D" w:rsidRPr="B372FFD8">
          <w:rPr>
            <w:rFonts w:ascii="Book Antiqua" w:cs="Book Antiqua" w:eastAsia="Book Antiqua" w:hAnsi="Book Antiqua"/>
            <w:color w:val="000000"/>
            <w:sz w:val="24"/>
            <w:szCs w:val="24"/>
            <w:rPrChange w:id="3666" w:author="MUTILE WANYEE" w:date="2024-03-01T12:23:00Z">
              <w:rPr>
                <w:rFonts w:ascii="Book Antiqua" w:cs="Book Antiqua" w:eastAsia="Book Antiqua" w:hAnsi="Book Antiqua"/>
                <w:color w:val="000000"/>
                <w:sz w:val="24"/>
                <w:szCs w:val="24"/>
              </w:rPr>
            </w:rPrChange>
          </w:rPr>
          <w:t>institutions is</w:t>
        </w:r>
      </w:ins>
      <w:r w:rsidRPr="75D67DBA">
        <w:rPr>
          <w:rFonts w:ascii="Book Antiqua" w:cs="Book Antiqua" w:eastAsia="Book Antiqua" w:hAnsi="Book Antiqua"/>
          <w:color w:val="000000"/>
          <w:sz w:val="24"/>
          <w:szCs w:val="24"/>
          <w:rPrChange w:id="3667" w:author="MUTILE WANYEE" w:date="2024-03-01T12:23:00Z">
            <w:rPr>
              <w:rFonts w:ascii="Book Antiqua" w:cs="Book Antiqua" w:eastAsia="Book Antiqua" w:hAnsi="Book Antiqua"/>
              <w:color w:val="000000"/>
              <w:sz w:val="24"/>
              <w:szCs w:val="24"/>
            </w:rPr>
          </w:rPrChange>
        </w:rPr>
        <w:t xml:space="preserve"> provided by the legally mandated bodies. For university education, the Commission for University Education, while for TVET, the TVETA. However, the institutions under the Ministry of Health have their accreditation coordinated by the Kenya Health Professions Oversight Authority (KHPOA) </w:t>
      </w:r>
      <w:del w:id="3668" w:author="MUTILE WANYEE" w:date="2024-03-06T15:15:00Z">
        <w:r w:rsidDel="F5A6E5EC" w:rsidRPr="9F0D5C58">
          <w:rPr>
            <w:rFonts w:ascii="Book Antiqua" w:cs="Book Antiqua" w:eastAsia="Book Antiqua" w:hAnsi="Book Antiqua"/>
            <w:color w:val="000000"/>
            <w:sz w:val="24"/>
            <w:szCs w:val="24"/>
            <w:rPrChange w:id="3669" w:author="MUTILE WANYEE" w:date="2024-03-01T12:23:00Z">
              <w:rPr>
                <w:rFonts w:ascii="Book Antiqua" w:cs="Book Antiqua" w:eastAsia="Book Antiqua" w:hAnsi="Book Antiqua"/>
                <w:color w:val="000000"/>
                <w:sz w:val="24"/>
                <w:szCs w:val="24"/>
              </w:rPr>
            </w:rPrChange>
          </w:rPr>
          <w:delText>corporate established by part VI of the Health Act no. 21 of 2017 with a mandate to promote and regulate inter-professional liaison with statutory regulatory bodies.</w:delText>
        </w:r>
      </w:del>
      <w:ins w:id="3670" w:author="MUTILE WANYEE" w:date="2024-03-06T15:15:00Z">
        <w:r w:rsidR="36B95E04" w:rsidRPr="7A32036C">
          <w:rPr>
            <w:rFonts w:ascii="Book Antiqua" w:cs="Book Antiqua" w:eastAsia="Book Antiqua" w:hAnsi="Book Antiqua"/>
            <w:color w:val="000000"/>
            <w:sz w:val="24"/>
            <w:szCs w:val="24"/>
            <w:rPrChange w:id="3671" w:author="MUTILE WANYEE" w:date="2024-03-01T12:23:00Z">
              <w:rPr>
                <w:rFonts w:ascii="Book Antiqua" w:cs="Book Antiqua" w:eastAsia="Book Antiqua" w:hAnsi="Book Antiqua"/>
                <w:color w:val="000000"/>
                <w:sz w:val="24"/>
                <w:szCs w:val="24"/>
              </w:rPr>
            </w:rPrChange>
          </w:rPr>
          <w:t>.</w:t>
        </w:r>
      </w:ins>
      <w:del w:id="3672" w:author="MUTILE WANYEE" w:date="2024-03-06T15:15:00Z">
        <w:r w:rsidDel="18C8871F" w:rsidRPr="3F769A6A">
          <w:rPr>
            <w:rFonts w:ascii="Book Antiqua" w:cs="Book Antiqua" w:eastAsia="Book Antiqua" w:hAnsi="Book Antiqua"/>
            <w:color w:val="000000"/>
            <w:sz w:val="24"/>
            <w:szCs w:val="24"/>
            <w:rPrChange w:id="3673" w:author="MUTILE WANYEE" w:date="2024-03-01T12:23:00Z">
              <w:rPr>
                <w:rFonts w:ascii="Book Antiqua" w:cs="Book Antiqua" w:eastAsia="Book Antiqua" w:hAnsi="Book Antiqua"/>
                <w:color w:val="000000"/>
                <w:sz w:val="24"/>
                <w:szCs w:val="24"/>
              </w:rPr>
            </w:rPrChange>
          </w:rPr>
          <w:delText xml:space="preserve"> </w:delText>
        </w:r>
      </w:del>
    </w:p>
    <w:p>
      <w:pPr>
        <w:pStyle w:val="style0"/>
        <w:spacing w:after="0" w:lineRule="auto" w:line="276"/>
        <w:ind w:left="720" w:firstLine="0"/>
        <w:jc w:val="both"/>
        <w:rPr>
          <w:rFonts w:ascii="Book Antiqua" w:cs="Book Antiqua" w:eastAsia="Book Antiqua" w:hAnsi="Book Antiqua"/>
          <w:sz w:val="24"/>
          <w:szCs w:val="24"/>
        </w:rPr>
      </w:pPr>
      <w:r w:rsidRPr="E9A7C772">
        <w:rPr>
          <w:rFonts w:ascii="Book Antiqua" w:cs="Book Antiqua" w:eastAsia="Book Antiqua" w:hAnsi="Book Antiqua"/>
          <w:sz w:val="24"/>
          <w:szCs w:val="24"/>
          <w:rPrChange w:id="3674" w:author="MUTILE WANYEE" w:date="2024-03-01T12:23:00Z">
            <w:rPr>
              <w:rFonts w:ascii="Book Antiqua" w:cs="Book Antiqua" w:eastAsia="Book Antiqua" w:hAnsi="Book Antiqua"/>
              <w:sz w:val="24"/>
              <w:szCs w:val="24"/>
            </w:rPr>
          </w:rPrChange>
        </w:rPr>
        <w:t xml:space="preserve">The National Industrial Training Authority (NITA) is a state corporation established under the Industrial Training (Amendment) Act of 2011 with the mandate to promote the highest standards in the quality and efficiency of Industrial Training in Kenya and ensure an adequate supply of properly trained manpower at all levels in the industry. </w:t>
      </w:r>
    </w:p>
    <w:p>
      <w:pPr>
        <w:pStyle w:val="style0"/>
        <w:numPr>
          <w:ilvl w:val="0"/>
          <w:numId w:val="42"/>
        </w:numPr>
        <w:spacing w:after="0" w:lineRule="auto" w:line="276"/>
        <w:ind w:left="720" w:hanging="360"/>
        <w:jc w:val="both"/>
        <w:rPr>
          <w:rFonts w:ascii="Book Antiqua" w:cs="Book Antiqua" w:eastAsia="Book Antiqua" w:hAnsi="Book Antiqua"/>
          <w:b/>
          <w:color w:val="000000"/>
          <w:sz w:val="24"/>
          <w:szCs w:val="24"/>
        </w:rPr>
      </w:pPr>
      <w:r w:rsidRPr="317CBA55">
        <w:rPr>
          <w:rFonts w:ascii="Book Antiqua" w:cs="Book Antiqua" w:eastAsia="Book Antiqua" w:hAnsi="Book Antiqua"/>
          <w:b/>
          <w:color w:val="000000"/>
          <w:sz w:val="24"/>
          <w:szCs w:val="24"/>
          <w:rPrChange w:id="3675" w:author="MUTILE WANYEE" w:date="2024-03-01T12:23:00Z">
            <w:rPr>
              <w:rFonts w:ascii="Book Antiqua" w:cs="Book Antiqua" w:eastAsia="Book Antiqua" w:hAnsi="Book Antiqua"/>
              <w:b/>
              <w:color w:val="000000"/>
              <w:sz w:val="24"/>
              <w:szCs w:val="24"/>
            </w:rPr>
          </w:rPrChange>
        </w:rPr>
        <w:t>Stakeholders’ involvement in coordination process</w:t>
      </w:r>
    </w:p>
    <w:p>
      <w:pPr>
        <w:pStyle w:val="style0"/>
        <w:spacing w:after="0" w:lineRule="auto" w:line="276"/>
        <w:ind w:left="720" w:firstLine="0"/>
        <w:jc w:val="both"/>
        <w:rPr>
          <w:rFonts w:ascii="Book Antiqua" w:cs="Book Antiqua" w:eastAsia="Book Antiqua" w:hAnsi="Book Antiqua"/>
          <w:color w:val="000000"/>
          <w:sz w:val="24"/>
          <w:szCs w:val="24"/>
        </w:rPr>
      </w:pPr>
      <w:r w:rsidRPr="FF444CBF">
        <w:rPr>
          <w:rFonts w:ascii="Book Antiqua" w:cs="Book Antiqua" w:eastAsia="Book Antiqua" w:hAnsi="Book Antiqua"/>
          <w:color w:val="000000"/>
          <w:sz w:val="24"/>
          <w:szCs w:val="24"/>
          <w:rPrChange w:id="3676" w:author="MUTILE WANYEE" w:date="2024-03-01T12:23:00Z">
            <w:rPr>
              <w:rFonts w:ascii="Book Antiqua" w:cs="Book Antiqua" w:eastAsia="Book Antiqua" w:hAnsi="Book Antiqua"/>
              <w:color w:val="000000"/>
              <w:sz w:val="24"/>
              <w:szCs w:val="24"/>
            </w:rPr>
          </w:rPrChange>
        </w:rPr>
        <w:t>There is evidence of stakeholder involvement, as relevant stakeholders are engaged to accredit specific fields/ programmes.</w:t>
      </w:r>
    </w:p>
    <w:p>
      <w:pPr>
        <w:pStyle w:val="style0"/>
        <w:numPr>
          <w:ilvl w:val="0"/>
          <w:numId w:val="42"/>
        </w:numPr>
        <w:spacing w:after="0" w:lineRule="auto" w:line="276"/>
        <w:ind w:left="720" w:hanging="360"/>
        <w:jc w:val="both"/>
        <w:rPr>
          <w:rFonts w:ascii="Book Antiqua" w:cs="Book Antiqua" w:eastAsia="Book Antiqua" w:hAnsi="Book Antiqua"/>
          <w:b/>
          <w:color w:val="000000"/>
          <w:sz w:val="24"/>
          <w:szCs w:val="24"/>
        </w:rPr>
      </w:pPr>
      <w:r w:rsidRPr="9C6CC009">
        <w:rPr>
          <w:rFonts w:ascii="Book Antiqua" w:cs="Book Antiqua" w:eastAsia="Book Antiqua" w:hAnsi="Book Antiqua"/>
          <w:b/>
          <w:color w:val="000000"/>
          <w:sz w:val="24"/>
          <w:szCs w:val="24"/>
          <w:rPrChange w:id="3677" w:author="MUTILE WANYEE" w:date="2024-03-01T12:23:00Z">
            <w:rPr>
              <w:rFonts w:ascii="Book Antiqua" w:cs="Book Antiqua" w:eastAsia="Book Antiqua" w:hAnsi="Book Antiqua"/>
              <w:b/>
              <w:color w:val="000000"/>
              <w:sz w:val="24"/>
              <w:szCs w:val="24"/>
            </w:rPr>
          </w:rPrChange>
        </w:rPr>
        <w:t>Institutional mechanisms to coordinate accreditation systems</w:t>
      </w:r>
    </w:p>
    <w:p>
      <w:pPr>
        <w:pStyle w:val="style0"/>
        <w:spacing w:lineRule="auto" w:line="276"/>
        <w:ind w:left="720" w:firstLine="0"/>
        <w:jc w:val="both"/>
        <w:rPr>
          <w:rFonts w:ascii="Book Antiqua" w:cs="Book Antiqua" w:eastAsia="Book Antiqua" w:hAnsi="Book Antiqua"/>
          <w:color w:val="ff0000"/>
          <w:sz w:val="24"/>
          <w:szCs w:val="24"/>
        </w:rPr>
      </w:pPr>
      <w:r w:rsidRPr="A16D21BB">
        <w:rPr>
          <w:rFonts w:ascii="Book Antiqua" w:cs="Book Antiqua" w:eastAsia="Book Antiqua" w:hAnsi="Book Antiqua"/>
          <w:color w:val="000000"/>
          <w:sz w:val="24"/>
          <w:szCs w:val="24"/>
          <w:rPrChange w:id="3678" w:author="MUTILE WANYEE" w:date="2024-03-01T12:23:00Z">
            <w:rPr>
              <w:rFonts w:ascii="Book Antiqua" w:cs="Book Antiqua" w:eastAsia="Book Antiqua" w:hAnsi="Book Antiqua"/>
              <w:color w:val="000000"/>
              <w:sz w:val="24"/>
              <w:szCs w:val="24"/>
            </w:rPr>
          </w:rPrChange>
        </w:rPr>
        <w:t xml:space="preserve">For university education, the training institutions have internal mechanisms for self-evaluation.  The self-evaluation leads to a review of the curriculum in a participatory manner involving the regulator and professional bodies. </w:t>
      </w:r>
    </w:p>
    <w:bookmarkStart w:id="38" w:name="_5comkztr8tx6" w:colFirst="0" w:colLast="0"/>
    <w:bookmarkEnd w:id="38"/>
    <w:p>
      <w:pPr>
        <w:pStyle w:val="style3"/>
        <w:spacing w:lineRule="auto" w:line="276"/>
        <w:rPr>
          <w:rFonts w:ascii="Book Antiqua" w:cs="Book Antiqua" w:eastAsia="Book Antiqua" w:hAnsi="Book Antiqua"/>
          <w:b/>
          <w:color w:val="000000"/>
        </w:rPr>
      </w:pPr>
      <w:r w:rsidRPr="2E594307">
        <w:rPr>
          <w:rFonts w:ascii="Book Antiqua" w:cs="Book Antiqua" w:eastAsia="Book Antiqua" w:hAnsi="Book Antiqua"/>
          <w:b/>
          <w:color w:val="000000"/>
          <w:rPrChange w:id="3679" w:author="MUTILE WANYEE" w:date="2024-03-01T12:23:00Z">
            <w:rPr>
              <w:rFonts w:ascii="Book Antiqua" w:cs="Book Antiqua" w:eastAsia="Book Antiqua" w:hAnsi="Book Antiqua"/>
              <w:b/>
              <w:color w:val="000000"/>
            </w:rPr>
          </w:rPrChange>
        </w:rPr>
        <w:t>6.3.8 Continuing professional development</w:t>
      </w:r>
    </w:p>
    <w:p>
      <w:pPr>
        <w:pStyle w:val="style0"/>
        <w:spacing w:lineRule="auto" w:line="276"/>
        <w:jc w:val="both"/>
        <w:rPr>
          <w:rFonts w:ascii="Book Antiqua" w:cs="Book Antiqua" w:eastAsia="Book Antiqua" w:hAnsi="Book Antiqua"/>
          <w:color w:val="000000"/>
          <w:sz w:val="24"/>
          <w:szCs w:val="24"/>
        </w:rPr>
      </w:pPr>
      <w:r w:rsidRPr="DE25E7C7">
        <w:rPr>
          <w:rFonts w:ascii="Book Antiqua" w:cs="Book Antiqua" w:eastAsia="Book Antiqua" w:hAnsi="Book Antiqua"/>
          <w:color w:val="000000"/>
          <w:sz w:val="24"/>
          <w:szCs w:val="24"/>
          <w:rPrChange w:id="3680" w:author="MUTILE WANYEE" w:date="2024-03-01T12:23:00Z">
            <w:rPr>
              <w:rFonts w:ascii="Book Antiqua" w:cs="Book Antiqua" w:eastAsia="Book Antiqua" w:hAnsi="Book Antiqua"/>
              <w:color w:val="000000"/>
              <w:sz w:val="24"/>
              <w:szCs w:val="24"/>
            </w:rPr>
          </w:rPrChange>
        </w:rPr>
        <w:t>All health professionals in Kenya are required to complete CPD as an integral part of the ever-changing health environment by developing personal and professional skills and qualities needed throughout their careers.  Kenya had established CPD guidelines. However, only the health professional cadres that have a regulatory body like the medical doctors, pharmacists, dentists, nursing, clinical officers among others have regulations that ensure that they acquire specified CPD points in a year before they get their practice license renewed.</w:t>
      </w:r>
    </w:p>
    <w:p>
      <w:pPr>
        <w:pStyle w:val="style0"/>
        <w:spacing w:lineRule="auto" w:line="276"/>
        <w:jc w:val="both"/>
        <w:rPr>
          <w:rFonts w:ascii="Book Antiqua" w:cs="Book Antiqua" w:eastAsia="Book Antiqua" w:hAnsi="Book Antiqua"/>
          <w:color w:val="000000"/>
          <w:sz w:val="24"/>
          <w:szCs w:val="24"/>
        </w:rPr>
      </w:pPr>
      <w:r w:rsidRPr="F0AAE275">
        <w:rPr>
          <w:rFonts w:ascii="Book Antiqua" w:cs="Book Antiqua" w:eastAsia="Book Antiqua" w:hAnsi="Book Antiqua"/>
          <w:color w:val="000000"/>
          <w:sz w:val="24"/>
          <w:szCs w:val="24"/>
          <w:rPrChange w:id="3681" w:author="MUTILE WANYEE" w:date="2024-03-01T12:23:00Z">
            <w:rPr>
              <w:rFonts w:ascii="Book Antiqua" w:cs="Book Antiqua" w:eastAsia="Book Antiqua" w:hAnsi="Book Antiqua"/>
              <w:color w:val="000000"/>
              <w:sz w:val="24"/>
              <w:szCs w:val="24"/>
            </w:rPr>
          </w:rPrChange>
        </w:rPr>
        <w:t>With the ever-changing technologies and emergence of new knowledge, healthcare workers must engage in continuing professional development (CPD) to keep their clinical skills updated and promote safe and effective care in service provision. Kenya has established the National Continuing Professional Development Regulatory Framework (2014) available from the link </w:t>
      </w:r>
      <w:r>
        <w:rPr/>
        <w:fldChar w:fldCharType="begin"/>
      </w:r>
      <w:r>
        <w:instrText xml:space="preserve"> HYPERLINK "https://uasingishureproductivehealth.files.wordpress.com/2015/08/continuing-professional-development-framework-2014.pdf" </w:instrText>
      </w:r>
      <w:r>
        <w:rPr/>
        <w:fldChar w:fldCharType="separate"/>
      </w:r>
      <w:r w:rsidRPr="5F224987">
        <w:rPr>
          <w:rFonts w:ascii="Book Antiqua" w:cs="Book Antiqua" w:eastAsia="Book Antiqua" w:hAnsi="Book Antiqua"/>
          <w:color w:val="1155cc"/>
          <w:sz w:val="24"/>
          <w:szCs w:val="24"/>
          <w:u w:val="single"/>
          <w:rPrChange w:id="3682" w:author="MUTILE WANYEE" w:date="2024-03-01T12:23:00Z">
            <w:rPr>
              <w:rFonts w:ascii="Book Antiqua" w:cs="Book Antiqua" w:eastAsia="Book Antiqua" w:hAnsi="Book Antiqua"/>
              <w:color w:val="1155cc"/>
              <w:sz w:val="24"/>
              <w:szCs w:val="24"/>
              <w:u w:val="single"/>
            </w:rPr>
          </w:rPrChange>
        </w:rPr>
        <w:t>https://uasingishureproductivehealth.files.wordpress.com/2015/08/continuing-professional-development-framework-2014.pdf</w:t>
      </w:r>
      <w:r>
        <w:rPr/>
        <w:fldChar w:fldCharType="end"/>
      </w:r>
    </w:p>
    <w:p>
      <w:pPr>
        <w:pStyle w:val="style0"/>
        <w:spacing w:after="0" w:lineRule="auto" w:line="276"/>
        <w:jc w:val="both"/>
        <w:rPr>
          <w:del w:id="3683" w:author="MUTILE WANYEE" w:date="2024-03-06T15:24:00Z"/>
          <w:rFonts w:ascii="Book Antiqua" w:cs="Book Antiqua" w:eastAsia="Book Antiqua" w:hAnsi="Book Antiqua"/>
          <w:color w:val="000000"/>
          <w:sz w:val="24"/>
          <w:szCs w:val="24"/>
          <w:rPrChange w:id="3684" w:author="MUTILE WANYEE" w:date="2024-03-01T12:23:00Z">
            <w:rPr>
              <w:rFonts w:ascii="Book Antiqua" w:cs="Book Antiqua" w:eastAsia="Book Antiqua" w:hAnsi="Book Antiqua"/>
              <w:color w:val="000000"/>
              <w:sz w:val="24"/>
              <w:szCs w:val="24"/>
            </w:rPr>
          </w:rPrChange>
        </w:rPr>
      </w:pPr>
      <w:r w:rsidRPr="1342684C">
        <w:rPr>
          <w:rFonts w:ascii="Book Antiqua" w:cs="Book Antiqua" w:eastAsia="Book Antiqua" w:hAnsi="Book Antiqua"/>
          <w:color w:val="000000"/>
          <w:sz w:val="24"/>
          <w:szCs w:val="24"/>
          <w:rPrChange w:id="3685" w:author="MUTILE WANYEE" w:date="2024-03-01T12:23:00Z">
            <w:rPr>
              <w:rFonts w:ascii="Book Antiqua" w:cs="Book Antiqua" w:eastAsia="Book Antiqua" w:hAnsi="Book Antiqua"/>
              <w:color w:val="000000"/>
              <w:sz w:val="24"/>
              <w:szCs w:val="24"/>
            </w:rPr>
          </w:rPrChange>
        </w:rPr>
        <w:t>The national framework has been pivotal in informing guidelines on CPD by professional bodies such as the Kenya Nutritionists and Dieticians Institute, who have developed the Continuing Professional Development Guidelines available from </w:t>
      </w:r>
    </w:p>
    <w:p>
      <w:pPr>
        <w:pStyle w:val="style0"/>
        <w:spacing w:lineRule="auto" w:line="276"/>
        <w:jc w:val="both"/>
        <w:rPr>
          <w:del w:id="3686" w:author="MUTILE WANYEE" w:date="2024-03-06T15:24:00Z"/>
          <w:rFonts w:ascii="Book Antiqua" w:cs="Book Antiqua" w:eastAsia="Book Antiqua" w:hAnsi="Times New Roman"/>
          <w:color w:val="auto"/>
          <w:sz w:val="20"/>
          <w:szCs w:val="24"/>
          <w:shd w:val="clear" w:color="auto" w:fill="auto"/>
          <w:rPrChange w:id="3687" w:author="MUTILE WANYEE" w:date="2024-03-06T15:24:00Z">
            <w:rPr>
              <w:rFonts w:ascii="Book Antiqua" w:cs="Book Antiqua" w:eastAsia="Book Antiqua" w:hAnsi="Book Antiqua"/>
              <w:color w:val="000000"/>
              <w:sz w:val="24"/>
              <w:szCs w:val="24"/>
            </w:rPr>
          </w:rPrChange>
        </w:rPr>
      </w:pPr>
      <w:r>
        <w:rPr/>
        <w:fldChar w:fldCharType="begin"/>
      </w:r>
      <w:r>
        <w:instrText xml:space="preserve"> HYPERLINK </w:instrText>
      </w:r>
      <w:r>
        <w:rPr/>
        <w:fldChar w:fldCharType="separate"/>
      </w:r>
      <w:r w:rsidRPr="D1251930">
        <w:rPr>
          <w:rFonts w:ascii="Book Antiqua" w:cs="Book Antiqua" w:eastAsia="Book Antiqua" w:hAnsi="Book Antiqua"/>
          <w:color w:val="1155cc"/>
          <w:sz w:val="24"/>
          <w:szCs w:val="24"/>
          <w:u w:val="single"/>
          <w:rPrChange w:id="3688" w:author="MUTILE WANYEE" w:date="2024-03-01T12:23:00Z">
            <w:rPr>
              <w:rFonts w:ascii="Book Antiqua" w:cs="Book Antiqua" w:eastAsia="Book Antiqua" w:hAnsi="Book Antiqua"/>
              <w:color w:val="1155cc"/>
              <w:sz w:val="24"/>
              <w:szCs w:val="24"/>
              <w:u w:val="single"/>
            </w:rPr>
          </w:rPrChange>
        </w:rPr>
        <w:t>Continuing Professional Development Guidelines</w:t>
      </w:r>
      <w:r>
        <w:rPr/>
        <w:fldChar w:fldCharType="end"/>
      </w:r>
      <w:ins w:id="3689" w:author="MUTILE WANYEE" w:date="2024-03-06T15:24:00Z">
        <w:r w:rsidR="4AFD123F" w:rsidRPr="1A011802">
          <w:rPr>
            <w:rFonts w:ascii="Book Antiqua" w:cs="Book Antiqua" w:eastAsia="Book Antiqua" w:hAnsi="Book Antiqua"/>
            <w:color w:val="1155cc"/>
            <w:sz w:val="24"/>
            <w:szCs w:val="24"/>
            <w:u w:val="single"/>
            <w:rPrChange w:id="3690" w:author="MUTILE WANYEE" w:date="2024-03-01T12:23:00Z">
              <w:rPr>
                <w:rFonts w:ascii="Book Antiqua" w:cs="Book Antiqua" w:eastAsia="Book Antiqua" w:hAnsi="Book Antiqua"/>
                <w:color w:val="1155cc"/>
                <w:sz w:val="24"/>
                <w:szCs w:val="24"/>
                <w:u w:val="single"/>
              </w:rPr>
            </w:rPrChange>
          </w:rPr>
          <w:t xml:space="preserve">. </w:t>
        </w:r>
      </w:ins>
    </w:p>
    <w:p>
      <w:pPr>
        <w:pStyle w:val="style0"/>
        <w:spacing w:lineRule="auto" w:line="276"/>
        <w:jc w:val="both"/>
        <w:rPr>
          <w:rFonts w:ascii="Book Antiqua" w:cs="Book Antiqua" w:eastAsia="Book Antiqua" w:hAnsi="Times New Roman"/>
          <w:color w:val="auto"/>
          <w:sz w:val="20"/>
          <w:szCs w:val="24"/>
          <w:shd w:val="clear" w:color="auto" w:fill="auto"/>
          <w:rPrChange w:id="3691" w:author="MUTILE WANYEE" w:date="2024-03-06T15:24:00Z">
            <w:rPr>
              <w:rFonts w:ascii="Book Antiqua" w:cs="Book Antiqua" w:eastAsia="Book Antiqua" w:hAnsi="Book Antiqua"/>
              <w:color w:val="000000"/>
              <w:sz w:val="24"/>
              <w:szCs w:val="24"/>
            </w:rPr>
          </w:rPrChange>
        </w:rPr>
      </w:pPr>
      <w:r w:rsidRPr="F7C2C630">
        <w:rPr>
          <w:rFonts w:ascii="Book Antiqua" w:cs="Book Antiqua" w:eastAsia="Book Antiqua" w:hAnsi="Book Antiqua"/>
          <w:color w:val="000000"/>
          <w:sz w:val="24"/>
          <w:szCs w:val="24"/>
          <w:rPrChange w:id="3692" w:author="MUTILE WANYEE" w:date="2024-03-01T12:23:00Z">
            <w:rPr>
              <w:rFonts w:ascii="Book Antiqua" w:cs="Book Antiqua" w:eastAsia="Book Antiqua" w:hAnsi="Book Antiqua"/>
              <w:color w:val="000000"/>
              <w:sz w:val="24"/>
              <w:szCs w:val="24"/>
            </w:rPr>
          </w:rPrChange>
        </w:rPr>
        <w:t xml:space="preserve">This framework is designed to provide guidance and coordination towards a comprehensive Continuing Professional Development system for all healthcare workers with a focus on national priorities. </w:t>
      </w:r>
    </w:p>
    <w:p>
      <w:pPr>
        <w:pStyle w:val="style0"/>
        <w:spacing w:lineRule="auto" w:line="276"/>
        <w:jc w:val="both"/>
        <w:rPr>
          <w:ins w:id="3693" w:author="MUTILE WANYEE" w:date="2024-03-06T15:24:00Z"/>
          <w:rFonts w:ascii="Book Antiqua" w:cs="Book Antiqua" w:eastAsia="Book Antiqua" w:hAnsi="Times New Roman"/>
          <w:color w:val="auto"/>
          <w:sz w:val="16"/>
          <w:szCs w:val="16"/>
          <w:shd w:val="clear" w:color="auto" w:fill="auto"/>
          <w:rPrChange w:id="3694" w:author="MUTILE WANYEE" w:date="2024-03-06T15:24:00Z">
            <w:rPr>
              <w:rFonts w:ascii="Book Antiqua" w:cs="Book Antiqua" w:eastAsia="Book Antiqua" w:hAnsi="Book Antiqua"/>
              <w:color w:val="000000"/>
              <w:sz w:val="24"/>
              <w:szCs w:val="24"/>
            </w:rPr>
          </w:rPrChange>
        </w:rPr>
      </w:pPr>
    </w:p>
    <w:p>
      <w:pPr>
        <w:pStyle w:val="style0"/>
        <w:spacing w:lineRule="auto" w:line="276"/>
        <w:jc w:val="both"/>
        <w:rPr>
          <w:rFonts w:ascii="Book Antiqua" w:cs="Book Antiqua" w:eastAsia="Book Antiqua" w:hAnsi="Times New Roman"/>
          <w:color w:val="auto"/>
          <w:sz w:val="20"/>
          <w:szCs w:val="24"/>
          <w:shd w:val="clear" w:color="auto" w:fill="auto"/>
          <w:rPrChange w:id="3695" w:author="MUTILE WANYEE" w:date="2024-03-06T15:24:00Z">
            <w:rPr>
              <w:rFonts w:ascii="Book Antiqua" w:cs="Book Antiqua" w:eastAsia="Book Antiqua" w:hAnsi="Book Antiqua"/>
              <w:color w:val="000000"/>
              <w:sz w:val="24"/>
              <w:szCs w:val="24"/>
            </w:rPr>
          </w:rPrChange>
        </w:rPr>
      </w:pPr>
      <w:r w:rsidRPr="FF360F16">
        <w:rPr>
          <w:rFonts w:ascii="Book Antiqua" w:cs="Book Antiqua" w:eastAsia="Book Antiqua" w:hAnsi="Book Antiqua"/>
          <w:color w:val="000000"/>
          <w:sz w:val="24"/>
          <w:szCs w:val="24"/>
          <w:rPrChange w:id="3696" w:author="MUTILE WANYEE" w:date="2024-03-01T12:23:00Z">
            <w:rPr>
              <w:rFonts w:ascii="Book Antiqua" w:cs="Book Antiqua" w:eastAsia="Book Antiqua" w:hAnsi="Book Antiqua"/>
              <w:color w:val="000000"/>
              <w:sz w:val="24"/>
              <w:szCs w:val="24"/>
            </w:rPr>
          </w:rPrChange>
        </w:rPr>
        <w:t>Further, it outlines the roles and responsibilities of regulatory bodies, professional associations, Human Resources Department (HRD), CPD providers and other stakeholders. The framework seeks to operationalize the government policy that stipulates that 40 hours per year should be channeled towards continuous learning for all civil servants. It spells out the responsibilities of all agencies involved in regulation and provision of CPD and indicates the list of cross-cadre courses that are required by all health cadres and how the provision of these courses will be carried out.</w:t>
      </w:r>
    </w:p>
    <w:bookmarkStart w:id="39" w:name="_c1mvcruq3qek" w:colFirst="0" w:colLast="0"/>
    <w:bookmarkEnd w:id="39"/>
    <w:p>
      <w:pPr>
        <w:pStyle w:val="style3"/>
        <w:spacing w:lineRule="auto" w:line="276"/>
        <w:rPr>
          <w:rFonts w:ascii="Book Antiqua" w:cs="Book Antiqua" w:eastAsia="Book Antiqua" w:hAnsi="Book Antiqua"/>
          <w:b/>
          <w:color w:val="000000"/>
        </w:rPr>
      </w:pPr>
      <w:r w:rsidRPr="2D69CE03">
        <w:rPr>
          <w:rFonts w:ascii="Book Antiqua" w:cs="Book Antiqua" w:eastAsia="Book Antiqua" w:hAnsi="Book Antiqua"/>
          <w:b/>
          <w:color w:val="000000"/>
          <w:rPrChange w:id="3697" w:author="MUTILE WANYEE" w:date="2024-03-01T12:23:00Z">
            <w:rPr>
              <w:rFonts w:ascii="Book Antiqua" w:cs="Book Antiqua" w:eastAsia="Book Antiqua" w:hAnsi="Book Antiqua"/>
              <w:b/>
              <w:color w:val="000000"/>
            </w:rPr>
          </w:rPrChange>
        </w:rPr>
        <w:t>6.3.9 In-service training </w:t>
      </w:r>
    </w:p>
    <w:p>
      <w:pPr>
        <w:pStyle w:val="style0"/>
        <w:spacing w:lineRule="auto" w:line="276"/>
        <w:jc w:val="both"/>
        <w:rPr>
          <w:del w:id="3698" w:author="MUTILE WANYEE" w:date="2024-03-06T15:25:00Z"/>
          <w:rFonts w:ascii="Book Antiqua" w:cs="Book Antiqua" w:eastAsia="Book Antiqua" w:hAnsi="Book Antiqua"/>
          <w:color w:val="000000"/>
          <w:sz w:val="24"/>
          <w:szCs w:val="24"/>
          <w:rPrChange w:id="3699" w:author="MUTILE WANYEE" w:date="2024-03-01T12:23:00Z">
            <w:rPr>
              <w:rFonts w:ascii="Book Antiqua" w:cs="Book Antiqua" w:eastAsia="Book Antiqua" w:hAnsi="Book Antiqua"/>
              <w:color w:val="000000"/>
              <w:sz w:val="24"/>
              <w:szCs w:val="24"/>
            </w:rPr>
          </w:rPrChange>
        </w:rPr>
      </w:pPr>
      <w:del w:id="3700" w:author="MUTILE WANYEE" w:date="2024-03-06T15:25:00Z">
        <w:r w:rsidDel="689BD988" w:rsidRPr="62A0A38E">
          <w:rPr>
            <w:rFonts w:ascii="Book Antiqua" w:cs="Book Antiqua" w:eastAsia="Book Antiqua" w:hAnsi="Book Antiqua"/>
            <w:color w:val="000000"/>
            <w:sz w:val="24"/>
            <w:szCs w:val="24"/>
            <w:rPrChange w:id="3701" w:author="MUTILE WANYEE" w:date="2024-03-01T12:23:00Z">
              <w:rPr>
                <w:rFonts w:ascii="Book Antiqua" w:cs="Book Antiqua" w:eastAsia="Book Antiqua" w:hAnsi="Book Antiqua"/>
                <w:color w:val="000000"/>
                <w:sz w:val="24"/>
                <w:szCs w:val="24"/>
              </w:rPr>
            </w:rPrChange>
          </w:rPr>
          <w:delText>Within the health sector, i</w:delText>
        </w:r>
      </w:del>
      <w:ins w:id="3702" w:author="MUTILE WANYEE" w:date="2024-03-06T15:25:00Z">
        <w:r w:rsidR="AA876FF2" w:rsidRPr="B756455B">
          <w:rPr>
            <w:rFonts w:ascii="Book Antiqua" w:cs="Book Antiqua" w:eastAsia="Book Antiqua" w:hAnsi="Book Antiqua"/>
            <w:color w:val="000000"/>
            <w:sz w:val="24"/>
            <w:szCs w:val="24"/>
            <w:rPrChange w:id="3703" w:author="MUTILE WANYEE" w:date="2024-03-01T12:23:00Z">
              <w:rPr>
                <w:rFonts w:ascii="Book Antiqua" w:cs="Book Antiqua" w:eastAsia="Book Antiqua" w:hAnsi="Book Antiqua"/>
                <w:color w:val="000000"/>
                <w:sz w:val="24"/>
                <w:szCs w:val="24"/>
              </w:rPr>
            </w:rPrChange>
          </w:rPr>
          <w:t>I</w:t>
        </w:r>
      </w:ins>
      <w:r w:rsidRPr="66AE681C">
        <w:rPr>
          <w:rFonts w:ascii="Book Antiqua" w:cs="Book Antiqua" w:eastAsia="Book Antiqua" w:hAnsi="Book Antiqua"/>
          <w:color w:val="000000"/>
          <w:sz w:val="24"/>
          <w:szCs w:val="24"/>
          <w:rPrChange w:id="3704" w:author="MUTILE WANYEE" w:date="2024-03-01T12:23:00Z">
            <w:rPr>
              <w:rFonts w:ascii="Book Antiqua" w:cs="Book Antiqua" w:eastAsia="Book Antiqua" w:hAnsi="Book Antiqua"/>
              <w:color w:val="000000"/>
              <w:sz w:val="24"/>
              <w:szCs w:val="24"/>
            </w:rPr>
          </w:rPrChange>
        </w:rPr>
        <w:t>n-service training </w:t>
      </w:r>
      <w:del w:id="3705" w:author="MUTILE WANYEE" w:date="2024-03-06T15:25:00Z">
        <w:r w:rsidDel="C169EA63" w:rsidRPr="30247822">
          <w:rPr>
            <w:rFonts w:ascii="Book Antiqua" w:cs="Book Antiqua" w:eastAsia="Book Antiqua" w:hAnsi="Book Antiqua"/>
            <w:color w:val="000000"/>
            <w:sz w:val="24"/>
            <w:szCs w:val="24"/>
            <w:rPrChange w:id="3706" w:author="MUTILE WANYEE" w:date="2024-03-01T12:23:00Z">
              <w:rPr>
                <w:rFonts w:ascii="Book Antiqua" w:cs="Book Antiqua" w:eastAsia="Book Antiqua" w:hAnsi="Book Antiqua"/>
                <w:color w:val="000000"/>
                <w:sz w:val="24"/>
                <w:szCs w:val="24"/>
              </w:rPr>
            </w:rPrChange>
          </w:rPr>
          <w:delText>refers to training received while employed in the health sector. The training</w:delText>
        </w:r>
      </w:del>
      <w:ins w:id="3707" w:author="MUTILE WANYEE" w:date="2024-03-06T15:25:00Z">
        <w:r w:rsidR="CCDD70C9" w:rsidRPr="EDB84AF6">
          <w:rPr>
            <w:rFonts w:ascii="Book Antiqua" w:cs="Book Antiqua" w:eastAsia="Book Antiqua" w:hAnsi="Book Antiqua"/>
            <w:color w:val="000000"/>
            <w:sz w:val="24"/>
            <w:szCs w:val="24"/>
            <w:rPrChange w:id="3708" w:author="MUTILE WANYEE" w:date="2024-03-01T12:23:00Z">
              <w:rPr>
                <w:rFonts w:ascii="Book Antiqua" w:cs="Book Antiqua" w:eastAsia="Book Antiqua" w:hAnsi="Book Antiqua"/>
                <w:color w:val="000000"/>
                <w:sz w:val="24"/>
                <w:szCs w:val="24"/>
              </w:rPr>
            </w:rPrChange>
          </w:rPr>
          <w:t>is</w:t>
        </w:r>
      </w:ins>
      <w:r w:rsidRPr="6B2780A6">
        <w:rPr>
          <w:rFonts w:ascii="Book Antiqua" w:cs="Book Antiqua" w:eastAsia="Book Antiqua" w:hAnsi="Book Antiqua"/>
          <w:color w:val="000000"/>
          <w:sz w:val="24"/>
          <w:szCs w:val="24"/>
          <w:rPrChange w:id="3709" w:author="MUTILE WANYEE" w:date="2024-03-01T12:23:00Z">
            <w:rPr>
              <w:rFonts w:ascii="Book Antiqua" w:cs="Book Antiqua" w:eastAsia="Book Antiqua" w:hAnsi="Book Antiqua"/>
              <w:color w:val="000000"/>
              <w:sz w:val="24"/>
              <w:szCs w:val="24"/>
            </w:rPr>
          </w:rPrChange>
        </w:rPr>
        <w:t xml:space="preserve"> aim</w:t>
      </w:r>
      <w:ins w:id="3710" w:author="MUTILE WANYEE" w:date="2024-03-06T15:25:00Z">
        <w:r w:rsidR="3230E5B1" w:rsidRPr="C084B8B2">
          <w:rPr>
            <w:rFonts w:ascii="Book Antiqua" w:cs="Book Antiqua" w:eastAsia="Book Antiqua" w:hAnsi="Book Antiqua"/>
            <w:color w:val="000000"/>
            <w:sz w:val="24"/>
            <w:szCs w:val="24"/>
            <w:rPrChange w:id="3711" w:author="MUTILE WANYEE" w:date="2024-03-01T12:23:00Z">
              <w:rPr>
                <w:rFonts w:ascii="Book Antiqua" w:cs="Book Antiqua" w:eastAsia="Book Antiqua" w:hAnsi="Book Antiqua"/>
                <w:color w:val="000000"/>
                <w:sz w:val="24"/>
                <w:szCs w:val="24"/>
              </w:rPr>
            </w:rPrChange>
          </w:rPr>
          <w:t>ed</w:t>
        </w:r>
      </w:ins>
      <w:del w:id="3712" w:author="MUTILE WANYEE" w:date="2024-03-06T15:25:00Z">
        <w:r w:rsidDel="CDCD517E" w:rsidRPr="A72D860C">
          <w:rPr>
            <w:rFonts w:ascii="Book Antiqua" w:cs="Book Antiqua" w:eastAsia="Book Antiqua" w:hAnsi="Book Antiqua"/>
            <w:color w:val="000000"/>
            <w:sz w:val="24"/>
            <w:szCs w:val="24"/>
            <w:rPrChange w:id="3713" w:author="MUTILE WANYEE" w:date="2024-03-01T12:23:00Z">
              <w:rPr>
                <w:rFonts w:ascii="Book Antiqua" w:cs="Book Antiqua" w:eastAsia="Book Antiqua" w:hAnsi="Book Antiqua"/>
                <w:color w:val="000000"/>
                <w:sz w:val="24"/>
                <w:szCs w:val="24"/>
              </w:rPr>
            </w:rPrChange>
          </w:rPr>
          <w:delText>s</w:delText>
        </w:r>
      </w:del>
      <w:r w:rsidRPr="C0006240">
        <w:rPr>
          <w:rFonts w:ascii="Book Antiqua" w:cs="Book Antiqua" w:eastAsia="Book Antiqua" w:hAnsi="Book Antiqua"/>
          <w:color w:val="000000"/>
          <w:sz w:val="24"/>
          <w:szCs w:val="24"/>
          <w:rPrChange w:id="3714" w:author="MUTILE WANYEE" w:date="2024-03-01T12:23:00Z">
            <w:rPr>
              <w:rFonts w:ascii="Book Antiqua" w:cs="Book Antiqua" w:eastAsia="Book Antiqua" w:hAnsi="Book Antiqua"/>
              <w:color w:val="000000"/>
              <w:sz w:val="24"/>
              <w:szCs w:val="24"/>
            </w:rPr>
          </w:rPrChange>
        </w:rPr>
        <w:t xml:space="preserve"> at maintaining core competencies and developing new competences in response to consumer demand and evolving public health needs. (WHO 2013b).</w:t>
      </w:r>
      <w:ins w:id="3715" w:author="MUTILE WANYEE" w:date="2024-03-06T15:25:00Z">
        <w:r w:rsidR="ADE5A038" w:rsidRPr="7753D267">
          <w:rPr>
            <w:rFonts w:ascii="Book Antiqua" w:cs="Book Antiqua" w:eastAsia="Book Antiqua" w:hAnsi="Book Antiqua"/>
            <w:color w:val="000000"/>
            <w:sz w:val="24"/>
            <w:szCs w:val="24"/>
            <w:rPrChange w:id="3716" w:author="MUTILE WANYEE" w:date="2024-03-01T12:23:00Z">
              <w:rPr>
                <w:rFonts w:ascii="Book Antiqua" w:cs="Book Antiqua" w:eastAsia="Book Antiqua" w:hAnsi="Book Antiqua"/>
                <w:color w:val="000000"/>
                <w:sz w:val="24"/>
                <w:szCs w:val="24"/>
              </w:rPr>
            </w:rPrChange>
          </w:rPr>
          <w:t xml:space="preserve"> </w:t>
        </w:r>
      </w:ins>
    </w:p>
    <w:p>
      <w:pPr>
        <w:pStyle w:val="style0"/>
        <w:spacing w:lineRule="auto" w:line="276"/>
        <w:jc w:val="both"/>
        <w:rPr>
          <w:rFonts w:ascii="Book Antiqua" w:cs="Book Antiqua" w:eastAsia="Book Antiqua" w:hAnsi="Book Antiqua"/>
          <w:color w:val="000000"/>
          <w:sz w:val="24"/>
          <w:szCs w:val="24"/>
        </w:rPr>
      </w:pPr>
      <w:r w:rsidRPr="6C20E691">
        <w:rPr>
          <w:rFonts w:ascii="Book Antiqua" w:cs="Book Antiqua" w:eastAsia="Book Antiqua" w:hAnsi="Book Antiqua"/>
          <w:color w:val="000000"/>
          <w:sz w:val="24"/>
          <w:szCs w:val="24"/>
          <w:rPrChange w:id="3717" w:author="MUTILE WANYEE" w:date="2024-03-01T12:23:00Z">
            <w:rPr>
              <w:rFonts w:ascii="Book Antiqua" w:cs="Book Antiqua" w:eastAsia="Book Antiqua" w:hAnsi="Book Antiqua"/>
              <w:color w:val="000000"/>
              <w:sz w:val="24"/>
              <w:szCs w:val="24"/>
            </w:rPr>
          </w:rPrChange>
        </w:rPr>
        <w:t xml:space="preserve">It is carried out as a specialization course for upgrading, promotion or upscaling an individual's </w:t>
      </w:r>
      <w:del w:id="3718" w:author="MUTILE WANYEE" w:date="2024-03-06T15:25:00Z">
        <w:r w:rsidDel="DA992192" w:rsidRPr="368BEFEC">
          <w:rPr>
            <w:rFonts w:ascii="Book Antiqua" w:cs="Book Antiqua" w:eastAsia="Book Antiqua" w:hAnsi="Book Antiqua"/>
            <w:color w:val="000000"/>
            <w:sz w:val="24"/>
            <w:szCs w:val="24"/>
            <w:rPrChange w:id="3719" w:author="MUTILE WANYEE" w:date="2024-03-01T12:23:00Z">
              <w:rPr>
                <w:rFonts w:ascii="Book Antiqua" w:cs="Book Antiqua" w:eastAsia="Book Antiqua" w:hAnsi="Book Antiqua"/>
                <w:color w:val="000000"/>
                <w:sz w:val="24"/>
                <w:szCs w:val="24"/>
              </w:rPr>
            </w:rPrChange>
          </w:rPr>
          <w:delText>p</w:delText>
        </w:r>
      </w:del>
      <w:r w:rsidRPr="DBF0164E">
        <w:rPr>
          <w:rFonts w:ascii="Book Antiqua" w:cs="Book Antiqua" w:eastAsia="Book Antiqua" w:hAnsi="Book Antiqua"/>
          <w:color w:val="000000"/>
          <w:sz w:val="24"/>
          <w:szCs w:val="24"/>
          <w:rPrChange w:id="3720" w:author="MUTILE WANYEE" w:date="2024-03-01T12:23:00Z">
            <w:rPr>
              <w:rFonts w:ascii="Book Antiqua" w:cs="Book Antiqua" w:eastAsia="Book Antiqua" w:hAnsi="Book Antiqua"/>
              <w:color w:val="000000"/>
              <w:sz w:val="24"/>
              <w:szCs w:val="24"/>
            </w:rPr>
          </w:rPrChange>
        </w:rPr>
        <w:t>rofessional. The Ministry of Health also conducts in service in the event of an identified skills gap. </w:t>
      </w:r>
    </w:p>
    <w:p>
      <w:pPr>
        <w:pStyle w:val="style0"/>
        <w:widowControl w:val="false"/>
        <w:spacing w:after="0" w:lineRule="auto" w:line="276"/>
        <w:rPr>
          <w:rFonts w:ascii="Book Antiqua" w:cs="Book Antiqua" w:eastAsia="Book Antiqua" w:hAnsi="Book Antiqua"/>
          <w:b/>
          <w:sz w:val="24"/>
          <w:szCs w:val="24"/>
        </w:rPr>
      </w:pPr>
      <w:r w:rsidRPr="6900626D">
        <w:rPr>
          <w:rFonts w:ascii="Book Antiqua" w:cs="Book Antiqua" w:eastAsia="Book Antiqua" w:hAnsi="Book Antiqua"/>
          <w:b/>
          <w:sz w:val="24"/>
          <w:szCs w:val="24"/>
          <w:rPrChange w:id="3721" w:author="MUTILE WANYEE" w:date="2024-03-01T12:23:00Z">
            <w:rPr>
              <w:rFonts w:ascii="Book Antiqua" w:cs="Book Antiqua" w:eastAsia="Book Antiqua" w:hAnsi="Book Antiqua"/>
              <w:b/>
              <w:sz w:val="24"/>
              <w:szCs w:val="24"/>
            </w:rPr>
          </w:rPrChange>
        </w:rPr>
        <w:t>Bachelor of Science in Nursing (Upgrading)</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3BC70223">
        <w:rPr>
          <w:rFonts w:ascii="Book Antiqua" w:cs="Book Antiqua" w:eastAsia="Book Antiqua" w:hAnsi="Book Antiqua"/>
          <w:sz w:val="24"/>
          <w:szCs w:val="24"/>
          <w:rPrChange w:id="3722" w:author="MUTILE WANYEE" w:date="2024-03-01T12:23:00Z">
            <w:rPr>
              <w:rFonts w:ascii="Book Antiqua" w:cs="Book Antiqua" w:eastAsia="Book Antiqua" w:hAnsi="Book Antiqua"/>
              <w:sz w:val="24"/>
              <w:szCs w:val="24"/>
            </w:rPr>
          </w:rPrChange>
        </w:rPr>
        <w:t>Chuka University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B1905C5C">
        <w:rPr>
          <w:rFonts w:ascii="Book Antiqua" w:cs="Book Antiqua" w:eastAsia="Book Antiqua" w:hAnsi="Book Antiqua"/>
          <w:sz w:val="24"/>
          <w:szCs w:val="24"/>
          <w:rPrChange w:id="3723" w:author="MUTILE WANYEE" w:date="2024-03-01T12:23:00Z">
            <w:rPr>
              <w:rFonts w:ascii="Book Antiqua" w:cs="Book Antiqua" w:eastAsia="Book Antiqua" w:hAnsi="Book Antiqua"/>
              <w:sz w:val="24"/>
              <w:szCs w:val="24"/>
            </w:rPr>
          </w:rPrChange>
        </w:rPr>
        <w:t>Dedan Kimathi University of Technology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D1AE2FF2">
        <w:rPr>
          <w:rFonts w:ascii="Book Antiqua" w:cs="Book Antiqua" w:eastAsia="Book Antiqua" w:hAnsi="Book Antiqua"/>
          <w:sz w:val="24"/>
          <w:szCs w:val="24"/>
          <w:rPrChange w:id="3724" w:author="MUTILE WANYEE" w:date="2024-03-01T12:23:00Z">
            <w:rPr>
              <w:rFonts w:ascii="Book Antiqua" w:cs="Book Antiqua" w:eastAsia="Book Antiqua" w:hAnsi="Book Antiqua"/>
              <w:sz w:val="24"/>
              <w:szCs w:val="24"/>
            </w:rPr>
          </w:rPrChange>
        </w:rPr>
        <w:t>Jomo Kenyatta University of Agriculture and Technology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C06A7EC8">
        <w:rPr>
          <w:rFonts w:ascii="Book Antiqua" w:cs="Book Antiqua" w:eastAsia="Book Antiqua" w:hAnsi="Book Antiqua"/>
          <w:sz w:val="24"/>
          <w:szCs w:val="24"/>
          <w:rPrChange w:id="3725" w:author="MUTILE WANYEE" w:date="2024-03-01T12:23:00Z">
            <w:rPr>
              <w:rFonts w:ascii="Book Antiqua" w:cs="Book Antiqua" w:eastAsia="Book Antiqua" w:hAnsi="Book Antiqua"/>
              <w:sz w:val="24"/>
              <w:szCs w:val="24"/>
            </w:rPr>
          </w:rPrChange>
        </w:rPr>
        <w:t>Kenyatta University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444DD3C8">
        <w:rPr>
          <w:rFonts w:ascii="Book Antiqua" w:cs="Book Antiqua" w:eastAsia="Book Antiqua" w:hAnsi="Book Antiqua"/>
          <w:sz w:val="24"/>
          <w:szCs w:val="24"/>
          <w:rPrChange w:id="3726" w:author="MUTILE WANYEE" w:date="2024-03-01T12:23:00Z">
            <w:rPr>
              <w:rFonts w:ascii="Book Antiqua" w:cs="Book Antiqua" w:eastAsia="Book Antiqua" w:hAnsi="Book Antiqua"/>
              <w:sz w:val="24"/>
              <w:szCs w:val="24"/>
            </w:rPr>
          </w:rPrChange>
        </w:rPr>
        <w:t>Kisii University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B20062D9">
        <w:rPr>
          <w:rFonts w:ascii="Book Antiqua" w:cs="Book Antiqua" w:eastAsia="Book Antiqua" w:hAnsi="Book Antiqua"/>
          <w:sz w:val="24"/>
          <w:szCs w:val="24"/>
          <w:rPrChange w:id="3727" w:author="MUTILE WANYEE" w:date="2024-03-01T12:23:00Z">
            <w:rPr>
              <w:rFonts w:ascii="Book Antiqua" w:cs="Book Antiqua" w:eastAsia="Book Antiqua" w:hAnsi="Book Antiqua"/>
              <w:sz w:val="24"/>
              <w:szCs w:val="24"/>
            </w:rPr>
          </w:rPrChange>
        </w:rPr>
        <w:t>Masinde Muliro University of Science and Technology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FA3FEDEF">
        <w:rPr>
          <w:rFonts w:ascii="Book Antiqua" w:cs="Book Antiqua" w:eastAsia="Book Antiqua" w:hAnsi="Book Antiqua"/>
          <w:sz w:val="24"/>
          <w:szCs w:val="24"/>
          <w:rPrChange w:id="3728" w:author="MUTILE WANYEE" w:date="2024-03-01T12:23:00Z">
            <w:rPr>
              <w:rFonts w:ascii="Book Antiqua" w:cs="Book Antiqua" w:eastAsia="Book Antiqua" w:hAnsi="Book Antiqua"/>
              <w:sz w:val="24"/>
              <w:szCs w:val="24"/>
            </w:rPr>
          </w:rPrChange>
        </w:rPr>
        <w:t>Pwani University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C81DDE22">
        <w:rPr>
          <w:rFonts w:ascii="Book Antiqua" w:cs="Book Antiqua" w:eastAsia="Book Antiqua" w:hAnsi="Book Antiqua"/>
          <w:sz w:val="24"/>
          <w:szCs w:val="24"/>
          <w:rPrChange w:id="3729" w:author="MUTILE WANYEE" w:date="2024-03-01T12:23:00Z">
            <w:rPr>
              <w:rFonts w:ascii="Book Antiqua" w:cs="Book Antiqua" w:eastAsia="Book Antiqua" w:hAnsi="Book Antiqua"/>
              <w:sz w:val="24"/>
              <w:szCs w:val="24"/>
            </w:rPr>
          </w:rPrChange>
        </w:rPr>
        <w:t>St. Paul's University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B4593771">
        <w:rPr>
          <w:rFonts w:ascii="Book Antiqua" w:cs="Book Antiqua" w:eastAsia="Book Antiqua" w:hAnsi="Book Antiqua"/>
          <w:sz w:val="24"/>
          <w:szCs w:val="24"/>
          <w:rPrChange w:id="3730" w:author="MUTILE WANYEE" w:date="2024-03-01T12:23:00Z">
            <w:rPr>
              <w:rFonts w:ascii="Book Antiqua" w:cs="Book Antiqua" w:eastAsia="Book Antiqua" w:hAnsi="Book Antiqua"/>
              <w:sz w:val="24"/>
              <w:szCs w:val="24"/>
            </w:rPr>
          </w:rPrChange>
        </w:rPr>
        <w:t>Umma University</w:t>
      </w:r>
    </w:p>
    <w:p>
      <w:pPr>
        <w:pStyle w:val="style0"/>
        <w:widowControl w:val="false"/>
        <w:numPr>
          <w:ilvl w:val="0"/>
          <w:numId w:val="43"/>
        </w:numPr>
        <w:spacing w:after="0" w:lineRule="auto" w:line="276"/>
        <w:ind w:left="720" w:hanging="360"/>
        <w:rPr>
          <w:rFonts w:ascii="Book Antiqua" w:cs="Book Antiqua" w:eastAsia="Book Antiqua" w:hAnsi="Book Antiqua"/>
          <w:sz w:val="24"/>
          <w:szCs w:val="24"/>
        </w:rPr>
      </w:pPr>
      <w:r w:rsidRPr="403B385B">
        <w:rPr>
          <w:rFonts w:ascii="Book Antiqua" w:cs="Book Antiqua" w:eastAsia="Book Antiqua" w:hAnsi="Book Antiqua"/>
          <w:sz w:val="24"/>
          <w:szCs w:val="24"/>
          <w:rPrChange w:id="3731" w:author="MUTILE WANYEE" w:date="2024-03-01T12:23:00Z">
            <w:rPr>
              <w:rFonts w:ascii="Book Antiqua" w:cs="Book Antiqua" w:eastAsia="Book Antiqua" w:hAnsi="Book Antiqua"/>
              <w:sz w:val="24"/>
              <w:szCs w:val="24"/>
            </w:rPr>
          </w:rPrChange>
        </w:rPr>
        <w:t>University of Kabianga</w:t>
      </w:r>
    </w:p>
    <w:bookmarkStart w:id="40" w:name="_ogaf7d86wute" w:colFirst="0" w:colLast="0"/>
    <w:bookmarkEnd w:id="40"/>
    <w:p>
      <w:pPr>
        <w:pStyle w:val="style2"/>
        <w:spacing w:before="0" w:lineRule="auto" w:line="276"/>
        <w:rPr>
          <w:rFonts w:ascii="Book Antiqua" w:cs="Book Antiqua" w:eastAsia="Book Antiqua" w:hAnsi="Book Antiqua"/>
          <w:sz w:val="16"/>
          <w:szCs w:val="16"/>
        </w:rPr>
      </w:pPr>
    </w:p>
    <w:p>
      <w:pPr>
        <w:pStyle w:val="style2"/>
        <w:spacing w:before="0" w:lineRule="auto" w:line="240"/>
        <w:rPr>
          <w:rFonts w:ascii="Book Antiqua" w:cs="Book Antiqua" w:eastAsia="Book Antiqua" w:hAnsi="Book Antiqua"/>
          <w:b/>
          <w:color w:val="000000"/>
          <w:sz w:val="24"/>
          <w:szCs w:val="24"/>
        </w:rPr>
      </w:pPr>
      <w:r w:rsidRPr="29BB2E4F">
        <w:rPr>
          <w:rFonts w:ascii="Book Antiqua" w:cs="Book Antiqua" w:eastAsia="Book Antiqua" w:hAnsi="Book Antiqua"/>
          <w:b/>
          <w:color w:val="000000"/>
          <w:sz w:val="24"/>
          <w:szCs w:val="24"/>
          <w:rPrChange w:id="3732" w:author="MUTILE WANYEE" w:date="2024-03-01T12:23:00Z">
            <w:rPr>
              <w:rFonts w:ascii="Book Antiqua" w:cs="Book Antiqua" w:eastAsia="Book Antiqua" w:hAnsi="Book Antiqua"/>
              <w:b/>
              <w:color w:val="000000"/>
              <w:sz w:val="24"/>
              <w:szCs w:val="24"/>
            </w:rPr>
          </w:rPrChange>
        </w:rPr>
        <w:t>6.4 Health Education Finances </w:t>
      </w:r>
    </w:p>
    <w:p>
      <w:pPr>
        <w:pStyle w:val="style0"/>
        <w:spacing w:after="0" w:lineRule="auto" w:line="276"/>
        <w:jc w:val="both"/>
        <w:rPr>
          <w:del w:id="3733" w:author="MUTILE WANYEE" w:date="2024-03-06T15:26:00Z"/>
          <w:rFonts w:ascii="Book Antiqua" w:cs="Book Antiqua" w:eastAsia="Book Antiqua" w:hAnsi="Book Antiqua"/>
          <w:color w:val="000000"/>
          <w:sz w:val="16"/>
          <w:szCs w:val="16"/>
          <w:rPrChange w:id="3734" w:author="MUTILE WANYEE" w:date="2024-03-01T12:23:00Z">
            <w:rPr>
              <w:rFonts w:ascii="Book Antiqua" w:cs="Book Antiqua" w:eastAsia="Book Antiqua" w:hAnsi="Book Antiqua"/>
              <w:color w:val="000000"/>
              <w:sz w:val="16"/>
              <w:szCs w:val="16"/>
            </w:rPr>
          </w:rPrChange>
        </w:rPr>
      </w:pPr>
    </w:p>
    <w:p>
      <w:pPr>
        <w:pStyle w:val="style0"/>
        <w:spacing w:after="0" w:lineRule="auto" w:line="276"/>
        <w:jc w:val="both"/>
        <w:rPr>
          <w:rFonts w:ascii="Book Antiqua" w:cs="Book Antiqua" w:eastAsia="Book Antiqua" w:hAnsi="Book Antiqua"/>
          <w:sz w:val="24"/>
          <w:szCs w:val="24"/>
        </w:rPr>
      </w:pPr>
      <w:r w:rsidRPr="69A8F7A6">
        <w:rPr>
          <w:rFonts w:ascii="Book Antiqua" w:cs="Book Antiqua" w:eastAsia="Book Antiqua" w:hAnsi="Book Antiqua"/>
          <w:color w:val="000000"/>
          <w:sz w:val="24"/>
          <w:szCs w:val="24"/>
          <w:rPrChange w:id="3735" w:author="MUTILE WANYEE" w:date="2024-03-01T12:23:00Z">
            <w:rPr>
              <w:rFonts w:ascii="Book Antiqua" w:cs="Book Antiqua" w:eastAsia="Book Antiqua" w:hAnsi="Book Antiqua"/>
              <w:color w:val="000000"/>
              <w:sz w:val="24"/>
              <w:szCs w:val="24"/>
            </w:rPr>
          </w:rPrChange>
        </w:rPr>
        <w:t>An effective financing architecture to support the strengthening of intersectoral</w:t>
      </w:r>
      <w:r w:rsidRPr="45C125B9">
        <w:rPr>
          <w:rFonts w:ascii="Book Antiqua" w:cs="Book Antiqua" w:eastAsia="Book Antiqua" w:hAnsi="Book Antiqua"/>
          <w:sz w:val="24"/>
          <w:szCs w:val="24"/>
          <w:rPrChange w:id="3736" w:author="MUTILE WANYEE" w:date="2024-03-01T12:23:00Z">
            <w:rPr>
              <w:rFonts w:ascii="Book Antiqua" w:cs="Book Antiqua" w:eastAsia="Book Antiqua" w:hAnsi="Book Antiqua"/>
              <w:sz w:val="24"/>
              <w:szCs w:val="24"/>
            </w:rPr>
          </w:rPrChange>
        </w:rPr>
        <w:t xml:space="preserve"> </w:t>
      </w:r>
      <w:r w:rsidRPr="DCE6BC1B">
        <w:rPr>
          <w:rFonts w:ascii="Book Antiqua" w:cs="Book Antiqua" w:eastAsia="Book Antiqua" w:hAnsi="Book Antiqua"/>
          <w:color w:val="000000"/>
          <w:sz w:val="24"/>
          <w:szCs w:val="24"/>
          <w:rPrChange w:id="3737" w:author="MUTILE WANYEE" w:date="2024-03-01T12:23:00Z">
            <w:rPr>
              <w:rFonts w:ascii="Book Antiqua" w:cs="Book Antiqua" w:eastAsia="Book Antiqua" w:hAnsi="Book Antiqua"/>
              <w:color w:val="000000"/>
              <w:sz w:val="24"/>
              <w:szCs w:val="24"/>
            </w:rPr>
          </w:rPrChange>
        </w:rPr>
        <w:t>collaboration between health and education sectors, as well as to promote investment in lifelong</w:t>
      </w:r>
      <w:r w:rsidRPr="F24CF56E">
        <w:rPr>
          <w:rFonts w:ascii="Book Antiqua" w:cs="Book Antiqua" w:eastAsia="Book Antiqua" w:hAnsi="Book Antiqua"/>
          <w:sz w:val="24"/>
          <w:szCs w:val="24"/>
          <w:rPrChange w:id="3738" w:author="MUTILE WANYEE" w:date="2024-03-01T12:23:00Z">
            <w:rPr>
              <w:rFonts w:ascii="Book Antiqua" w:cs="Book Antiqua" w:eastAsia="Book Antiqua" w:hAnsi="Book Antiqua"/>
              <w:sz w:val="24"/>
              <w:szCs w:val="24"/>
            </w:rPr>
          </w:rPrChange>
        </w:rPr>
        <w:t xml:space="preserve"> </w:t>
      </w:r>
      <w:r w:rsidRPr="A2413242">
        <w:rPr>
          <w:rFonts w:ascii="Book Antiqua" w:cs="Book Antiqua" w:eastAsia="Book Antiqua" w:hAnsi="Book Antiqua"/>
          <w:color w:val="000000"/>
          <w:sz w:val="24"/>
          <w:szCs w:val="24"/>
          <w:rPrChange w:id="3739" w:author="MUTILE WANYEE" w:date="2024-03-01T12:23:00Z">
            <w:rPr>
              <w:rFonts w:ascii="Book Antiqua" w:cs="Book Antiqua" w:eastAsia="Book Antiqua" w:hAnsi="Book Antiqua"/>
              <w:color w:val="000000"/>
              <w:sz w:val="24"/>
              <w:szCs w:val="24"/>
            </w:rPr>
          </w:rPrChange>
        </w:rPr>
        <w:t>learning systems is of paramount importance. Data on the availability of this financing will be used to support retention policies, advance understanding</w:t>
      </w:r>
      <w:r w:rsidRPr="41B5EDC5">
        <w:rPr>
          <w:rFonts w:ascii="Book Antiqua" w:cs="Book Antiqua" w:eastAsia="Book Antiqua" w:hAnsi="Book Antiqua"/>
          <w:sz w:val="24"/>
          <w:szCs w:val="24"/>
          <w:rPrChange w:id="3740" w:author="MUTILE WANYEE" w:date="2024-03-01T12:23:00Z">
            <w:rPr>
              <w:rFonts w:ascii="Book Antiqua" w:cs="Book Antiqua" w:eastAsia="Book Antiqua" w:hAnsi="Book Antiqua"/>
              <w:sz w:val="24"/>
              <w:szCs w:val="24"/>
            </w:rPr>
          </w:rPrChange>
        </w:rPr>
        <w:t xml:space="preserve"> </w:t>
      </w:r>
      <w:r w:rsidRPr="2B6EA305">
        <w:rPr>
          <w:rFonts w:ascii="Book Antiqua" w:cs="Book Antiqua" w:eastAsia="Book Antiqua" w:hAnsi="Book Antiqua"/>
          <w:color w:val="000000"/>
          <w:sz w:val="24"/>
          <w:szCs w:val="24"/>
          <w:rPrChange w:id="3741" w:author="MUTILE WANYEE" w:date="2024-03-01T12:23:00Z">
            <w:rPr>
              <w:rFonts w:ascii="Book Antiqua" w:cs="Book Antiqua" w:eastAsia="Book Antiqua" w:hAnsi="Book Antiqua"/>
              <w:color w:val="000000"/>
              <w:sz w:val="24"/>
              <w:szCs w:val="24"/>
            </w:rPr>
          </w:rPrChange>
        </w:rPr>
        <w:t>on targeted investments that will promote equitable access to education and lifelong</w:t>
      </w:r>
      <w:r w:rsidRPr="09C4B4CE">
        <w:rPr>
          <w:rFonts w:ascii="Book Antiqua" w:cs="Book Antiqua" w:eastAsia="Book Antiqua" w:hAnsi="Book Antiqua"/>
          <w:sz w:val="24"/>
          <w:szCs w:val="24"/>
          <w:rPrChange w:id="3742" w:author="MUTILE WANYEE" w:date="2024-03-01T12:23:00Z">
            <w:rPr>
              <w:rFonts w:ascii="Book Antiqua" w:cs="Book Antiqua" w:eastAsia="Book Antiqua" w:hAnsi="Book Antiqua"/>
              <w:sz w:val="24"/>
              <w:szCs w:val="24"/>
            </w:rPr>
          </w:rPrChange>
        </w:rPr>
        <w:t xml:space="preserve"> </w:t>
      </w:r>
      <w:r w:rsidRPr="020C40A1">
        <w:rPr>
          <w:rFonts w:ascii="Book Antiqua" w:cs="Book Antiqua" w:eastAsia="Book Antiqua" w:hAnsi="Book Antiqua"/>
          <w:color w:val="000000"/>
          <w:sz w:val="24"/>
          <w:szCs w:val="24"/>
          <w:rPrChange w:id="3743" w:author="MUTILE WANYEE" w:date="2024-03-01T12:23:00Z">
            <w:rPr>
              <w:rFonts w:ascii="Book Antiqua" w:cs="Book Antiqua" w:eastAsia="Book Antiqua" w:hAnsi="Book Antiqua"/>
              <w:color w:val="000000"/>
              <w:sz w:val="24"/>
              <w:szCs w:val="24"/>
            </w:rPr>
          </w:rPrChange>
        </w:rPr>
        <w:t>learning opportunities. It will also identify and commit adequate budgetary resources for</w:t>
      </w:r>
      <w:r w:rsidRPr="F6766CF5">
        <w:rPr>
          <w:rFonts w:ascii="Book Antiqua" w:cs="Book Antiqua" w:eastAsia="Book Antiqua" w:hAnsi="Book Antiqua"/>
          <w:sz w:val="24"/>
          <w:szCs w:val="24"/>
          <w:rPrChange w:id="3744" w:author="MUTILE WANYEE" w:date="2024-03-01T12:23:00Z">
            <w:rPr>
              <w:rFonts w:ascii="Book Antiqua" w:cs="Book Antiqua" w:eastAsia="Book Antiqua" w:hAnsi="Book Antiqua"/>
              <w:sz w:val="24"/>
              <w:szCs w:val="24"/>
            </w:rPr>
          </w:rPrChange>
        </w:rPr>
        <w:t xml:space="preserve"> </w:t>
      </w:r>
      <w:r w:rsidRPr="5C7DB5AE">
        <w:rPr>
          <w:rFonts w:ascii="Book Antiqua" w:cs="Book Antiqua" w:eastAsia="Book Antiqua" w:hAnsi="Book Antiqua"/>
          <w:color w:val="000000"/>
          <w:sz w:val="24"/>
          <w:szCs w:val="24"/>
          <w:rPrChange w:id="3745" w:author="MUTILE WANYEE" w:date="2024-03-01T12:23:00Z">
            <w:rPr>
              <w:rFonts w:ascii="Book Antiqua" w:cs="Book Antiqua" w:eastAsia="Book Antiqua" w:hAnsi="Book Antiqua"/>
              <w:color w:val="000000"/>
              <w:sz w:val="24"/>
              <w:szCs w:val="24"/>
            </w:rPr>
          </w:rPrChange>
        </w:rPr>
        <w:t xml:space="preserve">investments in transformative education, skills and job creation. </w:t>
      </w:r>
      <w:del w:id="3746" w:author="MUTILE WANYEE" w:date="2024-03-06T15:26:00Z">
        <w:r w:rsidDel="2DD84EA0" w:rsidRPr="F7212B23">
          <w:rPr>
            <w:rFonts w:ascii="Book Antiqua" w:cs="Book Antiqua" w:eastAsia="Book Antiqua" w:hAnsi="Book Antiqua"/>
            <w:sz w:val="24"/>
            <w:szCs w:val="24"/>
            <w:rPrChange w:id="3747" w:author="MUTILE WANYEE" w:date="2024-03-01T12:23:00Z">
              <w:rPr>
                <w:rFonts w:ascii="Book Antiqua" w:cs="Book Antiqua" w:eastAsia="Book Antiqua" w:hAnsi="Book Antiqua"/>
                <w:sz w:val="24"/>
                <w:szCs w:val="24"/>
              </w:rPr>
            </w:rPrChange>
          </w:rPr>
          <w:delText>This indicator will monitor financing of and investment in health workforce education and training by mapping and tracking expenditure on health workforce education and training, and provides information on the cost of health workforce development.</w:delText>
        </w:r>
      </w:del>
    </w:p>
    <w:p>
      <w:pPr>
        <w:pStyle w:val="style0"/>
        <w:spacing w:after="0"/>
        <w:rPr>
          <w:sz w:val="16"/>
          <w:szCs w:val="16"/>
        </w:rPr>
      </w:pPr>
    </w:p>
    <w:p>
      <w:pPr>
        <w:pStyle w:val="style0"/>
        <w:spacing w:after="0"/>
        <w:jc w:val="both"/>
        <w:rPr>
          <w:rFonts w:ascii="Book Antiqua" w:cs="Book Antiqua" w:eastAsia="Book Antiqua" w:hAnsi="Book Antiqua"/>
          <w:sz w:val="24"/>
          <w:szCs w:val="24"/>
        </w:rPr>
      </w:pPr>
      <w:r w:rsidRPr="0E96062C">
        <w:rPr>
          <w:rFonts w:ascii="Book Antiqua" w:cs="Book Antiqua" w:eastAsia="Book Antiqua" w:hAnsi="Book Antiqua"/>
          <w:sz w:val="24"/>
          <w:szCs w:val="24"/>
          <w:rPrChange w:id="3748" w:author="MUTILE WANYEE" w:date="2024-03-01T12:23:00Z">
            <w:rPr>
              <w:rFonts w:ascii="Book Antiqua" w:cs="Book Antiqua" w:eastAsia="Book Antiqua" w:hAnsi="Book Antiqua"/>
              <w:sz w:val="24"/>
              <w:szCs w:val="24"/>
            </w:rPr>
          </w:rPrChange>
        </w:rPr>
        <w:t>During the review process of the selected indicators the team agreed that the multiagency stakeholder’s forum shall be expanded to include the State Department of University Education so that they can be tasked to avail the data that is not available now from their department.</w:t>
      </w:r>
    </w:p>
    <w:p>
      <w:pPr>
        <w:pStyle w:val="style0"/>
        <w:spacing w:after="0"/>
        <w:rPr>
          <w:sz w:val="16"/>
          <w:szCs w:val="16"/>
        </w:rPr>
      </w:pPr>
    </w:p>
    <w:p>
      <w:pPr>
        <w:pStyle w:val="style0"/>
        <w:spacing w:lineRule="auto" w:line="276"/>
        <w:jc w:val="both"/>
        <w:rPr>
          <w:rFonts w:ascii="Book Antiqua" w:cs="Book Antiqua" w:eastAsia="Book Antiqua" w:hAnsi="Book Antiqua"/>
          <w:sz w:val="24"/>
          <w:szCs w:val="24"/>
        </w:rPr>
      </w:pPr>
      <w:r w:rsidRPr="20ADAAC8">
        <w:rPr>
          <w:rFonts w:ascii="Book Antiqua" w:cs="Book Antiqua" w:eastAsia="Book Antiqua" w:hAnsi="Book Antiqua"/>
          <w:color w:val="000000"/>
          <w:sz w:val="24"/>
          <w:szCs w:val="24"/>
          <w:rPrChange w:id="3749" w:author="MUTILE WANYEE" w:date="2024-03-01T12:23:00Z">
            <w:rPr>
              <w:rFonts w:ascii="Book Antiqua" w:cs="Book Antiqua" w:eastAsia="Book Antiqua" w:hAnsi="Book Antiqua"/>
              <w:color w:val="000000"/>
              <w:sz w:val="24"/>
              <w:szCs w:val="24"/>
            </w:rPr>
          </w:rPrChange>
        </w:rPr>
        <w:t>The Universities Funding Board has computed the Maximum Differentiated Unit Cost available at</w:t>
      </w:r>
      <w:r w:rsidRPr="6FE5C112">
        <w:rPr>
          <w:rFonts w:ascii="Book Antiqua" w:cs="Book Antiqua" w:eastAsia="Book Antiqua" w:hAnsi="Book Antiqua"/>
          <w:color w:val="4a86e8"/>
          <w:sz w:val="24"/>
          <w:szCs w:val="24"/>
          <w:rPrChange w:id="3750" w:author="MUTILE WANYEE" w:date="2024-03-01T12:23:00Z">
            <w:rPr>
              <w:rFonts w:ascii="Book Antiqua" w:cs="Book Antiqua" w:eastAsia="Book Antiqua" w:hAnsi="Book Antiqua"/>
              <w:color w:val="4a86e8"/>
              <w:sz w:val="24"/>
              <w:szCs w:val="24"/>
            </w:rPr>
          </w:rPrChange>
        </w:rPr>
        <w:t xml:space="preserve"> </w:t>
      </w:r>
      <w:r>
        <w:rPr/>
        <w:fldChar w:fldCharType="begin"/>
      </w:r>
      <w:r>
        <w:instrText xml:space="preserve"> HYPERLINK "https://ufb.go.ke/download/maximum-differentiated-unit-cost/" </w:instrText>
      </w:r>
      <w:r>
        <w:rPr/>
        <w:fldChar w:fldCharType="separate"/>
      </w:r>
      <w:r w:rsidRPr="FD6E5300">
        <w:rPr>
          <w:rFonts w:ascii="Book Antiqua" w:cs="Book Antiqua" w:eastAsia="Book Antiqua" w:hAnsi="Book Antiqua"/>
          <w:color w:val="1155cc"/>
          <w:sz w:val="24"/>
          <w:szCs w:val="24"/>
          <w:u w:val="single"/>
          <w:rPrChange w:id="3751" w:author="MUTILE WANYEE" w:date="2024-03-01T12:23:00Z">
            <w:rPr>
              <w:rFonts w:ascii="Book Antiqua" w:cs="Book Antiqua" w:eastAsia="Book Antiqua" w:hAnsi="Book Antiqua"/>
              <w:color w:val="1155cc"/>
              <w:sz w:val="24"/>
              <w:szCs w:val="24"/>
              <w:u w:val="single"/>
            </w:rPr>
          </w:rPrChange>
        </w:rPr>
        <w:t>Maximum Differentiated Unit Cost – University Fund</w:t>
      </w:r>
      <w:r>
        <w:rPr/>
        <w:fldChar w:fldCharType="end"/>
      </w:r>
      <w:r w:rsidRPr="63195377">
        <w:rPr>
          <w:rFonts w:ascii="Book Antiqua" w:cs="Book Antiqua" w:eastAsia="Book Antiqua" w:hAnsi="Book Antiqua"/>
          <w:sz w:val="24"/>
          <w:szCs w:val="24"/>
          <w:rPrChange w:id="3752" w:author="MUTILE WANYEE" w:date="2024-03-01T12:23:00Z">
            <w:rPr>
              <w:rFonts w:ascii="Book Antiqua" w:cs="Book Antiqua" w:eastAsia="Book Antiqua" w:hAnsi="Book Antiqua"/>
              <w:sz w:val="24"/>
              <w:szCs w:val="24"/>
            </w:rPr>
          </w:rPrChange>
        </w:rPr>
        <w:t xml:space="preserve">. </w:t>
      </w:r>
      <w:r w:rsidRPr="E91C11CD">
        <w:rPr>
          <w:rFonts w:ascii="Book Antiqua" w:cs="Book Antiqua" w:eastAsia="Book Antiqua" w:hAnsi="Book Antiqua"/>
          <w:color w:val="000000"/>
          <w:sz w:val="24"/>
          <w:szCs w:val="24"/>
          <w:rPrChange w:id="3753" w:author="MUTILE WANYEE" w:date="2024-03-01T12:23:00Z">
            <w:rPr>
              <w:rFonts w:ascii="Book Antiqua" w:cs="Book Antiqua" w:eastAsia="Book Antiqua" w:hAnsi="Book Antiqua"/>
              <w:color w:val="000000"/>
              <w:sz w:val="24"/>
              <w:szCs w:val="24"/>
            </w:rPr>
          </w:rPrChange>
        </w:rPr>
        <w:t xml:space="preserve">Under the new system known as the Differentiated Unit Cost (DUC), all university academic programmes have been grouped into 14 clusters and the cost of teaching each fixed. </w:t>
      </w:r>
      <w:r w:rsidRPr="ED3A2784">
        <w:rPr>
          <w:rFonts w:ascii="Book Antiqua" w:cs="Book Antiqua" w:eastAsia="Book Antiqua" w:hAnsi="Book Antiqua"/>
          <w:sz w:val="24"/>
          <w:szCs w:val="24"/>
          <w:rPrChange w:id="3754" w:author="MUTILE WANYEE" w:date="2024-03-01T12:23:00Z">
            <w:rPr>
              <w:rFonts w:ascii="Book Antiqua" w:cs="Book Antiqua" w:eastAsia="Book Antiqua" w:hAnsi="Book Antiqua"/>
              <w:sz w:val="24"/>
              <w:szCs w:val="24"/>
            </w:rPr>
          </w:rPrChange>
        </w:rPr>
        <w:t>The details are contained in report prepared by the Vice Chancellors Committee of Public Universities in Kenya.</w:t>
      </w:r>
    </w:p>
    <w:tbl>
      <w:tblPr>
        <w:tblStyle w:val="style4116"/>
        <w:tblW w:w="998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55"/>
        <w:gridCol w:w="1995"/>
        <w:gridCol w:w="3350"/>
        <w:gridCol w:w="3780"/>
      </w:tblGrid>
      <w:tr>
        <w:trPr>
          <w:cantSplit w:val="false"/>
          <w:trHeight w:val="8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b/>
                <w:sz w:val="24"/>
                <w:szCs w:val="24"/>
              </w:rPr>
            </w:pPr>
            <w:r w:rsidRPr="79E5E07B">
              <w:rPr>
                <w:rFonts w:ascii="Book Antiqua" w:cs="Book Antiqua" w:eastAsia="Book Antiqua" w:hAnsi="Book Antiqua"/>
                <w:b/>
                <w:sz w:val="24"/>
                <w:szCs w:val="24"/>
                <w:rPrChange w:id="3755" w:author="MUTILE WANYEE" w:date="2024-03-01T12:23:00Z">
                  <w:rPr>
                    <w:rFonts w:ascii="Book Antiqua" w:cs="Book Antiqua" w:eastAsia="Book Antiqua" w:hAnsi="Book Antiqua"/>
                    <w:b/>
                    <w:sz w:val="24"/>
                    <w:szCs w:val="24"/>
                  </w:rPr>
                </w:rPrChange>
              </w:rPr>
              <w:t>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b/>
                <w:sz w:val="24"/>
                <w:szCs w:val="24"/>
              </w:rPr>
            </w:pPr>
            <w:r w:rsidRPr="E853CA2A">
              <w:rPr>
                <w:rFonts w:ascii="Book Antiqua" w:cs="Book Antiqua" w:eastAsia="Book Antiqua" w:hAnsi="Book Antiqua"/>
                <w:b/>
                <w:sz w:val="24"/>
                <w:szCs w:val="24"/>
                <w:rPrChange w:id="3756" w:author="MUTILE WANYEE" w:date="2024-03-01T12:23:00Z">
                  <w:rPr>
                    <w:rFonts w:ascii="Book Antiqua" w:cs="Book Antiqua" w:eastAsia="Book Antiqua" w:hAnsi="Book Antiqua"/>
                    <w:b/>
                    <w:sz w:val="24"/>
                    <w:szCs w:val="24"/>
                  </w:rPr>
                </w:rPrChange>
              </w:rPr>
              <w:t>Degree Courses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b/>
                <w:sz w:val="24"/>
                <w:szCs w:val="24"/>
              </w:rPr>
            </w:pPr>
            <w:r w:rsidRPr="6C718E57">
              <w:rPr>
                <w:rFonts w:ascii="Book Antiqua" w:cs="Book Antiqua" w:eastAsia="Book Antiqua" w:hAnsi="Book Antiqua"/>
                <w:b/>
                <w:sz w:val="24"/>
                <w:szCs w:val="24"/>
                <w:rPrChange w:id="3757" w:author="MUTILE WANYEE" w:date="2024-03-01T12:23:00Z">
                  <w:rPr>
                    <w:rFonts w:ascii="Book Antiqua" w:cs="Book Antiqua" w:eastAsia="Book Antiqua" w:hAnsi="Book Antiqua"/>
                    <w:b/>
                    <w:sz w:val="24"/>
                    <w:szCs w:val="24"/>
                  </w:rPr>
                </w:rPrChange>
              </w:rPr>
              <w:t>Differentiated unit Cost per Academic year for Kenyans (Ksh)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b/>
                <w:sz w:val="24"/>
                <w:szCs w:val="24"/>
              </w:rPr>
            </w:pPr>
            <w:r w:rsidRPr="7BE37549">
              <w:rPr>
                <w:rFonts w:ascii="Book Antiqua" w:cs="Book Antiqua" w:eastAsia="Book Antiqua" w:hAnsi="Book Antiqua"/>
                <w:b/>
                <w:sz w:val="24"/>
                <w:szCs w:val="24"/>
                <w:rPrChange w:id="3758" w:author="MUTILE WANYEE" w:date="2024-03-01T12:23:00Z">
                  <w:rPr>
                    <w:rFonts w:ascii="Book Antiqua" w:cs="Book Antiqua" w:eastAsia="Book Antiqua" w:hAnsi="Book Antiqua"/>
                    <w:b/>
                    <w:sz w:val="24"/>
                    <w:szCs w:val="24"/>
                  </w:rPr>
                </w:rPrChange>
              </w:rPr>
              <w:t>Differentiated unit Cost per Academic year for Non-Kenyans (Ksh) 30% more</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E2466057">
              <w:rPr>
                <w:rFonts w:ascii="Book Antiqua" w:cs="Book Antiqua" w:eastAsia="Book Antiqua" w:hAnsi="Book Antiqua"/>
                <w:sz w:val="24"/>
                <w:szCs w:val="24"/>
                <w:rPrChange w:id="3759"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9AB8FD49">
              <w:rPr>
                <w:rFonts w:ascii="Book Antiqua" w:cs="Book Antiqua" w:eastAsia="Book Antiqua" w:hAnsi="Book Antiqua"/>
                <w:sz w:val="24"/>
                <w:szCs w:val="24"/>
                <w:rPrChange w:id="3760" w:author="MUTILE WANYEE" w:date="2024-03-01T12:23:00Z">
                  <w:rPr>
                    <w:rFonts w:ascii="Book Antiqua" w:cs="Book Antiqua" w:eastAsia="Book Antiqua" w:hAnsi="Book Antiqua"/>
                    <w:sz w:val="24"/>
                    <w:szCs w:val="24"/>
                  </w:rPr>
                </w:rPrChange>
              </w:rPr>
              <w:t>Medicine</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69D0F4AD">
              <w:rPr>
                <w:rFonts w:ascii="Book Antiqua" w:cs="Book Antiqua" w:eastAsia="Book Antiqua" w:hAnsi="Book Antiqua"/>
                <w:sz w:val="24"/>
                <w:szCs w:val="24"/>
                <w:rPrChange w:id="3761" w:author="MUTILE WANYEE" w:date="2024-03-01T12:23:00Z">
                  <w:rPr>
                    <w:rFonts w:ascii="Book Antiqua" w:cs="Book Antiqua" w:eastAsia="Book Antiqua" w:hAnsi="Book Antiqua"/>
                    <w:sz w:val="24"/>
                    <w:szCs w:val="24"/>
                  </w:rPr>
                </w:rPrChange>
              </w:rPr>
              <w:t>576, 000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2E9C98AE">
              <w:rPr>
                <w:rFonts w:ascii="Book Antiqua" w:cs="Book Antiqua" w:eastAsia="Book Antiqua" w:hAnsi="Book Antiqua"/>
                <w:sz w:val="24"/>
                <w:szCs w:val="24"/>
                <w:rPrChange w:id="3762" w:author="MUTILE WANYEE" w:date="2024-03-01T12:23:00Z">
                  <w:rPr>
                    <w:rFonts w:ascii="Book Antiqua" w:cs="Book Antiqua" w:eastAsia="Book Antiqua" w:hAnsi="Book Antiqua"/>
                    <w:sz w:val="24"/>
                    <w:szCs w:val="24"/>
                  </w:rPr>
                </w:rPrChange>
              </w:rPr>
              <w:t>748,800</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CFCB448A">
              <w:rPr>
                <w:rFonts w:ascii="Book Antiqua" w:cs="Book Antiqua" w:eastAsia="Book Antiqua" w:hAnsi="Book Antiqua"/>
                <w:sz w:val="24"/>
                <w:szCs w:val="24"/>
                <w:rPrChange w:id="3763"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C595222A">
              <w:rPr>
                <w:rFonts w:ascii="Book Antiqua" w:cs="Book Antiqua" w:eastAsia="Book Antiqua" w:hAnsi="Book Antiqua"/>
                <w:sz w:val="24"/>
                <w:szCs w:val="24"/>
                <w:rPrChange w:id="3764" w:author="MUTILE WANYEE" w:date="2024-03-01T12:23:00Z">
                  <w:rPr>
                    <w:rFonts w:ascii="Book Antiqua" w:cs="Book Antiqua" w:eastAsia="Book Antiqua" w:hAnsi="Book Antiqua"/>
                    <w:sz w:val="24"/>
                    <w:szCs w:val="24"/>
                  </w:rPr>
                </w:rPrChange>
              </w:rPr>
              <w:t>Dentistry</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0BC31BA0">
              <w:rPr>
                <w:rFonts w:ascii="Book Antiqua" w:cs="Book Antiqua" w:eastAsia="Book Antiqua" w:hAnsi="Book Antiqua"/>
                <w:sz w:val="24"/>
                <w:szCs w:val="24"/>
                <w:rPrChange w:id="3765" w:author="MUTILE WANYEE" w:date="2024-03-01T12:23:00Z">
                  <w:rPr>
                    <w:rFonts w:ascii="Book Antiqua" w:cs="Book Antiqua" w:eastAsia="Book Antiqua" w:hAnsi="Book Antiqua"/>
                    <w:sz w:val="24"/>
                    <w:szCs w:val="24"/>
                  </w:rPr>
                </w:rPrChange>
              </w:rPr>
              <w:t>600,000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992A4A3A">
              <w:rPr>
                <w:rFonts w:ascii="Book Antiqua" w:cs="Book Antiqua" w:eastAsia="Book Antiqua" w:hAnsi="Book Antiqua"/>
                <w:sz w:val="24"/>
                <w:szCs w:val="24"/>
                <w:rPrChange w:id="3766" w:author="MUTILE WANYEE" w:date="2024-03-01T12:23:00Z">
                  <w:rPr>
                    <w:rFonts w:ascii="Book Antiqua" w:cs="Book Antiqua" w:eastAsia="Book Antiqua" w:hAnsi="Book Antiqua"/>
                    <w:sz w:val="24"/>
                    <w:szCs w:val="24"/>
                  </w:rPr>
                </w:rPrChange>
              </w:rPr>
              <w:t>780,000</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87983C30">
              <w:rPr>
                <w:rFonts w:ascii="Book Antiqua" w:cs="Book Antiqua" w:eastAsia="Book Antiqua" w:hAnsi="Book Antiqua"/>
                <w:sz w:val="24"/>
                <w:szCs w:val="24"/>
                <w:rPrChange w:id="3767" w:author="MUTILE WANYEE" w:date="2024-03-01T12:23:00Z">
                  <w:rPr>
                    <w:rFonts w:ascii="Book Antiqua" w:cs="Book Antiqua" w:eastAsia="Book Antiqua" w:hAnsi="Book Antiqua"/>
                    <w:sz w:val="24"/>
                    <w:szCs w:val="24"/>
                  </w:rPr>
                </w:rPrChange>
              </w:rPr>
              <w:t>Pharmacy</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36B6BB58">
              <w:rPr>
                <w:rFonts w:ascii="Book Antiqua" w:cs="Book Antiqua" w:eastAsia="Book Antiqua" w:hAnsi="Book Antiqua"/>
                <w:sz w:val="24"/>
                <w:szCs w:val="24"/>
                <w:rPrChange w:id="3768" w:author="MUTILE WANYEE" w:date="2024-03-01T12:23:00Z">
                  <w:rPr>
                    <w:rFonts w:ascii="Book Antiqua" w:cs="Book Antiqua" w:eastAsia="Book Antiqua" w:hAnsi="Book Antiqua"/>
                    <w:sz w:val="24"/>
                    <w:szCs w:val="24"/>
                  </w:rPr>
                </w:rPrChange>
              </w:rPr>
              <w:t>432, 000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992D7798">
              <w:rPr>
                <w:rFonts w:ascii="Book Antiqua" w:cs="Book Antiqua" w:eastAsia="Book Antiqua" w:hAnsi="Book Antiqua"/>
                <w:sz w:val="24"/>
                <w:szCs w:val="24"/>
                <w:rPrChange w:id="3769" w:author="MUTILE WANYEE" w:date="2024-03-01T12:23:00Z">
                  <w:rPr>
                    <w:rFonts w:ascii="Book Antiqua" w:cs="Book Antiqua" w:eastAsia="Book Antiqua" w:hAnsi="Book Antiqua"/>
                    <w:sz w:val="24"/>
                    <w:szCs w:val="24"/>
                  </w:rPr>
                </w:rPrChange>
              </w:rPr>
              <w:t>561,000</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071F0C37">
              <w:rPr>
                <w:rFonts w:ascii="Book Antiqua" w:cs="Book Antiqua" w:eastAsia="Book Antiqua" w:hAnsi="Book Antiqua"/>
                <w:sz w:val="24"/>
                <w:szCs w:val="24"/>
                <w:rPrChange w:id="3770"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696D96C2">
              <w:rPr>
                <w:rFonts w:ascii="Book Antiqua" w:cs="Book Antiqua" w:eastAsia="Book Antiqua" w:hAnsi="Book Antiqua"/>
                <w:sz w:val="24"/>
                <w:szCs w:val="24"/>
                <w:rPrChange w:id="3771" w:author="MUTILE WANYEE" w:date="2024-03-01T12:23:00Z">
                  <w:rPr>
                    <w:rFonts w:ascii="Book Antiqua" w:cs="Book Antiqua" w:eastAsia="Book Antiqua" w:hAnsi="Book Antiqua"/>
                    <w:sz w:val="24"/>
                    <w:szCs w:val="24"/>
                  </w:rPr>
                </w:rPrChange>
              </w:rPr>
              <w:t>Nursing</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FE4D8DB9">
              <w:rPr>
                <w:rFonts w:ascii="Book Antiqua" w:cs="Book Antiqua" w:eastAsia="Book Antiqua" w:hAnsi="Book Antiqua"/>
                <w:sz w:val="24"/>
                <w:szCs w:val="24"/>
                <w:rPrChange w:id="3772" w:author="MUTILE WANYEE" w:date="2024-03-01T12:23:00Z">
                  <w:rPr>
                    <w:rFonts w:ascii="Book Antiqua" w:cs="Book Antiqua" w:eastAsia="Book Antiqua" w:hAnsi="Book Antiqua"/>
                    <w:sz w:val="24"/>
                    <w:szCs w:val="24"/>
                  </w:rPr>
                </w:rPrChange>
              </w:rPr>
              <w:t>536,000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ACAED2E9">
              <w:rPr>
                <w:rFonts w:ascii="Book Antiqua" w:cs="Book Antiqua" w:eastAsia="Book Antiqua" w:hAnsi="Book Antiqua"/>
                <w:sz w:val="24"/>
                <w:szCs w:val="24"/>
                <w:rPrChange w:id="3773" w:author="MUTILE WANYEE" w:date="2024-03-01T12:23:00Z">
                  <w:rPr>
                    <w:rFonts w:ascii="Book Antiqua" w:cs="Book Antiqua" w:eastAsia="Book Antiqua" w:hAnsi="Book Antiqua"/>
                    <w:sz w:val="24"/>
                    <w:szCs w:val="24"/>
                  </w:rPr>
                </w:rPrChange>
              </w:rPr>
              <w:t>696,000</w:t>
            </w:r>
          </w:p>
        </w:tc>
      </w:tr>
    </w:tbl>
    <w:p>
      <w:pPr>
        <w:pStyle w:val="style0"/>
        <w:spacing w:after="0" w:lineRule="auto" w:line="240"/>
        <w:jc w:val="both"/>
        <w:rPr>
          <w:rFonts w:ascii="Book Antiqua" w:cs="Book Antiqua" w:eastAsia="Book Antiqua" w:hAnsi="Book Antiqua"/>
          <w:sz w:val="24"/>
          <w:szCs w:val="24"/>
        </w:rPr>
      </w:pPr>
    </w:p>
    <w:p>
      <w:pPr>
        <w:pStyle w:val="style0"/>
        <w:spacing w:after="0" w:lineRule="auto" w:line="240"/>
        <w:jc w:val="both"/>
        <w:rPr>
          <w:rFonts w:ascii="Book Antiqua" w:cs="Book Antiqua" w:eastAsia="Book Antiqua" w:hAnsi="Book Antiqua"/>
          <w:sz w:val="24"/>
          <w:szCs w:val="24"/>
        </w:rPr>
      </w:pPr>
      <w:r w:rsidRPr="21611E71">
        <w:rPr>
          <w:rFonts w:ascii="Book Antiqua" w:cs="Book Antiqua" w:eastAsia="Book Antiqua" w:hAnsi="Book Antiqua"/>
          <w:sz w:val="24"/>
          <w:szCs w:val="24"/>
          <w:rPrChange w:id="3774" w:author="MUTILE WANYEE" w:date="2024-03-01T12:23:00Z">
            <w:rPr>
              <w:rFonts w:ascii="Book Antiqua" w:cs="Book Antiqua" w:eastAsia="Book Antiqua" w:hAnsi="Book Antiqua"/>
              <w:sz w:val="24"/>
              <w:szCs w:val="24"/>
            </w:rPr>
          </w:rPrChange>
        </w:rPr>
        <w:t>The graduate fees differ depending on one’s course, ranging from Sh113,000 to Sh750,000 for 45 units. The doctoral fee range between Sh97,800 to Sh156,800 depending on course. Non-East Africans pay 30 per cent above local rates for tuition and all mandatory charges like library, medical and student activity fees.</w:t>
      </w:r>
      <w:r w:rsidRPr="73632687">
        <w:rPr>
          <w:rFonts w:ascii="Book Antiqua" w:cs="Book Antiqua" w:eastAsia="Book Antiqua" w:hAnsi="Book Antiqua"/>
          <w:color w:val="0000ff"/>
          <w:sz w:val="24"/>
          <w:szCs w:val="24"/>
          <w:u w:val="single"/>
          <w:rPrChange w:id="3775" w:author="MUTILE WANYEE" w:date="2024-03-01T12:23:00Z">
            <w:rPr>
              <w:rFonts w:ascii="Book Antiqua" w:cs="Book Antiqua" w:eastAsia="Book Antiqua" w:hAnsi="Book Antiqua"/>
              <w:color w:val="0000ff"/>
              <w:sz w:val="24"/>
              <w:szCs w:val="24"/>
              <w:u w:val="single"/>
            </w:rPr>
          </w:rPrChange>
        </w:rPr>
        <w:t xml:space="preserve"> https://www. fee-structures-of-the-most-popular-universities-in-Kenya.</w:t>
      </w:r>
    </w:p>
    <w:p>
      <w:pPr>
        <w:pStyle w:val="style0"/>
        <w:spacing w:lineRule="auto" w:line="276"/>
        <w:jc w:val="both"/>
        <w:rPr>
          <w:rFonts w:ascii="Book Antiqua" w:cs="Book Antiqua" w:eastAsia="Book Antiqua" w:hAnsi="Book Antiqua"/>
          <w:sz w:val="24"/>
          <w:szCs w:val="24"/>
        </w:rPr>
      </w:pPr>
      <w:r w:rsidRPr="C7E143F2">
        <w:rPr>
          <w:rFonts w:ascii="Book Antiqua" w:cs="Book Antiqua" w:eastAsia="Book Antiqua" w:hAnsi="Book Antiqua"/>
          <w:sz w:val="24"/>
          <w:szCs w:val="24"/>
          <w:rPrChange w:id="3776" w:author="MUTILE WANYEE" w:date="2024-03-01T12:23:00Z">
            <w:rPr>
              <w:rFonts w:ascii="Book Antiqua" w:cs="Book Antiqua" w:eastAsia="Book Antiqua" w:hAnsi="Book Antiqua"/>
              <w:sz w:val="24"/>
              <w:szCs w:val="24"/>
            </w:rPr>
          </w:rPrChange>
        </w:rPr>
        <w:t>The Kenya Medical Training College fee structure is regulated by the Ministry of Health and communicated on the KMTC website</w:t>
      </w:r>
      <w:r>
        <w:rPr/>
        <w:fldChar w:fldCharType="begin"/>
      </w:r>
      <w:r>
        <w:instrText xml:space="preserve"> HYPERLINK "https://kmtc.ac.ke/payment-options/" </w:instrText>
      </w:r>
      <w:r>
        <w:rPr/>
        <w:fldChar w:fldCharType="separate"/>
      </w:r>
      <w:r w:rsidRPr="049EB76B">
        <w:rPr>
          <w:rFonts w:ascii="Book Antiqua" w:cs="Book Antiqua" w:eastAsia="Book Antiqua" w:hAnsi="Book Antiqua"/>
          <w:color w:val="000000"/>
          <w:sz w:val="24"/>
          <w:szCs w:val="24"/>
          <w:rPrChange w:id="3777" w:author="MUTILE WANYEE" w:date="2024-03-01T12:23:00Z">
            <w:rPr>
              <w:rFonts w:ascii="Book Antiqua" w:cs="Book Antiqua" w:eastAsia="Book Antiqua" w:hAnsi="Book Antiqua"/>
              <w:color w:val="000000"/>
              <w:sz w:val="24"/>
              <w:szCs w:val="24"/>
            </w:rPr>
          </w:rPrChange>
        </w:rPr>
        <w:t xml:space="preserve"> </w:t>
      </w:r>
      <w:r>
        <w:rPr/>
        <w:fldChar w:fldCharType="end"/>
      </w:r>
      <w:r>
        <w:rPr/>
        <w:fldChar w:fldCharType="begin"/>
      </w:r>
      <w:r>
        <w:instrText xml:space="preserve"> HYPERLINK "https://kmtc.ac.ke/payment-options/" </w:instrText>
      </w:r>
      <w:r>
        <w:rPr/>
        <w:fldChar w:fldCharType="separate"/>
      </w:r>
      <w:r w:rsidRPr="A3356A3D">
        <w:rPr>
          <w:rFonts w:ascii="Book Antiqua" w:cs="Book Antiqua" w:eastAsia="Book Antiqua" w:hAnsi="Book Antiqua"/>
          <w:color w:val="0000ff"/>
          <w:sz w:val="24"/>
          <w:szCs w:val="24"/>
          <w:u w:val="single"/>
          <w:rPrChange w:id="3778" w:author="MUTILE WANYEE" w:date="2024-03-01T12:23:00Z">
            <w:rPr>
              <w:rFonts w:ascii="Book Antiqua" w:cs="Book Antiqua" w:eastAsia="Book Antiqua" w:hAnsi="Book Antiqua"/>
              <w:color w:val="0000ff"/>
              <w:sz w:val="24"/>
              <w:szCs w:val="24"/>
              <w:u w:val="single"/>
            </w:rPr>
          </w:rPrChange>
        </w:rPr>
        <w:t>https://kmtc.ac.ke/payment-options/</w:t>
      </w:r>
      <w:r>
        <w:rPr/>
        <w:fldChar w:fldCharType="end"/>
      </w:r>
      <w:r w:rsidRPr="334A5649">
        <w:rPr>
          <w:rFonts w:ascii="Book Antiqua" w:cs="Book Antiqua" w:eastAsia="Book Antiqua" w:hAnsi="Book Antiqua"/>
          <w:sz w:val="24"/>
          <w:szCs w:val="24"/>
          <w:rPrChange w:id="3779" w:author="MUTILE WANYEE" w:date="2024-03-01T12:23:00Z">
            <w:rPr>
              <w:rFonts w:ascii="Book Antiqua" w:cs="Book Antiqua" w:eastAsia="Book Antiqua" w:hAnsi="Book Antiqua"/>
              <w:sz w:val="24"/>
              <w:szCs w:val="24"/>
            </w:rPr>
          </w:rPrChange>
        </w:rPr>
        <w:t xml:space="preserve"> The cost per year for different course and mode of training is as indicated in the following Table:-</w:t>
      </w:r>
    </w:p>
    <w:p>
      <w:pPr>
        <w:pStyle w:val="style0"/>
        <w:spacing w:after="0" w:lineRule="auto" w:line="240"/>
        <w:jc w:val="both"/>
        <w:rPr>
          <w:rFonts w:ascii="Book Antiqua" w:cs="Book Antiqua" w:eastAsia="Book Antiqua" w:hAnsi="Book Antiqua"/>
          <w:b/>
          <w:sz w:val="24"/>
          <w:szCs w:val="24"/>
        </w:rPr>
      </w:pPr>
      <w:r w:rsidRPr="DA846409">
        <w:rPr>
          <w:rFonts w:ascii="Book Antiqua" w:cs="Book Antiqua" w:eastAsia="Book Antiqua" w:hAnsi="Book Antiqua"/>
          <w:i/>
          <w:color w:val="0000ff"/>
          <w:sz w:val="24"/>
          <w:szCs w:val="24"/>
          <w:rPrChange w:id="3780" w:author="MUTILE WANYEE" w:date="2024-03-01T12:23:00Z">
            <w:rPr>
              <w:rFonts w:ascii="Book Antiqua" w:cs="Book Antiqua" w:eastAsia="Book Antiqua" w:hAnsi="Book Antiqua"/>
              <w:i/>
              <w:color w:val="0000ff"/>
              <w:sz w:val="24"/>
              <w:szCs w:val="24"/>
            </w:rPr>
          </w:rPrChange>
        </w:rPr>
        <w:t xml:space="preserve"> </w:t>
      </w:r>
      <w:r w:rsidRPr="0CA15D48">
        <w:rPr>
          <w:rFonts w:ascii="Book Antiqua" w:cs="Book Antiqua" w:eastAsia="Book Antiqua" w:hAnsi="Book Antiqua"/>
          <w:b/>
          <w:i/>
          <w:sz w:val="24"/>
          <w:szCs w:val="24"/>
          <w:rPrChange w:id="3781" w:author="MUTILE WANYEE" w:date="2024-03-01T12:23:00Z">
            <w:rPr>
              <w:rFonts w:ascii="Book Antiqua" w:cs="Book Antiqua" w:eastAsia="Book Antiqua" w:hAnsi="Book Antiqua"/>
              <w:b/>
              <w:i/>
              <w:sz w:val="24"/>
              <w:szCs w:val="24"/>
            </w:rPr>
          </w:rPrChange>
        </w:rPr>
        <w:t>Table 3: Financial cost of KMTC Programmes</w:t>
      </w:r>
      <w:r w:rsidRPr="DA3EAABC">
        <w:rPr>
          <w:rFonts w:ascii="Book Antiqua" w:cs="Book Antiqua" w:eastAsia="Book Antiqua" w:hAnsi="Book Antiqua"/>
          <w:b/>
          <w:sz w:val="24"/>
          <w:szCs w:val="24"/>
          <w:rPrChange w:id="3782" w:author="MUTILE WANYEE" w:date="2024-03-01T12:23:00Z">
            <w:rPr>
              <w:rFonts w:ascii="Book Antiqua" w:cs="Book Antiqua" w:eastAsia="Book Antiqua" w:hAnsi="Book Antiqua"/>
              <w:b/>
              <w:sz w:val="24"/>
              <w:szCs w:val="24"/>
            </w:rPr>
          </w:rPrChange>
        </w:rPr>
        <w:t xml:space="preserve"> </w:t>
      </w:r>
    </w:p>
    <w:tbl>
      <w:tblPr>
        <w:tblStyle w:val="style4117"/>
        <w:tblW w:w="9396" w:type="dxa"/>
        <w:jc w:val="left"/>
        <w:tblInd w:w="2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51"/>
        <w:gridCol w:w="2100"/>
        <w:gridCol w:w="1305"/>
        <w:gridCol w:w="1530"/>
        <w:gridCol w:w="1080"/>
        <w:gridCol w:w="1560"/>
        <w:gridCol w:w="1070"/>
      </w:tblGrid>
      <w:tr>
        <w:trPr>
          <w:cantSplit w:val="false"/>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b/>
                <w:sz w:val="24"/>
                <w:szCs w:val="24"/>
              </w:rPr>
            </w:pPr>
            <w:r w:rsidRPr="9B2F664C">
              <w:rPr>
                <w:rFonts w:ascii="Book Antiqua" w:cs="Book Antiqua" w:eastAsia="Book Antiqua" w:hAnsi="Book Antiqua"/>
                <w:b/>
                <w:sz w:val="24"/>
                <w:szCs w:val="24"/>
                <w:rPrChange w:id="3783" w:author="MUTILE WANYEE" w:date="2024-03-01T12:23:00Z">
                  <w:rPr>
                    <w:rFonts w:ascii="Book Antiqua" w:cs="Book Antiqua" w:eastAsia="Book Antiqua" w:hAnsi="Book Antiqua"/>
                    <w:b/>
                    <w:sz w:val="24"/>
                    <w:szCs w:val="24"/>
                  </w:rPr>
                </w:rPrChange>
              </w:rPr>
              <w:t>S/No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b/>
                <w:sz w:val="24"/>
                <w:szCs w:val="24"/>
              </w:rPr>
            </w:pPr>
            <w:r w:rsidRPr="798E7B4C">
              <w:rPr>
                <w:rFonts w:ascii="Book Antiqua" w:cs="Book Antiqua" w:eastAsia="Book Antiqua" w:hAnsi="Book Antiqua"/>
                <w:b/>
                <w:sz w:val="24"/>
                <w:szCs w:val="24"/>
                <w:rPrChange w:id="3784" w:author="MUTILE WANYEE" w:date="2024-03-01T12:23:00Z">
                  <w:rPr>
                    <w:rFonts w:ascii="Book Antiqua" w:cs="Book Antiqua" w:eastAsia="Book Antiqua" w:hAnsi="Book Antiqua"/>
                    <w:b/>
                    <w:sz w:val="24"/>
                    <w:szCs w:val="24"/>
                  </w:rPr>
                </w:rPrChange>
              </w:rPr>
              <w:t>Course/ mode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b/>
                <w:sz w:val="24"/>
                <w:szCs w:val="24"/>
              </w:rPr>
            </w:pPr>
            <w:r w:rsidRPr="7E8B3317">
              <w:rPr>
                <w:rFonts w:ascii="Book Antiqua" w:cs="Book Antiqua" w:eastAsia="Book Antiqua" w:hAnsi="Book Antiqua"/>
                <w:b/>
                <w:sz w:val="24"/>
                <w:szCs w:val="24"/>
                <w:rPrChange w:id="3785" w:author="MUTILE WANYEE" w:date="2024-03-01T12:23:00Z">
                  <w:rPr>
                    <w:rFonts w:ascii="Book Antiqua" w:cs="Book Antiqua" w:eastAsia="Book Antiqua" w:hAnsi="Book Antiqua"/>
                    <w:b/>
                    <w:sz w:val="24"/>
                    <w:szCs w:val="24"/>
                  </w:rPr>
                </w:rPrChange>
              </w:rPr>
              <w:t>Year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b/>
                <w:sz w:val="24"/>
                <w:szCs w:val="24"/>
              </w:rPr>
            </w:pPr>
            <w:r w:rsidRPr="5E105560">
              <w:rPr>
                <w:rFonts w:ascii="Book Antiqua" w:cs="Book Antiqua" w:eastAsia="Book Antiqua" w:hAnsi="Book Antiqua"/>
                <w:b/>
                <w:sz w:val="24"/>
                <w:szCs w:val="24"/>
                <w:rPrChange w:id="3786" w:author="MUTILE WANYEE" w:date="2024-03-01T12:23:00Z">
                  <w:rPr>
                    <w:rFonts w:ascii="Book Antiqua" w:cs="Book Antiqua" w:eastAsia="Book Antiqua" w:hAnsi="Book Antiqua"/>
                    <w:b/>
                    <w:sz w:val="24"/>
                    <w:szCs w:val="24"/>
                  </w:rPr>
                </w:rPrChange>
              </w:rPr>
              <w:t>Year 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b/>
                <w:sz w:val="24"/>
                <w:szCs w:val="24"/>
              </w:rPr>
            </w:pPr>
            <w:r w:rsidRPr="F97D047B">
              <w:rPr>
                <w:rFonts w:ascii="Book Antiqua" w:cs="Book Antiqua" w:eastAsia="Book Antiqua" w:hAnsi="Book Antiqua"/>
                <w:b/>
                <w:sz w:val="24"/>
                <w:szCs w:val="24"/>
                <w:rPrChange w:id="3787" w:author="MUTILE WANYEE" w:date="2024-03-01T12:23:00Z">
                  <w:rPr>
                    <w:rFonts w:ascii="Book Antiqua" w:cs="Book Antiqua" w:eastAsia="Book Antiqua" w:hAnsi="Book Antiqua"/>
                    <w:b/>
                    <w:sz w:val="24"/>
                    <w:szCs w:val="24"/>
                  </w:rPr>
                </w:rPrChange>
              </w:rPr>
              <w:t>Year 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b/>
                <w:sz w:val="24"/>
                <w:szCs w:val="24"/>
              </w:rPr>
            </w:pPr>
            <w:r w:rsidRPr="EE72A471">
              <w:rPr>
                <w:rFonts w:ascii="Book Antiqua" w:cs="Book Antiqua" w:eastAsia="Book Antiqua" w:hAnsi="Book Antiqua"/>
                <w:b/>
                <w:sz w:val="24"/>
                <w:szCs w:val="24"/>
                <w:rPrChange w:id="3788" w:author="MUTILE WANYEE" w:date="2024-03-01T12:23:00Z">
                  <w:rPr>
                    <w:rFonts w:ascii="Book Antiqua" w:cs="Book Antiqua" w:eastAsia="Book Antiqua" w:hAnsi="Book Antiqua"/>
                    <w:b/>
                    <w:sz w:val="24"/>
                    <w:szCs w:val="24"/>
                  </w:rPr>
                </w:rPrChange>
              </w:rPr>
              <w:t>Year 4 (6months)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306C532A">
              <w:rPr>
                <w:rFonts w:ascii="Book Antiqua" w:cs="Book Antiqua" w:eastAsia="Book Antiqua" w:hAnsi="Book Antiqua"/>
                <w:b/>
                <w:sz w:val="24"/>
                <w:szCs w:val="24"/>
                <w:rPrChange w:id="3789" w:author="MUTILE WANYEE" w:date="2024-03-01T12:23:00Z">
                  <w:rPr>
                    <w:rFonts w:ascii="Book Antiqua" w:cs="Book Antiqua" w:eastAsia="Book Antiqua" w:hAnsi="Book Antiqua"/>
                    <w:b/>
                    <w:sz w:val="24"/>
                    <w:szCs w:val="24"/>
                  </w:rPr>
                </w:rPrChange>
              </w:rPr>
              <w:t>Total</w:t>
            </w:r>
          </w:p>
        </w:tc>
      </w:tr>
      <w:tr>
        <w:tblPrEx/>
        <w:trPr>
          <w:cantSplit w:val="false"/>
          <w:trHeight w:val="364"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17E906AF">
              <w:rPr>
                <w:rFonts w:ascii="Book Antiqua" w:cs="Book Antiqua" w:eastAsia="Book Antiqua" w:hAnsi="Book Antiqua"/>
                <w:sz w:val="24"/>
                <w:szCs w:val="24"/>
                <w:rPrChange w:id="3790" w:author="MUTILE WANYEE" w:date="2024-03-01T12:23:00Z">
                  <w:rPr>
                    <w:rFonts w:ascii="Book Antiqua" w:cs="Book Antiqua" w:eastAsia="Book Antiqua" w:hAnsi="Book Antiqua"/>
                    <w:sz w:val="24"/>
                    <w:szCs w:val="24"/>
                  </w:rPr>
                </w:rPrChange>
              </w:rPr>
              <w:t>1</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FDC4B3E4">
              <w:rPr>
                <w:rFonts w:ascii="Book Antiqua" w:cs="Book Antiqua" w:eastAsia="Book Antiqua" w:hAnsi="Book Antiqua"/>
                <w:sz w:val="24"/>
                <w:szCs w:val="24"/>
                <w:rPrChange w:id="3791" w:author="MUTILE WANYEE" w:date="2024-03-01T12:23:00Z">
                  <w:rPr>
                    <w:rFonts w:ascii="Book Antiqua" w:cs="Book Antiqua" w:eastAsia="Book Antiqua" w:hAnsi="Book Antiqua"/>
                    <w:sz w:val="24"/>
                    <w:szCs w:val="24"/>
                  </w:rPr>
                </w:rPrChange>
              </w:rPr>
              <w:t>Regular</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95F5CBFE">
              <w:rPr>
                <w:rFonts w:ascii="Book Antiqua" w:cs="Book Antiqua" w:eastAsia="Book Antiqua" w:hAnsi="Book Antiqua"/>
                <w:sz w:val="24"/>
                <w:szCs w:val="24"/>
                <w:rPrChange w:id="3792" w:author="MUTILE WANYEE" w:date="2024-03-01T12:23:00Z">
                  <w:rPr>
                    <w:rFonts w:ascii="Book Antiqua" w:cs="Book Antiqua" w:eastAsia="Book Antiqua" w:hAnsi="Book Antiqua"/>
                    <w:sz w:val="24"/>
                    <w:szCs w:val="24"/>
                  </w:rPr>
                </w:rPrChange>
              </w:rPr>
              <w:t>80,700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3A4D7A23">
              <w:rPr>
                <w:rFonts w:ascii="Book Antiqua" w:cs="Book Antiqua" w:eastAsia="Book Antiqua" w:hAnsi="Book Antiqua"/>
                <w:sz w:val="24"/>
                <w:szCs w:val="24"/>
                <w:rPrChange w:id="3793" w:author="MUTILE WANYEE" w:date="2024-03-01T12:23:00Z">
                  <w:rPr>
                    <w:rFonts w:ascii="Book Antiqua" w:cs="Book Antiqua" w:eastAsia="Book Antiqua" w:hAnsi="Book Antiqua"/>
                    <w:sz w:val="24"/>
                    <w:szCs w:val="24"/>
                  </w:rPr>
                </w:rPrChange>
              </w:rPr>
              <w:t>78,000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C2207747">
              <w:rPr>
                <w:rFonts w:ascii="Book Antiqua" w:cs="Book Antiqua" w:eastAsia="Book Antiqua" w:hAnsi="Book Antiqua"/>
                <w:sz w:val="24"/>
                <w:szCs w:val="24"/>
                <w:rPrChange w:id="3794" w:author="MUTILE WANYEE" w:date="2024-03-01T12:23:00Z">
                  <w:rPr>
                    <w:rFonts w:ascii="Book Antiqua" w:cs="Book Antiqua" w:eastAsia="Book Antiqua" w:hAnsi="Book Antiqua"/>
                    <w:sz w:val="24"/>
                    <w:szCs w:val="24"/>
                  </w:rPr>
                </w:rPrChange>
              </w:rPr>
              <w:t>78,000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1C61B766">
              <w:rPr>
                <w:rFonts w:ascii="Book Antiqua" w:cs="Book Antiqua" w:eastAsia="Book Antiqua" w:hAnsi="Book Antiqua"/>
                <w:sz w:val="24"/>
                <w:szCs w:val="24"/>
                <w:rPrChange w:id="3795" w:author="MUTILE WANYEE" w:date="2024-03-01T12:23:00Z">
                  <w:rPr>
                    <w:rFonts w:ascii="Book Antiqua" w:cs="Book Antiqua" w:eastAsia="Book Antiqua" w:hAnsi="Book Antiqua"/>
                    <w:sz w:val="24"/>
                    <w:szCs w:val="24"/>
                  </w:rPr>
                </w:rPrChange>
              </w:rPr>
              <w:t>39,000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215A56EA">
              <w:rPr>
                <w:rFonts w:ascii="Book Antiqua" w:cs="Book Antiqua" w:eastAsia="Book Antiqua" w:hAnsi="Book Antiqua"/>
                <w:b/>
                <w:sz w:val="24"/>
                <w:szCs w:val="24"/>
                <w:rPrChange w:id="3796" w:author="MUTILE WANYEE" w:date="2024-03-01T12:23:00Z">
                  <w:rPr>
                    <w:rFonts w:ascii="Book Antiqua" w:cs="Book Antiqua" w:eastAsia="Book Antiqua" w:hAnsi="Book Antiqua"/>
                    <w:b/>
                    <w:sz w:val="24"/>
                    <w:szCs w:val="24"/>
                  </w:rPr>
                </w:rPrChange>
              </w:rPr>
              <w:t>275,700</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C4AD52CD">
              <w:rPr>
                <w:rFonts w:ascii="Book Antiqua" w:cs="Book Antiqua" w:eastAsia="Book Antiqua" w:hAnsi="Book Antiqua"/>
                <w:sz w:val="24"/>
                <w:szCs w:val="24"/>
                <w:rPrChange w:id="3797" w:author="MUTILE WANYEE" w:date="2024-03-01T12:23:00Z">
                  <w:rPr>
                    <w:rFonts w:ascii="Book Antiqua" w:cs="Book Antiqua" w:eastAsia="Book Antiqua" w:hAnsi="Book Antiqua"/>
                    <w:sz w:val="24"/>
                    <w:szCs w:val="24"/>
                  </w:rPr>
                </w:rPrChange>
              </w:rPr>
              <w:t>2</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25113D21">
              <w:rPr>
                <w:rFonts w:ascii="Book Antiqua" w:cs="Book Antiqua" w:eastAsia="Book Antiqua" w:hAnsi="Book Antiqua"/>
                <w:sz w:val="24"/>
                <w:szCs w:val="24"/>
                <w:rPrChange w:id="3798" w:author="MUTILE WANYEE" w:date="2024-03-01T12:23:00Z">
                  <w:rPr>
                    <w:rFonts w:ascii="Book Antiqua" w:cs="Book Antiqua" w:eastAsia="Book Antiqua" w:hAnsi="Book Antiqua"/>
                    <w:sz w:val="24"/>
                    <w:szCs w:val="24"/>
                  </w:rPr>
                </w:rPrChange>
              </w:rPr>
              <w:t>Self-sponsored</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A45373A9">
              <w:rPr>
                <w:rFonts w:ascii="Book Antiqua" w:cs="Book Antiqua" w:eastAsia="Book Antiqua" w:hAnsi="Book Antiqua"/>
                <w:sz w:val="24"/>
                <w:szCs w:val="24"/>
                <w:rPrChange w:id="3799" w:author="MUTILE WANYEE" w:date="2024-03-01T12:23:00Z">
                  <w:rPr>
                    <w:rFonts w:ascii="Book Antiqua" w:cs="Book Antiqua" w:eastAsia="Book Antiqua" w:hAnsi="Book Antiqua"/>
                    <w:sz w:val="24"/>
                    <w:szCs w:val="24"/>
                  </w:rPr>
                </w:rPrChange>
              </w:rPr>
              <w:t>120,700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FD4D0F84">
              <w:rPr>
                <w:rFonts w:ascii="Book Antiqua" w:cs="Book Antiqua" w:eastAsia="Book Antiqua" w:hAnsi="Book Antiqua"/>
                <w:sz w:val="24"/>
                <w:szCs w:val="24"/>
                <w:rPrChange w:id="3800" w:author="MUTILE WANYEE" w:date="2024-03-01T12:23:00Z">
                  <w:rPr>
                    <w:rFonts w:ascii="Book Antiqua" w:cs="Book Antiqua" w:eastAsia="Book Antiqua" w:hAnsi="Book Antiqua"/>
                    <w:sz w:val="24"/>
                    <w:szCs w:val="24"/>
                  </w:rPr>
                </w:rPrChange>
              </w:rPr>
              <w:t>118,000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D2662B28">
              <w:rPr>
                <w:rFonts w:ascii="Book Antiqua" w:cs="Book Antiqua" w:eastAsia="Book Antiqua" w:hAnsi="Book Antiqua"/>
                <w:sz w:val="24"/>
                <w:szCs w:val="24"/>
                <w:rPrChange w:id="3801" w:author="MUTILE WANYEE" w:date="2024-03-01T12:23:00Z">
                  <w:rPr>
                    <w:rFonts w:ascii="Book Antiqua" w:cs="Book Antiqua" w:eastAsia="Book Antiqua" w:hAnsi="Book Antiqua"/>
                    <w:sz w:val="24"/>
                    <w:szCs w:val="24"/>
                  </w:rPr>
                </w:rPrChange>
              </w:rPr>
              <w:t>118,000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B506DD19">
              <w:rPr>
                <w:rFonts w:ascii="Book Antiqua" w:cs="Book Antiqua" w:eastAsia="Book Antiqua" w:hAnsi="Book Antiqua"/>
                <w:sz w:val="24"/>
                <w:szCs w:val="24"/>
                <w:rPrChange w:id="3802" w:author="MUTILE WANYEE" w:date="2024-03-01T12:23:00Z">
                  <w:rPr>
                    <w:rFonts w:ascii="Book Antiqua" w:cs="Book Antiqua" w:eastAsia="Book Antiqua" w:hAnsi="Book Antiqua"/>
                    <w:sz w:val="24"/>
                    <w:szCs w:val="24"/>
                  </w:rPr>
                </w:rPrChange>
              </w:rPr>
              <w:t>59,000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7F077C4D">
              <w:rPr>
                <w:rFonts w:ascii="Book Antiqua" w:cs="Book Antiqua" w:eastAsia="Book Antiqua" w:hAnsi="Book Antiqua"/>
                <w:b/>
                <w:sz w:val="24"/>
                <w:szCs w:val="24"/>
                <w:rPrChange w:id="3803" w:author="MUTILE WANYEE" w:date="2024-03-01T12:23:00Z">
                  <w:rPr>
                    <w:rFonts w:ascii="Book Antiqua" w:cs="Book Antiqua" w:eastAsia="Book Antiqua" w:hAnsi="Book Antiqua"/>
                    <w:b/>
                    <w:sz w:val="24"/>
                    <w:szCs w:val="24"/>
                  </w:rPr>
                </w:rPrChange>
              </w:rPr>
              <w:t>415,700</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C6B97C94">
              <w:rPr>
                <w:rFonts w:ascii="Book Antiqua" w:cs="Book Antiqua" w:eastAsia="Book Antiqua" w:hAnsi="Book Antiqua"/>
                <w:sz w:val="24"/>
                <w:szCs w:val="24"/>
                <w:rPrChange w:id="3804" w:author="MUTILE WANYEE" w:date="2024-03-01T12:23:00Z">
                  <w:rPr>
                    <w:rFonts w:ascii="Book Antiqua" w:cs="Book Antiqua" w:eastAsia="Book Antiqua" w:hAnsi="Book Antiqua"/>
                    <w:sz w:val="24"/>
                    <w:szCs w:val="24"/>
                  </w:rPr>
                </w:rPrChange>
              </w:rPr>
              <w:t>3</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529166C5">
              <w:rPr>
                <w:rFonts w:ascii="Book Antiqua" w:cs="Book Antiqua" w:eastAsia="Book Antiqua" w:hAnsi="Book Antiqua"/>
                <w:sz w:val="24"/>
                <w:szCs w:val="24"/>
                <w:rPrChange w:id="3805" w:author="MUTILE WANYEE" w:date="2024-03-01T12:23:00Z">
                  <w:rPr>
                    <w:rFonts w:ascii="Book Antiqua" w:cs="Book Antiqua" w:eastAsia="Book Antiqua" w:hAnsi="Book Antiqua"/>
                    <w:sz w:val="24"/>
                    <w:szCs w:val="24"/>
                  </w:rPr>
                </w:rPrChange>
              </w:rPr>
              <w:t>Foreign students</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C63CF0AD">
              <w:rPr>
                <w:rFonts w:ascii="Book Antiqua" w:cs="Book Antiqua" w:eastAsia="Book Antiqua" w:hAnsi="Book Antiqua"/>
                <w:sz w:val="24"/>
                <w:szCs w:val="24"/>
                <w:rPrChange w:id="3806" w:author="MUTILE WANYEE" w:date="2024-03-01T12:23:00Z">
                  <w:rPr>
                    <w:rFonts w:ascii="Book Antiqua" w:cs="Book Antiqua" w:eastAsia="Book Antiqua" w:hAnsi="Book Antiqua"/>
                    <w:sz w:val="24"/>
                    <w:szCs w:val="24"/>
                  </w:rPr>
                </w:rPrChange>
              </w:rPr>
              <w:t>250,700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589AC065">
              <w:rPr>
                <w:rFonts w:ascii="Book Antiqua" w:cs="Book Antiqua" w:eastAsia="Book Antiqua" w:hAnsi="Book Antiqua"/>
                <w:sz w:val="24"/>
                <w:szCs w:val="24"/>
                <w:rPrChange w:id="3807" w:author="MUTILE WANYEE" w:date="2024-03-01T12:23:00Z">
                  <w:rPr>
                    <w:rFonts w:ascii="Book Antiqua" w:cs="Book Antiqua" w:eastAsia="Book Antiqua" w:hAnsi="Book Antiqua"/>
                    <w:sz w:val="24"/>
                    <w:szCs w:val="24"/>
                  </w:rPr>
                </w:rPrChange>
              </w:rPr>
              <w:t>248,000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8F6A06BF">
              <w:rPr>
                <w:rFonts w:ascii="Book Antiqua" w:cs="Book Antiqua" w:eastAsia="Book Antiqua" w:hAnsi="Book Antiqua"/>
                <w:sz w:val="24"/>
                <w:szCs w:val="24"/>
                <w:rPrChange w:id="3808" w:author="MUTILE WANYEE" w:date="2024-03-01T12:23:00Z">
                  <w:rPr>
                    <w:rFonts w:ascii="Book Antiqua" w:cs="Book Antiqua" w:eastAsia="Book Antiqua" w:hAnsi="Book Antiqua"/>
                    <w:sz w:val="24"/>
                    <w:szCs w:val="24"/>
                  </w:rPr>
                </w:rPrChange>
              </w:rPr>
              <w:t>248,000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6A7F4254">
              <w:rPr>
                <w:rFonts w:ascii="Book Antiqua" w:cs="Book Antiqua" w:eastAsia="Book Antiqua" w:hAnsi="Book Antiqua"/>
                <w:sz w:val="24"/>
                <w:szCs w:val="24"/>
                <w:rPrChange w:id="3809" w:author="MUTILE WANYEE" w:date="2024-03-01T12:23:00Z">
                  <w:rPr>
                    <w:rFonts w:ascii="Book Antiqua" w:cs="Book Antiqua" w:eastAsia="Book Antiqua" w:hAnsi="Book Antiqua"/>
                    <w:sz w:val="24"/>
                    <w:szCs w:val="24"/>
                  </w:rPr>
                </w:rPrChange>
              </w:rPr>
              <w:t>124,000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49846405">
              <w:rPr>
                <w:rFonts w:ascii="Book Antiqua" w:cs="Book Antiqua" w:eastAsia="Book Antiqua" w:hAnsi="Book Antiqua"/>
                <w:b/>
                <w:sz w:val="24"/>
                <w:szCs w:val="24"/>
                <w:rPrChange w:id="3810" w:author="MUTILE WANYEE" w:date="2024-03-01T12:23:00Z">
                  <w:rPr>
                    <w:rFonts w:ascii="Book Antiqua" w:cs="Book Antiqua" w:eastAsia="Book Antiqua" w:hAnsi="Book Antiqua"/>
                    <w:b/>
                    <w:sz w:val="24"/>
                    <w:szCs w:val="24"/>
                  </w:rPr>
                </w:rPrChange>
              </w:rPr>
              <w:t>870,700</w:t>
            </w:r>
          </w:p>
        </w:tc>
      </w:tr>
      <w:tr>
        <w:tblPrEx/>
        <w:trPr>
          <w:cantSplit w:val="false"/>
          <w:trHeight w:val="278"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0B9C8A26">
              <w:rPr>
                <w:rFonts w:ascii="Book Antiqua" w:cs="Book Antiqua" w:eastAsia="Book Antiqua" w:hAnsi="Book Antiqua"/>
                <w:sz w:val="24"/>
                <w:szCs w:val="24"/>
                <w:rPrChange w:id="3811" w:author="MUTILE WANYEE" w:date="2024-03-01T12:23:00Z">
                  <w:rPr>
                    <w:rFonts w:ascii="Book Antiqua" w:cs="Book Antiqua" w:eastAsia="Book Antiqua" w:hAnsi="Book Antiqua"/>
                    <w:sz w:val="24"/>
                    <w:szCs w:val="24"/>
                  </w:rPr>
                </w:rPrChange>
              </w:rPr>
              <w:t>4</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C3BA902F">
              <w:rPr>
                <w:rFonts w:ascii="Book Antiqua" w:cs="Book Antiqua" w:eastAsia="Book Antiqua" w:hAnsi="Book Antiqua"/>
                <w:sz w:val="24"/>
                <w:szCs w:val="24"/>
                <w:rPrChange w:id="3812" w:author="MUTILE WANYEE" w:date="2024-03-01T12:23:00Z">
                  <w:rPr>
                    <w:rFonts w:ascii="Book Antiqua" w:cs="Book Antiqua" w:eastAsia="Book Antiqua" w:hAnsi="Book Antiqua"/>
                    <w:sz w:val="24"/>
                    <w:szCs w:val="24"/>
                  </w:rPr>
                </w:rPrChange>
              </w:rPr>
              <w:t>In-service regular</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BA2EBC7B">
              <w:rPr>
                <w:rFonts w:ascii="Book Antiqua" w:cs="Book Antiqua" w:eastAsia="Book Antiqua" w:hAnsi="Book Antiqua"/>
                <w:sz w:val="24"/>
                <w:szCs w:val="24"/>
                <w:rPrChange w:id="3813" w:author="MUTILE WANYEE" w:date="2024-03-01T12:23:00Z">
                  <w:rPr>
                    <w:rFonts w:ascii="Book Antiqua" w:cs="Book Antiqua" w:eastAsia="Book Antiqua" w:hAnsi="Book Antiqua"/>
                    <w:sz w:val="24"/>
                    <w:szCs w:val="24"/>
                  </w:rPr>
                </w:rPrChange>
              </w:rPr>
              <w:t>80,700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29F01032">
              <w:rPr>
                <w:rFonts w:ascii="Book Antiqua" w:cs="Book Antiqua" w:eastAsia="Book Antiqua" w:hAnsi="Book Antiqua"/>
                <w:sz w:val="24"/>
                <w:szCs w:val="24"/>
                <w:rPrChange w:id="3814" w:author="MUTILE WANYEE" w:date="2024-03-01T12:23:00Z">
                  <w:rPr>
                    <w:rFonts w:ascii="Book Antiqua" w:cs="Book Antiqua" w:eastAsia="Book Antiqua" w:hAnsi="Book Antiqua"/>
                    <w:sz w:val="24"/>
                    <w:szCs w:val="24"/>
                  </w:rPr>
                </w:rPrChange>
              </w:rPr>
              <w:t>78,000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C4D545DB">
              <w:rPr>
                <w:rFonts w:ascii="Book Antiqua" w:cs="Book Antiqua" w:eastAsia="Book Antiqua" w:hAnsi="Book Antiqua"/>
                <w:sz w:val="24"/>
                <w:szCs w:val="24"/>
                <w:rPrChange w:id="3815"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FDEA6272">
              <w:rPr>
                <w:rFonts w:ascii="Book Antiqua" w:cs="Book Antiqua" w:eastAsia="Book Antiqua" w:hAnsi="Book Antiqua"/>
                <w:sz w:val="24"/>
                <w:szCs w:val="24"/>
                <w:rPrChange w:id="3816" w:author="MUTILE WANYEE" w:date="2024-03-01T12:23:00Z">
                  <w:rPr>
                    <w:rFonts w:ascii="Book Antiqua" w:cs="Book Antiqua" w:eastAsia="Book Antiqua" w:hAnsi="Book Antiqua"/>
                    <w:sz w:val="24"/>
                    <w:szCs w:val="24"/>
                  </w:rPr>
                </w:rPrChange>
              </w:rPr>
              <w:t>59,000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F81AB7E8">
              <w:rPr>
                <w:rFonts w:ascii="Book Antiqua" w:cs="Book Antiqua" w:eastAsia="Book Antiqua" w:hAnsi="Book Antiqua"/>
                <w:b/>
                <w:sz w:val="24"/>
                <w:szCs w:val="24"/>
                <w:rPrChange w:id="3817" w:author="MUTILE WANYEE" w:date="2024-03-01T12:23:00Z">
                  <w:rPr>
                    <w:rFonts w:ascii="Book Antiqua" w:cs="Book Antiqua" w:eastAsia="Book Antiqua" w:hAnsi="Book Antiqua"/>
                    <w:b/>
                    <w:sz w:val="24"/>
                    <w:szCs w:val="24"/>
                  </w:rPr>
                </w:rPrChange>
              </w:rPr>
              <w:t>217,700</w:t>
            </w:r>
          </w:p>
        </w:tc>
      </w:tr>
      <w:tr>
        <w:tblPrEx/>
        <w:trPr>
          <w:cantSplit w:val="false"/>
          <w:trHeight w:val="486"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B23A35BA">
              <w:rPr>
                <w:rFonts w:ascii="Book Antiqua" w:cs="Book Antiqua" w:eastAsia="Book Antiqua" w:hAnsi="Book Antiqua"/>
                <w:sz w:val="24"/>
                <w:szCs w:val="24"/>
                <w:rPrChange w:id="3818" w:author="MUTILE WANYEE" w:date="2024-03-01T12:23:00Z">
                  <w:rPr>
                    <w:rFonts w:ascii="Book Antiqua" w:cs="Book Antiqua" w:eastAsia="Book Antiqua" w:hAnsi="Book Antiqua"/>
                    <w:sz w:val="24"/>
                    <w:szCs w:val="24"/>
                  </w:rPr>
                </w:rPrChange>
              </w:rPr>
              <w:t>5</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C53E441C">
              <w:rPr>
                <w:rFonts w:ascii="Book Antiqua" w:cs="Book Antiqua" w:eastAsia="Book Antiqua" w:hAnsi="Book Antiqua"/>
                <w:sz w:val="24"/>
                <w:szCs w:val="24"/>
                <w:rPrChange w:id="3819" w:author="MUTILE WANYEE" w:date="2024-03-01T12:23:00Z">
                  <w:rPr>
                    <w:rFonts w:ascii="Book Antiqua" w:cs="Book Antiqua" w:eastAsia="Book Antiqua" w:hAnsi="Book Antiqua"/>
                    <w:sz w:val="24"/>
                    <w:szCs w:val="24"/>
                  </w:rPr>
                </w:rPrChange>
              </w:rPr>
              <w:t>In-service Foreign</w:t>
            </w:r>
          </w:p>
          <w:p>
            <w:pPr>
              <w:pStyle w:val="style0"/>
              <w:spacing w:after="0" w:lineRule="auto" w:line="276"/>
              <w:jc w:val="both"/>
              <w:rPr>
                <w:rFonts w:ascii="Book Antiqua" w:cs="Book Antiqua" w:eastAsia="Book Antiqua" w:hAnsi="Book Antiqua"/>
                <w:sz w:val="24"/>
                <w:szCs w:val="24"/>
              </w:rPr>
            </w:pPr>
            <w:r w:rsidRPr="550496A3">
              <w:rPr>
                <w:rFonts w:ascii="Book Antiqua" w:cs="Book Antiqua" w:eastAsia="Book Antiqua" w:hAnsi="Book Antiqua"/>
                <w:sz w:val="24"/>
                <w:szCs w:val="24"/>
                <w:rPrChange w:id="3820" w:author="MUTILE WANYEE" w:date="2024-03-01T12:23:00Z">
                  <w:rPr>
                    <w:rFonts w:ascii="Book Antiqua" w:cs="Book Antiqua" w:eastAsia="Book Antiqua" w:hAnsi="Book Antiqua"/>
                    <w:sz w:val="24"/>
                    <w:szCs w:val="24"/>
                  </w:rPr>
                </w:rPrChange>
              </w:rPr>
              <w:t>One and half year</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90EEAAA9">
              <w:rPr>
                <w:rFonts w:ascii="Book Antiqua" w:cs="Book Antiqua" w:eastAsia="Book Antiqua" w:hAnsi="Book Antiqua"/>
                <w:sz w:val="24"/>
                <w:szCs w:val="24"/>
                <w:rPrChange w:id="3821" w:author="MUTILE WANYEE" w:date="2024-03-01T12:23:00Z">
                  <w:rPr>
                    <w:rFonts w:ascii="Book Antiqua" w:cs="Book Antiqua" w:eastAsia="Book Antiqua" w:hAnsi="Book Antiqua"/>
                    <w:sz w:val="24"/>
                    <w:szCs w:val="24"/>
                  </w:rPr>
                </w:rPrChange>
              </w:rPr>
              <w:t>250,700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5BA89B54">
              <w:rPr>
                <w:rFonts w:ascii="Book Antiqua" w:cs="Book Antiqua" w:eastAsia="Book Antiqua" w:hAnsi="Book Antiqua"/>
                <w:sz w:val="24"/>
                <w:szCs w:val="24"/>
                <w:rPrChange w:id="3822" w:author="MUTILE WANYEE" w:date="2024-03-01T12:23:00Z">
                  <w:rPr>
                    <w:rFonts w:ascii="Book Antiqua" w:cs="Book Antiqua" w:eastAsia="Book Antiqua" w:hAnsi="Book Antiqua"/>
                    <w:sz w:val="24"/>
                    <w:szCs w:val="24"/>
                  </w:rPr>
                </w:rPrChange>
              </w:rPr>
              <w:t>124,000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C176EB3E">
              <w:rPr>
                <w:rFonts w:ascii="Book Antiqua" w:cs="Book Antiqua" w:eastAsia="Book Antiqua" w:hAnsi="Book Antiqua"/>
                <w:sz w:val="24"/>
                <w:szCs w:val="24"/>
                <w:rPrChange w:id="3823"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7B245BC7">
              <w:rPr>
                <w:rFonts w:ascii="Book Antiqua" w:cs="Book Antiqua" w:eastAsia="Book Antiqua" w:hAnsi="Book Antiqua"/>
                <w:sz w:val="24"/>
                <w:szCs w:val="24"/>
                <w:rPrChange w:id="3824"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7E066EBA">
              <w:rPr>
                <w:rFonts w:ascii="Book Antiqua" w:cs="Book Antiqua" w:eastAsia="Book Antiqua" w:hAnsi="Book Antiqua"/>
                <w:b/>
                <w:sz w:val="24"/>
                <w:szCs w:val="24"/>
                <w:rPrChange w:id="3825" w:author="MUTILE WANYEE" w:date="2024-03-01T12:23:00Z">
                  <w:rPr>
                    <w:rFonts w:ascii="Book Antiqua" w:cs="Book Antiqua" w:eastAsia="Book Antiqua" w:hAnsi="Book Antiqua"/>
                    <w:b/>
                    <w:sz w:val="24"/>
                    <w:szCs w:val="24"/>
                  </w:rPr>
                </w:rPrChange>
              </w:rPr>
              <w:t>374,700</w:t>
            </w:r>
          </w:p>
        </w:tc>
      </w:tr>
      <w:tr>
        <w:tblPrEx/>
        <w:trPr>
          <w:cantSplit w:val="false"/>
          <w:trHeight w:val="28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984D54EF">
              <w:rPr>
                <w:rFonts w:ascii="Book Antiqua" w:cs="Book Antiqua" w:eastAsia="Book Antiqua" w:hAnsi="Book Antiqua"/>
                <w:sz w:val="24"/>
                <w:szCs w:val="24"/>
                <w:rPrChange w:id="3826" w:author="MUTILE WANYEE" w:date="2024-03-01T12:23:00Z">
                  <w:rPr>
                    <w:rFonts w:ascii="Book Antiqua" w:cs="Book Antiqua" w:eastAsia="Book Antiqua" w:hAnsi="Book Antiqua"/>
                    <w:sz w:val="24"/>
                    <w:szCs w:val="24"/>
                  </w:rPr>
                </w:rPrChange>
              </w:rPr>
              <w:t>6</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21D70C0D">
              <w:rPr>
                <w:rFonts w:ascii="Book Antiqua" w:cs="Book Antiqua" w:eastAsia="Book Antiqua" w:hAnsi="Book Antiqua"/>
                <w:sz w:val="24"/>
                <w:szCs w:val="24"/>
                <w:rPrChange w:id="3827" w:author="MUTILE WANYEE" w:date="2024-03-01T12:23:00Z">
                  <w:rPr>
                    <w:rFonts w:ascii="Book Antiqua" w:cs="Book Antiqua" w:eastAsia="Book Antiqua" w:hAnsi="Book Antiqua"/>
                    <w:sz w:val="24"/>
                    <w:szCs w:val="24"/>
                  </w:rPr>
                </w:rPrChange>
              </w:rPr>
              <w:t>High diploma</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AB4CBF78">
              <w:rPr>
                <w:rFonts w:ascii="Book Antiqua" w:cs="Book Antiqua" w:eastAsia="Book Antiqua" w:hAnsi="Book Antiqua"/>
                <w:sz w:val="24"/>
                <w:szCs w:val="24"/>
                <w:rPrChange w:id="3828" w:author="MUTILE WANYEE" w:date="2024-03-01T12:23:00Z">
                  <w:rPr>
                    <w:rFonts w:ascii="Book Antiqua" w:cs="Book Antiqua" w:eastAsia="Book Antiqua" w:hAnsi="Book Antiqua"/>
                    <w:sz w:val="24"/>
                    <w:szCs w:val="24"/>
                  </w:rPr>
                </w:rPrChange>
              </w:rPr>
              <w:t>120,700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97C207DF">
              <w:rPr>
                <w:rFonts w:ascii="Book Antiqua" w:cs="Book Antiqua" w:eastAsia="Book Antiqua" w:hAnsi="Book Antiqua"/>
                <w:sz w:val="24"/>
                <w:szCs w:val="24"/>
                <w:rPrChange w:id="3829" w:author="MUTILE WANYEE" w:date="2024-03-01T12:23:00Z">
                  <w:rPr>
                    <w:rFonts w:ascii="Book Antiqua" w:cs="Book Antiqua" w:eastAsia="Book Antiqua" w:hAnsi="Book Antiqua"/>
                    <w:sz w:val="24"/>
                    <w:szCs w:val="24"/>
                  </w:rPr>
                </w:rPrChange>
              </w:rPr>
              <w:t>59,000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5BDE76F8">
              <w:rPr>
                <w:rFonts w:ascii="Book Antiqua" w:cs="Book Antiqua" w:eastAsia="Book Antiqua" w:hAnsi="Book Antiqua"/>
                <w:sz w:val="24"/>
                <w:szCs w:val="24"/>
                <w:rPrChange w:id="3830"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4C054DB8">
              <w:rPr>
                <w:rFonts w:ascii="Book Antiqua" w:cs="Book Antiqua" w:eastAsia="Book Antiqua" w:hAnsi="Book Antiqua"/>
                <w:sz w:val="24"/>
                <w:szCs w:val="24"/>
                <w:rPrChange w:id="3831"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4061DCC7">
              <w:rPr>
                <w:rFonts w:ascii="Book Antiqua" w:cs="Book Antiqua" w:eastAsia="Book Antiqua" w:hAnsi="Book Antiqua"/>
                <w:b/>
                <w:sz w:val="24"/>
                <w:szCs w:val="24"/>
                <w:rPrChange w:id="3832" w:author="MUTILE WANYEE" w:date="2024-03-01T12:23:00Z">
                  <w:rPr>
                    <w:rFonts w:ascii="Book Antiqua" w:cs="Book Antiqua" w:eastAsia="Book Antiqua" w:hAnsi="Book Antiqua"/>
                    <w:b/>
                    <w:sz w:val="24"/>
                    <w:szCs w:val="24"/>
                  </w:rPr>
                </w:rPrChange>
              </w:rPr>
              <w:t>179,700</w:t>
            </w:r>
          </w:p>
        </w:tc>
      </w:tr>
      <w:tr>
        <w:tblPrEx/>
        <w:trPr>
          <w:cantSplit w:val="false"/>
          <w:trHeight w:val="555" w:hRule="atLeast"/>
          <w:tblHeader w:val="false"/>
          <w:jc w:val="left"/>
        </w:trPr>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AFEF72B4">
              <w:rPr>
                <w:rFonts w:ascii="Book Antiqua" w:cs="Book Antiqua" w:eastAsia="Book Antiqua" w:hAnsi="Book Antiqua"/>
                <w:sz w:val="24"/>
                <w:szCs w:val="24"/>
                <w:rPrChange w:id="3833" w:author="MUTILE WANYEE" w:date="2024-03-01T12:23:00Z">
                  <w:rPr>
                    <w:rFonts w:ascii="Book Antiqua" w:cs="Book Antiqua" w:eastAsia="Book Antiqua" w:hAnsi="Book Antiqua"/>
                    <w:sz w:val="24"/>
                    <w:szCs w:val="24"/>
                  </w:rPr>
                </w:rPrChange>
              </w:rPr>
              <w:t>7</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A93F39DC">
              <w:rPr>
                <w:rFonts w:ascii="Book Antiqua" w:cs="Book Antiqua" w:eastAsia="Book Antiqua" w:hAnsi="Book Antiqua"/>
                <w:sz w:val="24"/>
                <w:szCs w:val="24"/>
                <w:rPrChange w:id="3834" w:author="MUTILE WANYEE" w:date="2024-03-01T12:23:00Z">
                  <w:rPr>
                    <w:rFonts w:ascii="Book Antiqua" w:cs="Book Antiqua" w:eastAsia="Book Antiqua" w:hAnsi="Book Antiqua"/>
                    <w:sz w:val="24"/>
                    <w:szCs w:val="24"/>
                  </w:rPr>
                </w:rPrChange>
              </w:rPr>
              <w:t>In-service</w:t>
            </w:r>
          </w:p>
          <w:p>
            <w:pPr>
              <w:pStyle w:val="style0"/>
              <w:spacing w:after="0" w:lineRule="auto" w:line="276"/>
              <w:jc w:val="both"/>
              <w:rPr>
                <w:rFonts w:ascii="Book Antiqua" w:cs="Book Antiqua" w:eastAsia="Book Antiqua" w:hAnsi="Book Antiqua"/>
                <w:sz w:val="24"/>
                <w:szCs w:val="24"/>
              </w:rPr>
            </w:pPr>
            <w:r w:rsidRPr="51F3E50C">
              <w:rPr>
                <w:rFonts w:ascii="Book Antiqua" w:cs="Book Antiqua" w:eastAsia="Book Antiqua" w:hAnsi="Book Antiqua"/>
                <w:sz w:val="24"/>
                <w:szCs w:val="24"/>
                <w:rPrChange w:id="3835" w:author="MUTILE WANYEE" w:date="2024-03-01T12:23:00Z">
                  <w:rPr>
                    <w:rFonts w:ascii="Book Antiqua" w:cs="Book Antiqua" w:eastAsia="Book Antiqua" w:hAnsi="Book Antiqua"/>
                    <w:sz w:val="24"/>
                    <w:szCs w:val="24"/>
                  </w:rPr>
                </w:rPrChange>
              </w:rPr>
              <w:t>E-learning</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3F4B955E">
              <w:rPr>
                <w:rFonts w:ascii="Book Antiqua" w:cs="Book Antiqua" w:eastAsia="Book Antiqua" w:hAnsi="Book Antiqua"/>
                <w:sz w:val="24"/>
                <w:szCs w:val="24"/>
                <w:rPrChange w:id="3836" w:author="MUTILE WANYEE" w:date="2024-03-01T12:23:00Z">
                  <w:rPr>
                    <w:rFonts w:ascii="Book Antiqua" w:cs="Book Antiqua" w:eastAsia="Book Antiqua" w:hAnsi="Book Antiqua"/>
                    <w:sz w:val="24"/>
                    <w:szCs w:val="24"/>
                  </w:rPr>
                </w:rPrChange>
              </w:rPr>
              <w:t>120,700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jc w:val="both"/>
              <w:rPr>
                <w:rFonts w:ascii="Book Antiqua" w:cs="Book Antiqua" w:eastAsia="Book Antiqua" w:hAnsi="Book Antiqua"/>
                <w:sz w:val="24"/>
                <w:szCs w:val="24"/>
              </w:rPr>
            </w:pPr>
            <w:r w:rsidRPr="7A19D101">
              <w:rPr>
                <w:rFonts w:ascii="Book Antiqua" w:cs="Book Antiqua" w:eastAsia="Book Antiqua" w:hAnsi="Book Antiqua"/>
                <w:sz w:val="24"/>
                <w:szCs w:val="24"/>
                <w:rPrChange w:id="3837" w:author="MUTILE WANYEE" w:date="2024-03-01T12:23:00Z">
                  <w:rPr>
                    <w:rFonts w:ascii="Book Antiqua" w:cs="Book Antiqua" w:eastAsia="Book Antiqua" w:hAnsi="Book Antiqua"/>
                    <w:sz w:val="24"/>
                    <w:szCs w:val="24"/>
                  </w:rPr>
                </w:rPrChange>
              </w:rPr>
              <w:t>118,000</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537951CC">
              <w:rPr>
                <w:rFonts w:ascii="Book Antiqua" w:cs="Book Antiqua" w:eastAsia="Book Antiqua" w:hAnsi="Book Antiqua"/>
                <w:sz w:val="24"/>
                <w:szCs w:val="24"/>
                <w:rPrChange w:id="3838"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00" w:firstLine="0"/>
              <w:jc w:val="both"/>
              <w:rPr>
                <w:rFonts w:ascii="Book Antiqua" w:cs="Book Antiqua" w:eastAsia="Book Antiqua" w:hAnsi="Book Antiqua"/>
                <w:sz w:val="24"/>
                <w:szCs w:val="24"/>
              </w:rPr>
            </w:pPr>
            <w:r w:rsidRPr="01950AE5">
              <w:rPr>
                <w:rFonts w:ascii="Book Antiqua" w:cs="Book Antiqua" w:eastAsia="Book Antiqua" w:hAnsi="Book Antiqua"/>
                <w:sz w:val="24"/>
                <w:szCs w:val="24"/>
                <w:rPrChange w:id="3839" w:author="MUTILE WANYEE" w:date="2024-03-01T12:23:00Z">
                  <w:rPr>
                    <w:rFonts w:ascii="Book Antiqua" w:cs="Book Antiqua" w:eastAsia="Book Antiqua" w:hAnsi="Book Antiqua"/>
                    <w:sz w:val="24"/>
                    <w:szCs w:val="24"/>
                  </w:rPr>
                </w:rPrChange>
              </w:rPr>
              <w:t xml:space="preserve"> </w:t>
            </w:r>
          </w:p>
        </w:tc>
        <w:tc>
          <w:tcPr>
            <w:tcW w:w="0"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pPr>
              <w:pStyle w:val="style0"/>
              <w:spacing w:after="0" w:lineRule="auto" w:line="276"/>
              <w:ind w:left="-440" w:firstLine="0"/>
              <w:jc w:val="right"/>
              <w:rPr>
                <w:rFonts w:ascii="Book Antiqua" w:cs="Book Antiqua" w:eastAsia="Book Antiqua" w:hAnsi="Book Antiqua"/>
                <w:b/>
                <w:sz w:val="24"/>
                <w:szCs w:val="24"/>
              </w:rPr>
            </w:pPr>
            <w:r w:rsidRPr="F42838E5">
              <w:rPr>
                <w:rFonts w:ascii="Book Antiqua" w:cs="Book Antiqua" w:eastAsia="Book Antiqua" w:hAnsi="Book Antiqua"/>
                <w:b/>
                <w:sz w:val="24"/>
                <w:szCs w:val="24"/>
                <w:rPrChange w:id="3840" w:author="MUTILE WANYEE" w:date="2024-03-01T12:23:00Z">
                  <w:rPr>
                    <w:rFonts w:ascii="Book Antiqua" w:cs="Book Antiqua" w:eastAsia="Book Antiqua" w:hAnsi="Book Antiqua"/>
                    <w:b/>
                    <w:sz w:val="24"/>
                    <w:szCs w:val="24"/>
                  </w:rPr>
                </w:rPrChange>
              </w:rPr>
              <w:t>238,700</w:t>
            </w:r>
          </w:p>
        </w:tc>
      </w:tr>
    </w:tbl>
    <w:p>
      <w:pPr>
        <w:pStyle w:val="style0"/>
        <w:spacing w:after="0" w:lineRule="auto" w:line="276"/>
        <w:jc w:val="both"/>
        <w:rPr>
          <w:rFonts w:ascii="Book Antiqua" w:cs="Book Antiqua" w:eastAsia="Book Antiqua" w:hAnsi="Book Antiqua"/>
          <w:sz w:val="24"/>
          <w:szCs w:val="24"/>
        </w:rPr>
      </w:pPr>
      <w:r w:rsidRPr="04AE8753">
        <w:rPr>
          <w:rFonts w:ascii="Book Antiqua" w:cs="Book Antiqua" w:eastAsia="Book Antiqua" w:hAnsi="Book Antiqua"/>
          <w:sz w:val="24"/>
          <w:szCs w:val="24"/>
          <w:rPrChange w:id="3841" w:author="MUTILE WANYEE" w:date="2024-03-01T12:23:00Z">
            <w:rPr>
              <w:rFonts w:ascii="Book Antiqua" w:cs="Book Antiqua" w:eastAsia="Book Antiqua" w:hAnsi="Book Antiqua"/>
              <w:sz w:val="24"/>
              <w:szCs w:val="24"/>
            </w:rPr>
          </w:rPrChange>
        </w:rPr>
        <w:t xml:space="preserve"> </w:t>
      </w:r>
    </w:p>
    <w:bookmarkStart w:id="41" w:name="_p730046fftcg" w:colFirst="0" w:colLast="0"/>
    <w:bookmarkEnd w:id="41"/>
    <w:p>
      <w:pPr>
        <w:pStyle w:val="style2"/>
        <w:spacing w:before="0" w:lineRule="auto" w:line="276"/>
        <w:jc w:val="center"/>
        <w:rPr>
          <w:rFonts w:ascii="Book Antiqua" w:cs="Book Antiqua" w:eastAsia="Book Antiqua" w:hAnsi="Book Antiqua"/>
          <w:b/>
          <w:color w:val="000000"/>
          <w:sz w:val="16"/>
          <w:szCs w:val="16"/>
        </w:rPr>
      </w:pPr>
    </w:p>
    <w:p>
      <w:pPr>
        <w:pStyle w:val="style2"/>
        <w:spacing w:before="0" w:lineRule="auto" w:line="276"/>
        <w:jc w:val="center"/>
        <w:rPr>
          <w:rFonts w:ascii="Book Antiqua" w:cs="Book Antiqua" w:eastAsia="Book Antiqua" w:hAnsi="Book Antiqua"/>
          <w:b/>
          <w:color w:val="000000"/>
          <w:sz w:val="24"/>
          <w:szCs w:val="24"/>
        </w:rPr>
      </w:pPr>
    </w:p>
    <w:p>
      <w:pPr>
        <w:pStyle w:val="style0"/>
        <w:rPr/>
      </w:pPr>
    </w:p>
    <w:p>
      <w:pPr>
        <w:pStyle w:val="style0"/>
        <w:rPr/>
      </w:pPr>
    </w:p>
    <w:p>
      <w:pPr>
        <w:pStyle w:val="style2"/>
        <w:spacing w:before="0" w:lineRule="auto" w:line="276"/>
        <w:jc w:val="center"/>
        <w:rPr>
          <w:ins w:id="3842" w:author="MUTILE WANYEE" w:date="2024-03-06T15:27:00Z"/>
          <w:rFonts w:ascii="Book Antiqua" w:cs="Book Antiqua" w:eastAsia="Book Antiqua" w:hAnsi="Book Antiqua"/>
          <w:b/>
          <w:color w:val="000000"/>
          <w:sz w:val="24"/>
          <w:szCs w:val="24"/>
          <w:rPrChange w:id="3843" w:author="MUTILE WANYEE" w:date="2024-03-01T12:23:00Z">
            <w:rPr>
              <w:rFonts w:ascii="Book Antiqua" w:cs="Book Antiqua" w:eastAsia="Book Antiqua" w:hAnsi="Book Antiqua"/>
              <w:b/>
              <w:color w:val="000000"/>
              <w:sz w:val="24"/>
              <w:szCs w:val="24"/>
            </w:rPr>
          </w:rPrChange>
        </w:rPr>
      </w:pPr>
    </w:p>
    <w:p>
      <w:pPr>
        <w:pStyle w:val="style0"/>
        <w:rPr>
          <w:ins w:id="3844" w:author="MUTILE WANYEE" w:date="2024-03-06T15:27:00Z"/>
          <w:rPrChange w:id="3845" w:author="MUTILE WANYEE" w:date="2024-03-01T12:23:00Z">
            <w:rPr/>
          </w:rPrChange>
        </w:rPr>
      </w:pPr>
    </w:p>
    <w:p>
      <w:pPr>
        <w:pStyle w:val="style0"/>
        <w:rPr>
          <w:ins w:id="3846" w:author="MUTILE WANYEE" w:date="2024-03-06T15:27:00Z"/>
          <w:rPrChange w:id="3847" w:author="MUTILE WANYEE" w:date="2024-03-01T12:23:00Z">
            <w:rPr/>
          </w:rPrChange>
        </w:rPr>
      </w:pPr>
    </w:p>
    <w:p>
      <w:pPr>
        <w:pStyle w:val="style0"/>
        <w:rPr>
          <w:ins w:id="3848" w:author="MUTILE WANYEE" w:date="2024-03-06T15:27:00Z"/>
          <w:rPrChange w:id="3849" w:author="MUTILE WANYEE" w:date="2024-03-01T12:23:00Z">
            <w:rPr/>
          </w:rPrChange>
        </w:rPr>
      </w:pPr>
    </w:p>
    <w:p>
      <w:pPr>
        <w:pStyle w:val="style0"/>
        <w:rPr>
          <w:ins w:id="3850" w:author="MUTILE WANYEE" w:date="2024-03-06T15:27:00Z"/>
          <w:rPrChange w:id="3851" w:author="MUTILE WANYEE" w:date="2024-03-01T12:23:00Z">
            <w:rPr/>
          </w:rPrChange>
        </w:rPr>
      </w:pPr>
    </w:p>
    <w:p>
      <w:pPr>
        <w:pStyle w:val="style0"/>
        <w:rPr>
          <w:ins w:id="3852" w:author="MUTILE WANYEE" w:date="2024-03-06T15:27:00Z"/>
          <w:rPrChange w:id="3853" w:author="MUTILE WANYEE" w:date="2024-03-01T12:23:00Z">
            <w:rPr/>
          </w:rPrChange>
        </w:rPr>
      </w:pPr>
    </w:p>
    <w:p>
      <w:pPr>
        <w:pStyle w:val="style0"/>
        <w:rPr>
          <w:ins w:id="3854" w:author="MUTILE WANYEE" w:date="2024-03-06T15:27:00Z"/>
          <w:rPrChange w:id="3855" w:author="MUTILE WANYEE" w:date="2024-03-01T12:23:00Z">
            <w:rPr/>
          </w:rPrChange>
        </w:rPr>
      </w:pPr>
    </w:p>
    <w:p>
      <w:pPr>
        <w:pStyle w:val="style0"/>
        <w:rPr>
          <w:ins w:id="3856" w:author="MUTILE WANYEE" w:date="2024-03-06T15:27:00Z"/>
          <w:rPrChange w:id="3857" w:author="MUTILE WANYEE" w:date="2024-03-01T12:23:00Z">
            <w:rPr/>
          </w:rPrChange>
        </w:rPr>
      </w:pPr>
    </w:p>
    <w:p>
      <w:pPr>
        <w:pStyle w:val="style0"/>
        <w:rPr>
          <w:ins w:id="3858" w:author="MUTILE WANYEE" w:date="2024-03-06T15:27:00Z"/>
          <w:rPrChange w:id="3859" w:author="MUTILE WANYEE" w:date="2024-03-01T12:23:00Z">
            <w:rPr/>
          </w:rPrChange>
        </w:rPr>
      </w:pPr>
    </w:p>
    <w:p>
      <w:pPr>
        <w:pStyle w:val="style0"/>
        <w:keepNext w:val="false"/>
        <w:keepLines w:val="false"/>
        <w:spacing w:before="0" w:lineRule="auto" w:line="276"/>
        <w:jc w:val="both"/>
        <w:rPr>
          <w:ins w:id="3860" w:author="MUTILE WANYEE" w:date="2024-03-06T15:27:00Z"/>
          <w:rFonts w:ascii="Book Antiqua" w:cs="Book Antiqua" w:eastAsia="Book Antiqua" w:hAnsi="Times New Roman"/>
          <w:b w:val="false"/>
          <w:color w:val="auto"/>
          <w:sz w:val="20"/>
          <w:szCs w:val="24"/>
          <w:shd w:val="clear" w:color="auto" w:fill="auto"/>
          <w:rPrChange w:id="3861" w:author="MUTILE WANYEE" w:date="2024-03-06T15:27:00Z">
            <w:rPr>
              <w:rFonts w:ascii="Book Antiqua" w:cs="Book Antiqua" w:eastAsia="Book Antiqua" w:hAnsi="Book Antiqua"/>
              <w:b/>
              <w:color w:val="000000"/>
              <w:sz w:val="24"/>
              <w:szCs w:val="24"/>
            </w:rPr>
          </w:rPrChange>
        </w:rPr>
        <w:pPrChange w:id="3862" w:author="MUTILE WANYEE" w:date="2024-03-06T15:27:00Z">
          <w:pPr>
            <w:pStyle w:val="style2"/>
            <w:spacing w:before="0" w:lineRule="auto" w:line="276"/>
            <w:jc w:val="center"/>
          </w:pPr>
        </w:pPrChange>
      </w:pPr>
    </w:p>
    <w:p>
      <w:pPr>
        <w:pStyle w:val="style2"/>
        <w:spacing w:before="0" w:lineRule="auto" w:line="276"/>
        <w:jc w:val="center"/>
        <w:rPr>
          <w:ins w:id="3863" w:author="MUTILE WANYEE" w:date="2024-03-06T15:27:00Z"/>
          <w:rFonts w:ascii="Book Antiqua" w:cs="Book Antiqua" w:eastAsia="Book Antiqua" w:hAnsi="Book Antiqua"/>
          <w:b/>
          <w:color w:val="000000"/>
          <w:sz w:val="24"/>
          <w:szCs w:val="24"/>
          <w:rPrChange w:id="3864" w:author="MUTILE WANYEE" w:date="2024-03-01T12:23:00Z">
            <w:rPr>
              <w:rFonts w:ascii="Book Antiqua" w:cs="Book Antiqua" w:eastAsia="Book Antiqua" w:hAnsi="Book Antiqua"/>
              <w:b/>
              <w:color w:val="000000"/>
              <w:sz w:val="24"/>
              <w:szCs w:val="24"/>
            </w:rPr>
          </w:rPrChange>
        </w:rPr>
      </w:pPr>
    </w:p>
    <w:p>
      <w:pPr>
        <w:pStyle w:val="style2"/>
        <w:spacing w:before="0" w:lineRule="auto" w:line="276"/>
        <w:jc w:val="center"/>
        <w:rPr>
          <w:ins w:id="3865" w:author="MUTILE WANYEE" w:date="2024-03-06T15:27:00Z"/>
          <w:rFonts w:ascii="Book Antiqua" w:cs="Book Antiqua" w:eastAsia="Book Antiqua" w:hAnsi="Book Antiqua"/>
          <w:b/>
          <w:color w:val="000000"/>
          <w:sz w:val="24"/>
          <w:szCs w:val="24"/>
          <w:rPrChange w:id="3866" w:author="MUTILE WANYEE" w:date="2024-03-01T12:23:00Z">
            <w:rPr>
              <w:rFonts w:ascii="Book Antiqua" w:cs="Book Antiqua" w:eastAsia="Book Antiqua" w:hAnsi="Book Antiqua"/>
              <w:b/>
              <w:color w:val="000000"/>
              <w:sz w:val="24"/>
              <w:szCs w:val="24"/>
            </w:rPr>
          </w:rPrChange>
        </w:rPr>
      </w:pPr>
    </w:p>
    <w:p>
      <w:pPr>
        <w:pStyle w:val="style2"/>
        <w:spacing w:before="0" w:lineRule="auto" w:line="276"/>
        <w:jc w:val="center"/>
        <w:rPr>
          <w:ins w:id="3867" w:author="MUTILE WANYEE" w:date="2024-03-06T15:27:00Z"/>
          <w:rFonts w:ascii="Book Antiqua" w:cs="Book Antiqua" w:eastAsia="Book Antiqua" w:hAnsi="Book Antiqua"/>
          <w:b/>
          <w:color w:val="000000"/>
          <w:sz w:val="24"/>
          <w:szCs w:val="24"/>
          <w:rPrChange w:id="3868" w:author="MUTILE WANYEE" w:date="2024-03-01T12:23:00Z">
            <w:rPr>
              <w:rFonts w:ascii="Book Antiqua" w:cs="Book Antiqua" w:eastAsia="Book Antiqua" w:hAnsi="Book Antiqua"/>
              <w:b/>
              <w:color w:val="000000"/>
              <w:sz w:val="24"/>
              <w:szCs w:val="24"/>
            </w:rPr>
          </w:rPrChange>
        </w:rPr>
      </w:pPr>
      <w:r w:rsidRPr="7F8197C0">
        <w:rPr>
          <w:rFonts w:ascii="Book Antiqua" w:cs="Book Antiqua" w:eastAsia="Book Antiqua" w:hAnsi="Book Antiqua"/>
          <w:b/>
          <w:color w:val="000000"/>
          <w:sz w:val="24"/>
          <w:szCs w:val="24"/>
          <w:rPrChange w:id="3869" w:author="MUTILE WANYEE" w:date="2024-03-01T12:23:00Z">
            <w:rPr>
              <w:rFonts w:ascii="Book Antiqua" w:cs="Book Antiqua" w:eastAsia="Book Antiqua" w:hAnsi="Book Antiqua"/>
              <w:b/>
              <w:color w:val="000000"/>
              <w:sz w:val="24"/>
              <w:szCs w:val="24"/>
            </w:rPr>
          </w:rPrChange>
        </w:rPr>
        <w:t>CHAPTER</w:t>
      </w:r>
      <w:del w:id="3870" w:author="MUTILE WANYEE" w:date="2024-03-06T15:27:00Z">
        <w:r w:rsidDel="F771E105" w:rsidRPr="3D8FBADC">
          <w:rPr>
            <w:rFonts w:ascii="Book Antiqua" w:cs="Book Antiqua" w:eastAsia="Book Antiqua" w:hAnsi="Book Antiqua"/>
            <w:b/>
            <w:color w:val="000000"/>
            <w:sz w:val="24"/>
            <w:szCs w:val="24"/>
            <w:rPrChange w:id="3871" w:author="MUTILE WANYEE" w:date="2024-03-01T12:23:00Z">
              <w:rPr>
                <w:rFonts w:ascii="Book Antiqua" w:cs="Book Antiqua" w:eastAsia="Book Antiqua" w:hAnsi="Book Antiqua"/>
                <w:b/>
                <w:color w:val="000000"/>
                <w:sz w:val="24"/>
                <w:szCs w:val="24"/>
              </w:rPr>
            </w:rPrChange>
          </w:rPr>
          <w:delText xml:space="preserve"> SEVEN</w:delText>
        </w:r>
      </w:del>
      <w:ins w:id="3872" w:author="MUTILE WANYEE" w:date="2024-03-06T15:27:00Z">
        <w:r w:rsidR="A93F9AE9" w:rsidRPr="070BD74C">
          <w:rPr>
            <w:rFonts w:ascii="Book Antiqua" w:cs="Book Antiqua" w:eastAsia="Book Antiqua" w:hAnsi="Book Antiqua"/>
            <w:b/>
            <w:color w:val="000000"/>
            <w:sz w:val="24"/>
            <w:szCs w:val="24"/>
            <w:rPrChange w:id="3873" w:author="MUTILE WANYEE" w:date="2024-03-01T12:23:00Z">
              <w:rPr>
                <w:rFonts w:ascii="Book Antiqua" w:cs="Book Antiqua" w:eastAsia="Book Antiqua" w:hAnsi="Book Antiqua"/>
                <w:b/>
                <w:color w:val="000000"/>
                <w:sz w:val="24"/>
                <w:szCs w:val="24"/>
              </w:rPr>
            </w:rPrChange>
          </w:rPr>
          <w:t xml:space="preserve"> 7</w:t>
        </w:r>
      </w:ins>
      <w:r w:rsidRPr="8BA4B377">
        <w:rPr>
          <w:rFonts w:ascii="Book Antiqua" w:cs="Book Antiqua" w:eastAsia="Book Antiqua" w:hAnsi="Book Antiqua"/>
          <w:b/>
          <w:color w:val="000000"/>
          <w:sz w:val="24"/>
          <w:szCs w:val="24"/>
          <w:rPrChange w:id="3874" w:author="MUTILE WANYEE" w:date="2024-03-01T12:23:00Z">
            <w:rPr>
              <w:rFonts w:ascii="Book Antiqua" w:cs="Book Antiqua" w:eastAsia="Book Antiqua" w:hAnsi="Book Antiqua"/>
              <w:b/>
              <w:color w:val="000000"/>
              <w:sz w:val="24"/>
              <w:szCs w:val="24"/>
            </w:rPr>
          </w:rPrChange>
        </w:rPr>
        <w:t xml:space="preserve">: </w:t>
      </w:r>
    </w:p>
    <w:p>
      <w:pPr>
        <w:pStyle w:val="style2"/>
        <w:spacing w:before="0" w:lineRule="auto" w:line="276"/>
        <w:jc w:val="center"/>
        <w:rPr>
          <w:rFonts w:ascii="Book Antiqua" w:cs="Book Antiqua" w:eastAsia="Book Antiqua" w:hAnsi="Book Antiqua"/>
          <w:b/>
          <w:color w:val="000000"/>
        </w:rPr>
      </w:pPr>
      <w:r w:rsidRPr="3DA5F8B6">
        <w:rPr>
          <w:rFonts w:ascii="Book Antiqua" w:cs="Book Antiqua" w:eastAsia="Book Antiqua" w:hAnsi="Book Antiqua"/>
          <w:b/>
          <w:color w:val="000000"/>
          <w:rPrChange w:id="3875" w:author="MUTILE WANYEE" w:date="2024-03-01T12:23:00Z">
            <w:rPr>
              <w:rFonts w:ascii="Book Antiqua" w:cs="Book Antiqua" w:eastAsia="Book Antiqua" w:hAnsi="Book Antiqua"/>
              <w:b/>
              <w:color w:val="000000"/>
            </w:rPr>
          </w:rPrChange>
        </w:rPr>
        <w:t>SERVING POPULATION HEALTH NEEDS</w:t>
      </w:r>
    </w:p>
    <w:p>
      <w:pPr>
        <w:pStyle w:val="style1"/>
        <w:spacing w:before="0" w:lineRule="auto" w:line="240"/>
        <w:rPr>
          <w:rFonts w:ascii="Book Antiqua" w:cs="Book Antiqua" w:eastAsia="Book Antiqua" w:hAnsi="Book Antiqua"/>
          <w:b/>
          <w:color w:val="000000"/>
          <w:sz w:val="16"/>
          <w:szCs w:val="16"/>
        </w:rPr>
      </w:pPr>
    </w:p>
    <w:p>
      <w:pPr>
        <w:pStyle w:val="style1"/>
        <w:spacing w:before="0" w:lineRule="auto" w:line="240"/>
        <w:rPr>
          <w:rFonts w:ascii="Book Antiqua" w:cs="Book Antiqua" w:eastAsia="Book Antiqua" w:hAnsi="Book Antiqua"/>
          <w:b/>
          <w:color w:val="000000"/>
          <w:sz w:val="24"/>
          <w:szCs w:val="24"/>
        </w:rPr>
      </w:pPr>
      <w:r w:rsidRPr="B6A224EC">
        <w:rPr>
          <w:rFonts w:ascii="Book Antiqua" w:cs="Book Antiqua" w:eastAsia="Book Antiqua" w:hAnsi="Book Antiqua"/>
          <w:b/>
          <w:color w:val="000000"/>
          <w:sz w:val="24"/>
          <w:szCs w:val="24"/>
          <w:rPrChange w:id="3876" w:author="MUTILE WANYEE" w:date="2024-03-01T12:23:00Z">
            <w:rPr>
              <w:rFonts w:ascii="Book Antiqua" w:cs="Book Antiqua" w:eastAsia="Book Antiqua" w:hAnsi="Book Antiqua"/>
              <w:b/>
              <w:color w:val="000000"/>
              <w:sz w:val="24"/>
              <w:szCs w:val="24"/>
            </w:rPr>
          </w:rPrChange>
        </w:rPr>
        <w:t xml:space="preserve">8:1: Introduction </w:t>
      </w:r>
    </w:p>
    <w:p>
      <w:pPr>
        <w:pStyle w:val="style0"/>
        <w:spacing w:after="0"/>
        <w:rPr>
          <w:sz w:val="16"/>
          <w:szCs w:val="16"/>
        </w:rPr>
      </w:pPr>
    </w:p>
    <w:p>
      <w:pPr>
        <w:pStyle w:val="style0"/>
        <w:spacing w:after="0" w:lineRule="auto" w:line="276"/>
        <w:jc w:val="both"/>
        <w:rPr>
          <w:rFonts w:ascii="Book Antiqua" w:cs="Book Antiqua" w:eastAsia="Book Antiqua" w:hAnsi="Book Antiqua"/>
          <w:b/>
          <w:color w:val="000000"/>
          <w:sz w:val="24"/>
          <w:szCs w:val="24"/>
        </w:rPr>
      </w:pPr>
      <w:r w:rsidRPr="5B66248D">
        <w:rPr>
          <w:rFonts w:ascii="Book Antiqua" w:cs="Book Antiqua" w:eastAsia="Book Antiqua" w:hAnsi="Book Antiqua"/>
          <w:b/>
          <w:color w:val="000000"/>
          <w:sz w:val="24"/>
          <w:szCs w:val="24"/>
          <w:rPrChange w:id="3877" w:author="MUTILE WANYEE" w:date="2024-03-01T12:23:00Z">
            <w:rPr>
              <w:rFonts w:ascii="Book Antiqua" w:cs="Book Antiqua" w:eastAsia="Book Antiqua" w:hAnsi="Book Antiqua"/>
              <w:b/>
              <w:color w:val="000000"/>
              <w:sz w:val="24"/>
              <w:szCs w:val="24"/>
            </w:rPr>
          </w:rPrChange>
        </w:rPr>
        <w:t>8.1.1 What is Population Health?</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color w:val="000000"/>
          <w:sz w:val="24"/>
          <w:szCs w:val="24"/>
        </w:rPr>
      </w:pPr>
      <w:r w:rsidRPr="1F22F357">
        <w:rPr>
          <w:rFonts w:ascii="Book Antiqua" w:cs="Book Antiqua" w:eastAsia="Book Antiqua" w:hAnsi="Book Antiqua"/>
          <w:color w:val="000000"/>
          <w:sz w:val="24"/>
          <w:szCs w:val="24"/>
          <w:rPrChange w:id="3878" w:author="MUTILE WANYEE" w:date="2024-03-01T12:23:00Z">
            <w:rPr>
              <w:rFonts w:ascii="Book Antiqua" w:cs="Book Antiqua" w:eastAsia="Book Antiqua" w:hAnsi="Book Antiqua"/>
              <w:color w:val="000000"/>
              <w:sz w:val="24"/>
              <w:szCs w:val="24"/>
            </w:rPr>
          </w:rPrChange>
        </w:rPr>
        <w:t>Population health is the interdisciplinary approach for maximizing health outcomes in a particular community of individuals by connecting practice with policy. Population health is a cohesive, integrated and comprehensive approach to health care considering the distribution of health outcomes within a population, the health determinants that influence distribution of the health care and the policies and interventions that are impacted by the determinants. The delivery of health services whether preventive or curative is provided by an inter professional team of health care providers.</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color w:val="000000"/>
          <w:sz w:val="24"/>
          <w:szCs w:val="24"/>
        </w:rPr>
      </w:pPr>
      <w:r w:rsidRPr="6D0DE81D">
        <w:rPr>
          <w:rFonts w:ascii="Book Antiqua" w:cs="Book Antiqua" w:eastAsia="Book Antiqua" w:hAnsi="Book Antiqua"/>
          <w:color w:val="000000"/>
          <w:sz w:val="24"/>
          <w:szCs w:val="24"/>
          <w:rPrChange w:id="3879" w:author="MUTILE WANYEE" w:date="2024-03-01T12:23:00Z">
            <w:rPr>
              <w:rFonts w:ascii="Book Antiqua" w:cs="Book Antiqua" w:eastAsia="Book Antiqua" w:hAnsi="Book Antiqua"/>
              <w:color w:val="000000"/>
              <w:sz w:val="24"/>
              <w:szCs w:val="24"/>
            </w:rPr>
          </w:rPrChange>
        </w:rPr>
        <w:t xml:space="preserve">The health determinants (or factors) that impact on the health outcomes include genetics, social environment (education, income, employment, culture), physical or natural environment (clean air and water, urban infrastructure and design), health care systems, and individual behavior.  </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color w:val="000000"/>
          <w:sz w:val="24"/>
          <w:szCs w:val="24"/>
        </w:rPr>
      </w:pPr>
      <w:r w:rsidRPr="E603C557">
        <w:rPr>
          <w:rFonts w:ascii="Book Antiqua" w:cs="Book Antiqua" w:eastAsia="Book Antiqua" w:hAnsi="Book Antiqua"/>
          <w:color w:val="000000"/>
          <w:sz w:val="24"/>
          <w:szCs w:val="24"/>
          <w:rPrChange w:id="3880" w:author="MUTILE WANYEE" w:date="2024-03-01T12:23:00Z">
            <w:rPr>
              <w:rFonts w:ascii="Book Antiqua" w:cs="Book Antiqua" w:eastAsia="Book Antiqua" w:hAnsi="Book Antiqua"/>
              <w:color w:val="000000"/>
              <w:sz w:val="24"/>
              <w:szCs w:val="24"/>
            </w:rPr>
          </w:rPrChange>
        </w:rPr>
        <w:t>The interprofessional team of health care providers includes both clinical (medical practitioners, physicians, nurses, pharmacists, dentists, radiological staff among other professionals and non-clinical health care administrators, quality, safety and public health professionals such as epidemiologists, environmental health professionals.</w:t>
      </w:r>
    </w:p>
    <w:p>
      <w:pPr>
        <w:pStyle w:val="style2"/>
        <w:spacing w:lineRule="auto" w:line="276"/>
        <w:rPr>
          <w:rFonts w:ascii="Book Antiqua" w:cs="Book Antiqua" w:eastAsia="Book Antiqua" w:hAnsi="Book Antiqua"/>
          <w:b/>
          <w:color w:val="000000"/>
          <w:sz w:val="16"/>
          <w:szCs w:val="16"/>
        </w:rPr>
      </w:pPr>
    </w:p>
    <w:p>
      <w:pPr>
        <w:pStyle w:val="style0"/>
        <w:jc w:val="both"/>
        <w:rPr>
          <w:rFonts w:ascii="Book Antiqua" w:cs="Book Antiqua" w:eastAsia="Book Antiqua" w:hAnsi="Book Antiqua"/>
          <w:sz w:val="24"/>
          <w:szCs w:val="24"/>
        </w:rPr>
      </w:pPr>
      <w:r w:rsidRPr="A3462897">
        <w:rPr>
          <w:rFonts w:ascii="Book Antiqua" w:cs="Book Antiqua" w:eastAsia="Book Antiqua" w:hAnsi="Book Antiqua"/>
          <w:sz w:val="24"/>
          <w:szCs w:val="24"/>
          <w:rPrChange w:id="3881" w:author="MUTILE WANYEE" w:date="2024-03-01T12:23:00Z">
            <w:rPr>
              <w:rFonts w:ascii="Book Antiqua" w:cs="Book Antiqua" w:eastAsia="Book Antiqua" w:hAnsi="Book Antiqua"/>
              <w:sz w:val="24"/>
              <w:szCs w:val="24"/>
            </w:rPr>
          </w:rPrChange>
        </w:rPr>
        <w:t>This section on population has very key indicators that provide the data required for determining whether there are systems in place to meet the population needs.</w:t>
      </w:r>
    </w:p>
    <w:p>
      <w:pPr>
        <w:pStyle w:val="style2"/>
        <w:spacing w:before="0" w:lineRule="auto" w:line="276"/>
        <w:rPr>
          <w:rFonts w:ascii="Book Antiqua" w:cs="Book Antiqua" w:eastAsia="Book Antiqua" w:hAnsi="Times New Roman"/>
          <w:b w:val="false"/>
          <w:i/>
          <w:color w:val="auto"/>
          <w:sz w:val="20"/>
          <w:szCs w:val="24"/>
          <w:shd w:val="clear" w:color="auto" w:fill="auto"/>
          <w:rPrChange w:id="3882" w:author="MUTILE WANYEE" w:date="2024-03-06T16:14:00Z">
            <w:rPr>
              <w:rFonts w:ascii="Book Antiqua" w:cs="Book Antiqua" w:eastAsia="Book Antiqua" w:hAnsi="Book Antiqua"/>
              <w:b/>
              <w:color w:val="000000"/>
              <w:sz w:val="24"/>
              <w:szCs w:val="24"/>
            </w:rPr>
          </w:rPrChange>
        </w:rPr>
        <w:pPrChange w:id="3883" w:author="MUTILE WANYEE" w:date="2024-03-06T16:14:00Z">
          <w:pPr>
            <w:pStyle w:val="style2"/>
            <w:spacing w:lineRule="auto" w:line="276"/>
          </w:pPr>
        </w:pPrChange>
      </w:pPr>
      <w:r w:rsidRPr="CB5C915D">
        <w:rPr>
          <w:rFonts w:ascii="Book Antiqua" w:cs="Book Antiqua" w:eastAsia="Book Antiqua" w:hAnsi="Book Antiqua"/>
          <w:b/>
          <w:color w:val="000000"/>
          <w:sz w:val="24"/>
          <w:szCs w:val="24"/>
          <w:rPrChange w:id="3884" w:author="MUTILE WANYEE" w:date="2024-03-01T12:23:00Z">
            <w:rPr>
              <w:rFonts w:ascii="Book Antiqua" w:cs="Book Antiqua" w:eastAsia="Book Antiqua" w:hAnsi="Book Antiqua"/>
              <w:b/>
              <w:color w:val="000000"/>
              <w:sz w:val="24"/>
              <w:szCs w:val="24"/>
            </w:rPr>
          </w:rPrChange>
        </w:rPr>
        <w:t>8:1.2: Percentage of health workforce working in hospitals</w:t>
      </w:r>
    </w:p>
    <w:p>
      <w:pPr>
        <w:pStyle w:val="style0"/>
        <w:spacing w:after="0" w:lineRule="auto" w:line="276"/>
        <w:jc w:val="both"/>
        <w:rPr>
          <w:del w:id="3885" w:author="MUTILE WANYEE" w:date="2024-03-06T16:14:00Z"/>
          <w:rFonts w:ascii="Book Antiqua" w:cs="Book Antiqua" w:eastAsia="Book Antiqua" w:hAnsi="Book Antiqua"/>
          <w:sz w:val="16"/>
          <w:szCs w:val="16"/>
          <w:rPrChange w:id="3886" w:author="MUTILE WANYEE" w:date="2024-03-01T12:23:00Z">
            <w:rPr>
              <w:rFonts w:ascii="Book Antiqua" w:cs="Book Antiqua" w:eastAsia="Book Antiqua" w:hAnsi="Book Antiqua"/>
              <w:sz w:val="16"/>
              <w:szCs w:val="16"/>
            </w:rPr>
          </w:rPrChange>
        </w:rPr>
      </w:pPr>
    </w:p>
    <w:p>
      <w:pPr>
        <w:pStyle w:val="style0"/>
        <w:spacing w:after="0" w:lineRule="auto" w:line="276"/>
        <w:jc w:val="both"/>
        <w:rPr>
          <w:rFonts w:ascii="Book Antiqua" w:cs="Book Antiqua" w:eastAsia="Book Antiqua" w:hAnsi="Book Antiqua"/>
          <w:color w:val="000000"/>
          <w:sz w:val="24"/>
          <w:szCs w:val="24"/>
        </w:rPr>
      </w:pPr>
      <w:r w:rsidRPr="9E1A963B">
        <w:rPr>
          <w:rFonts w:ascii="Book Antiqua" w:cs="Book Antiqua" w:eastAsia="Book Antiqua" w:hAnsi="Book Antiqua"/>
          <w:sz w:val="24"/>
          <w:szCs w:val="24"/>
          <w:rPrChange w:id="3887" w:author="MUTILE WANYEE" w:date="2024-03-01T12:23:00Z">
            <w:rPr>
              <w:rFonts w:ascii="Book Antiqua" w:cs="Book Antiqua" w:eastAsia="Book Antiqua" w:hAnsi="Book Antiqua"/>
              <w:sz w:val="24"/>
              <w:szCs w:val="24"/>
            </w:rPr>
          </w:rPrChange>
        </w:rPr>
        <w:t>As indicated earlier, h</w:t>
      </w:r>
      <w:r w:rsidRPr="9C662DCF">
        <w:rPr>
          <w:rFonts w:ascii="Book Antiqua" w:cs="Book Antiqua" w:eastAsia="Book Antiqua" w:hAnsi="Book Antiqua"/>
          <w:color w:val="000000"/>
          <w:sz w:val="24"/>
          <w:szCs w:val="24"/>
          <w:rPrChange w:id="3888" w:author="MUTILE WANYEE" w:date="2024-03-01T12:23:00Z">
            <w:rPr>
              <w:rFonts w:ascii="Book Antiqua" w:cs="Book Antiqua" w:eastAsia="Book Antiqua" w:hAnsi="Book Antiqua"/>
              <w:color w:val="000000"/>
              <w:sz w:val="24"/>
              <w:szCs w:val="24"/>
            </w:rPr>
          </w:rPrChange>
        </w:rPr>
        <w:t>ospitals manage medical, surgical, paediatric and gynaecological out- and in-patients, radiology services, renal dialysis, tuberculosis management and mortuary and autopsy services. This is in addition of the services provided in the lower facilities. The majority of the health workforce are in the hospitals with 61%, while 36.5%  is in the primary health care facilities with the balance 2.%% conducting administrative services.</w:t>
      </w:r>
    </w:p>
    <w:p>
      <w:pPr>
        <w:pStyle w:val="style0"/>
        <w:spacing w:after="0" w:lineRule="auto" w:line="276"/>
        <w:jc w:val="center"/>
        <w:rPr>
          <w:rFonts w:ascii="Book Antiqua" w:cs="Book Antiqua" w:eastAsia="Book Antiqua" w:hAnsi="Book Antiqua"/>
          <w:color w:val="000000"/>
          <w:sz w:val="24"/>
          <w:szCs w:val="24"/>
        </w:rPr>
      </w:pPr>
      <w:r>
        <w:rPr/>
      </w:r>
      <w:r/>
      <w:r>
        <w:rPr/>
      </w:r>
      <w:r>
        <w:rPr/>
        <w:drawing>
          <wp:inline distL="114300" distT="0" distB="0" distR="114300">
            <wp:extent cx="4933315" cy="1695450"/>
            <wp:effectExtent l="0" t="0" r="0" b="0"/>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Pr/>
      </w:r>
    </w:p>
    <w:p>
      <w:pPr>
        <w:pStyle w:val="style0"/>
        <w:spacing w:after="0" w:lineRule="auto" w:line="276"/>
        <w:jc w:val="both"/>
        <w:rPr>
          <w:rFonts w:ascii="Book Antiqua" w:cs="Book Antiqua" w:eastAsia="Book Antiqua" w:hAnsi="Book Antiqua"/>
          <w:color w:val="000000"/>
          <w:sz w:val="24"/>
          <w:szCs w:val="24"/>
        </w:rPr>
      </w:pPr>
    </w:p>
    <w:p>
      <w:pPr>
        <w:pStyle w:val="style0"/>
        <w:spacing w:after="0" w:lineRule="auto" w:line="276"/>
        <w:jc w:val="both"/>
        <w:rPr>
          <w:rFonts w:ascii="Book Antiqua" w:cs="Book Antiqua" w:eastAsia="Book Antiqua" w:hAnsi="Book Antiqua"/>
          <w:color w:val="000000"/>
          <w:sz w:val="24"/>
          <w:szCs w:val="24"/>
        </w:rPr>
      </w:pPr>
      <w:r w:rsidRPr="FA74E866">
        <w:rPr>
          <w:rFonts w:ascii="Book Antiqua" w:cs="Book Antiqua" w:eastAsia="Book Antiqua" w:hAnsi="Book Antiqua"/>
          <w:color w:val="000000"/>
          <w:sz w:val="24"/>
          <w:szCs w:val="24"/>
          <w:rPrChange w:id="3889" w:author="MUTILE WANYEE" w:date="2024-03-01T12:23:00Z">
            <w:rPr>
              <w:rFonts w:ascii="Book Antiqua" w:cs="Book Antiqua" w:eastAsia="Book Antiqua" w:hAnsi="Book Antiqua"/>
              <w:color w:val="000000"/>
              <w:sz w:val="24"/>
              <w:szCs w:val="24"/>
            </w:rPr>
          </w:rPrChange>
        </w:rPr>
        <w:t>In Kenya, the total number of the health workforce is 87,244 out of which 70,476 are health professionals in the public sector and the health workforce skill mix is shown in Table 15. The nurses were the majority at 48.00%, followed by clinical officers</w:t>
      </w:r>
      <w:r w:rsidRPr="5856ED5B">
        <w:rPr>
          <w:rPrChange w:id="3890" w:author="MUTILE WANYEE" w:date="2024-03-01T12:23:00Z">
            <w:rPr/>
          </w:rPrChange>
        </w:rPr>
        <w:t xml:space="preserve"> </w:t>
      </w:r>
      <w:r w:rsidRPr="C80CE730">
        <w:rPr>
          <w:rFonts w:ascii="Book Antiqua" w:cs="Book Antiqua" w:eastAsia="Book Antiqua" w:hAnsi="Book Antiqua"/>
          <w:color w:val="000000"/>
          <w:sz w:val="24"/>
          <w:szCs w:val="24"/>
          <w:rPrChange w:id="3891" w:author="MUTILE WANYEE" w:date="2024-03-01T12:23:00Z">
            <w:rPr>
              <w:rFonts w:ascii="Book Antiqua" w:cs="Book Antiqua" w:eastAsia="Book Antiqua" w:hAnsi="Book Antiqua"/>
              <w:color w:val="000000"/>
              <w:sz w:val="24"/>
              <w:szCs w:val="24"/>
            </w:rPr>
          </w:rPrChange>
        </w:rPr>
        <w:t>10.40%, medical laboratory</w:t>
      </w:r>
      <w:r w:rsidRPr="CD46362E">
        <w:rPr>
          <w:rPrChange w:id="3892" w:author="MUTILE WANYEE" w:date="2024-03-01T12:23:00Z">
            <w:rPr/>
          </w:rPrChange>
        </w:rPr>
        <w:t xml:space="preserve"> </w:t>
      </w:r>
      <w:r w:rsidRPr="C5FE158F">
        <w:rPr>
          <w:rFonts w:ascii="Book Antiqua" w:cs="Book Antiqua" w:eastAsia="Book Antiqua" w:hAnsi="Book Antiqua"/>
          <w:color w:val="000000"/>
          <w:sz w:val="24"/>
          <w:szCs w:val="24"/>
          <w:rPrChange w:id="3893" w:author="MUTILE WANYEE" w:date="2024-03-01T12:23:00Z">
            <w:rPr>
              <w:rFonts w:ascii="Book Antiqua" w:cs="Book Antiqua" w:eastAsia="Book Antiqua" w:hAnsi="Book Antiqua"/>
              <w:color w:val="000000"/>
              <w:sz w:val="24"/>
              <w:szCs w:val="24"/>
            </w:rPr>
          </w:rPrChange>
        </w:rPr>
        <w:t>7.20%, medical doctors 4.50%, pharmaceutical technologists 2.5%, nutritionists 2.6%, dentists 1%, radiologists 0.80%, pharmacists at 2.1% and public health officers 6.9% among others as indicated in the Annex 3</w:t>
      </w:r>
    </w:p>
    <w:p>
      <w:pPr>
        <w:pStyle w:val="style0"/>
        <w:spacing w:after="0" w:lineRule="auto" w:line="276"/>
        <w:jc w:val="both"/>
        <w:rPr>
          <w:rFonts w:ascii="Book Antiqua" w:cs="Book Antiqua" w:eastAsia="Book Antiqua" w:hAnsi="Book Antiqua"/>
          <w:color w:val="000000"/>
          <w:sz w:val="24"/>
          <w:szCs w:val="24"/>
        </w:rPr>
      </w:pPr>
    </w:p>
    <w:p>
      <w:pPr>
        <w:pStyle w:val="style2"/>
        <w:spacing w:before="0" w:lineRule="auto" w:line="276"/>
        <w:rPr>
          <w:rFonts w:ascii="Book Antiqua" w:cs="Book Antiqua" w:eastAsia="Book Antiqua" w:hAnsi="Book Antiqua"/>
          <w:b/>
          <w:color w:val="000000"/>
          <w:sz w:val="24"/>
          <w:szCs w:val="24"/>
        </w:rPr>
      </w:pPr>
      <w:r w:rsidRPr="F20326AB">
        <w:rPr>
          <w:rFonts w:ascii="Book Antiqua" w:cs="Book Antiqua" w:eastAsia="Book Antiqua" w:hAnsi="Book Antiqua"/>
          <w:b/>
          <w:color w:val="000000"/>
          <w:sz w:val="24"/>
          <w:szCs w:val="24"/>
          <w:rPrChange w:id="3894" w:author="MUTILE WANYEE" w:date="2024-03-01T12:23:00Z">
            <w:rPr>
              <w:rFonts w:ascii="Book Antiqua" w:cs="Book Antiqua" w:eastAsia="Book Antiqua" w:hAnsi="Book Antiqua"/>
              <w:b/>
              <w:color w:val="000000"/>
              <w:sz w:val="24"/>
              <w:szCs w:val="24"/>
            </w:rPr>
          </w:rPrChange>
        </w:rPr>
        <w:t xml:space="preserve">Table 15: Showing HWF by Mix </w:t>
      </w:r>
    </w:p>
    <w:p>
      <w:pPr>
        <w:pStyle w:val="style0"/>
        <w:spacing w:after="0" w:lineRule="auto" w:line="276"/>
        <w:rPr>
          <w:ins w:id="3895" w:author="MUTILE WANYEE" w:date="2024-03-06T15:30:00Z"/>
          <w:rFonts w:ascii="Book Antiqua" w:cs="Book Antiqua" w:eastAsia="Book Antiqua" w:hAnsi="Book Antiqua"/>
          <w:color w:val="000000"/>
          <w:sz w:val="24"/>
          <w:szCs w:val="24"/>
          <w:rPrChange w:id="3896" w:author="MUTILE WANYEE" w:date="2024-03-01T12:23:00Z">
            <w:rPr>
              <w:rFonts w:ascii="Book Antiqua" w:cs="Book Antiqua" w:eastAsia="Book Antiqua" w:hAnsi="Book Antiqua"/>
              <w:color w:val="000000"/>
              <w:sz w:val="24"/>
              <w:szCs w:val="24"/>
            </w:rPr>
          </w:rPrChange>
        </w:rPr>
      </w:pPr>
      <w:r>
        <w:rPr>
          <w:rFonts w:ascii="Book Antiqua" w:cs="Book Antiqua" w:eastAsia="Book Antiqua" w:hAnsi="Book Antiqua"/>
          <w:b/>
          <w:sz w:val="24"/>
          <w:szCs w:val="24"/>
        </w:rPr>
      </w:r>
      <w:r>
        <w:rPr>
          <w:rFonts w:ascii="Book Antiqua" w:cs="Book Antiqua" w:eastAsia="Book Antiqua" w:hAnsi="Book Antiqua"/>
          <w:b/>
          <w:sz w:val="24"/>
          <w:szCs w:val="24"/>
        </w:rPr>
      </w:r>
      <w:r>
        <w:rPr>
          <w:rFonts w:ascii="Book Antiqua" w:cs="Book Antiqua" w:eastAsia="Book Antiqua" w:hAnsi="Book Antiqua"/>
          <w:b/>
          <w:sz w:val="24"/>
          <w:szCs w:val="24"/>
        </w:rPr>
      </w:r>
      <w:r>
        <w:rPr>
          <w:rFonts w:ascii="Book Antiqua" w:cs="Book Antiqua" w:eastAsia="Book Antiqua" w:hAnsi="Book Antiqua"/>
          <w:b/>
          <w:sz w:val="24"/>
          <w:szCs w:val="24"/>
        </w:rPr>
        <w:drawing>
          <wp:inline distL="114300" distT="0" distB="0" distR="114300">
            <wp:extent cx="5943600" cy="3041015"/>
            <wp:effectExtent l="0" t="0" r="0" b="0"/>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Pr>
          <w:rFonts w:ascii="Book Antiqua" w:cs="Book Antiqua" w:eastAsia="Book Antiqua" w:hAnsi="Book Antiqua"/>
          <w:b/>
          <w:sz w:val="24"/>
          <w:szCs w:val="24"/>
        </w:rPr>
      </w:r>
    </w:p>
    <w:p>
      <w:pPr>
        <w:pStyle w:val="style0"/>
        <w:spacing w:after="0" w:lineRule="auto" w:line="276"/>
        <w:rPr>
          <w:ins w:id="3897" w:author="MUTILE WANYEE" w:date="2024-03-06T15:30:00Z"/>
          <w:rFonts w:ascii="Book Antiqua" w:cs="Book Antiqua" w:eastAsia="Book Antiqua" w:hAnsi="Book Antiqua"/>
          <w:color w:val="000000"/>
          <w:sz w:val="24"/>
          <w:szCs w:val="24"/>
          <w:rPrChange w:id="3898" w:author="MUTILE WANYEE" w:date="2024-03-01T12:23:00Z">
            <w:rPr>
              <w:rFonts w:ascii="Book Antiqua" w:cs="Book Antiqua" w:eastAsia="Book Antiqua" w:hAnsi="Book Antiqua"/>
              <w:color w:val="000000"/>
              <w:sz w:val="24"/>
              <w:szCs w:val="24"/>
            </w:rPr>
          </w:rPrChange>
        </w:rPr>
      </w:pPr>
    </w:p>
    <w:p>
      <w:pPr>
        <w:pStyle w:val="style0"/>
        <w:spacing w:after="0" w:lineRule="auto" w:line="276"/>
        <w:rPr>
          <w:del w:id="3899" w:author="MUTILE WANYEE" w:date="2024-03-06T15:30:00Z"/>
          <w:rFonts w:ascii="Book Antiqua" w:cs="Book Antiqua" w:eastAsia="Book Antiqua" w:hAnsi="Book Antiqua"/>
          <w:color w:val="000000"/>
          <w:sz w:val="24"/>
          <w:szCs w:val="24"/>
          <w:rPrChange w:id="3900" w:author="MUTILE WANYEE" w:date="2024-03-01T12:23:00Z">
            <w:rPr>
              <w:rFonts w:ascii="Book Antiqua" w:cs="Book Antiqua" w:eastAsia="Book Antiqua" w:hAnsi="Book Antiqua"/>
              <w:color w:val="000000"/>
              <w:sz w:val="24"/>
              <w:szCs w:val="24"/>
            </w:rPr>
          </w:rPrChange>
        </w:rPr>
      </w:pPr>
    </w:p>
    <w:p>
      <w:pPr>
        <w:pStyle w:val="style2"/>
        <w:spacing w:before="0" w:lineRule="auto" w:line="276"/>
        <w:rPr>
          <w:del w:id="3901" w:author="MUTILE WANYEE" w:date="2024-03-06T15:30:00Z"/>
          <w:rFonts w:ascii="Book Antiqua" w:cs="Book Antiqua" w:eastAsia="Book Antiqua" w:hAnsi="Book Antiqua"/>
          <w:b/>
          <w:color w:val="000000"/>
          <w:sz w:val="16"/>
          <w:szCs w:val="16"/>
          <w:rPrChange w:id="3902" w:author="MUTILE WANYEE" w:date="2024-03-01T12:23:00Z">
            <w:rPr>
              <w:rFonts w:ascii="Book Antiqua" w:cs="Book Antiqua" w:eastAsia="Book Antiqua" w:hAnsi="Book Antiqua"/>
              <w:b/>
              <w:color w:val="000000"/>
              <w:sz w:val="16"/>
              <w:szCs w:val="16"/>
            </w:rPr>
          </w:rPrChange>
        </w:rPr>
      </w:pPr>
    </w:p>
    <w:p>
      <w:pPr>
        <w:pStyle w:val="style2"/>
        <w:spacing w:before="0" w:lineRule="auto" w:line="276"/>
        <w:jc w:val="both"/>
        <w:rPr>
          <w:ins w:id="3903" w:author="MUTILE WANYEE" w:date="2024-03-06T15:31:00Z"/>
          <w:rFonts w:ascii="Book Antiqua" w:cs="Book Antiqua" w:eastAsia="Book Antiqua" w:hAnsi="Book Antiqua"/>
          <w:color w:val="000000"/>
          <w:sz w:val="24"/>
          <w:szCs w:val="24"/>
          <w:rPrChange w:id="3904" w:author="MUTILE WANYEE" w:date="2024-03-01T12:23:00Z">
            <w:rPr>
              <w:rFonts w:ascii="Book Antiqua" w:cs="Book Antiqua" w:eastAsia="Book Antiqua" w:hAnsi="Book Antiqua"/>
              <w:color w:val="000000"/>
              <w:sz w:val="24"/>
              <w:szCs w:val="24"/>
            </w:rPr>
          </w:rPrChange>
        </w:rPr>
      </w:pPr>
      <w:del w:id="3905" w:author="MUTILE WANYEE" w:date="2024-03-06T15:30:00Z">
        <w:r w:rsidDel="13CB144B" w:rsidRPr="21B22043">
          <w:rPr>
            <w:rFonts w:ascii="Book Antiqua" w:cs="Book Antiqua" w:eastAsia="Book Antiqua" w:hAnsi="Book Antiqua"/>
            <w:b/>
            <w:color w:val="000000"/>
            <w:sz w:val="24"/>
            <w:szCs w:val="24"/>
            <w:rPrChange w:id="3906" w:author="MUTILE WANYEE" w:date="2024-03-01T12:23:00Z">
              <w:rPr>
                <w:rFonts w:ascii="Book Antiqua" w:cs="Book Antiqua" w:eastAsia="Book Antiqua" w:hAnsi="Book Antiqua"/>
                <w:b/>
                <w:color w:val="000000"/>
                <w:sz w:val="24"/>
                <w:szCs w:val="24"/>
              </w:rPr>
            </w:rPrChange>
          </w:rPr>
          <w:delText>8:</w:delText>
        </w:r>
      </w:del>
      <w:ins w:id="3907" w:author="MUTILE WANYEE" w:date="2024-03-06T15:30:00Z">
        <w:r w:rsidR="E0B34C8D" w:rsidRPr="841F7EEE">
          <w:rPr>
            <w:rFonts w:ascii="Book Antiqua" w:cs="Book Antiqua" w:eastAsia="Book Antiqua" w:hAnsi="Book Antiqua"/>
            <w:b/>
            <w:color w:val="000000"/>
            <w:sz w:val="24"/>
            <w:szCs w:val="24"/>
            <w:rPrChange w:id="3908" w:author="MUTILE WANYEE" w:date="2024-03-01T12:23:00Z">
              <w:rPr>
                <w:rFonts w:ascii="Book Antiqua" w:cs="Book Antiqua" w:eastAsia="Book Antiqua" w:hAnsi="Book Antiqua"/>
                <w:b/>
                <w:color w:val="000000"/>
                <w:sz w:val="24"/>
                <w:szCs w:val="24"/>
              </w:rPr>
            </w:rPrChange>
          </w:rPr>
          <w:t>8.</w:t>
        </w:r>
      </w:ins>
      <w:r w:rsidRPr="60BFD400">
        <w:rPr>
          <w:rFonts w:ascii="Book Antiqua" w:cs="Book Antiqua" w:eastAsia="Book Antiqua" w:hAnsi="Book Antiqua"/>
          <w:b/>
          <w:color w:val="000000"/>
          <w:sz w:val="24"/>
          <w:szCs w:val="24"/>
          <w:rPrChange w:id="3909" w:author="MUTILE WANYEE" w:date="2024-03-01T12:23:00Z">
            <w:rPr>
              <w:rFonts w:ascii="Book Antiqua" w:cs="Book Antiqua" w:eastAsia="Book Antiqua" w:hAnsi="Book Antiqua"/>
              <w:b/>
              <w:color w:val="000000"/>
              <w:sz w:val="24"/>
              <w:szCs w:val="24"/>
            </w:rPr>
          </w:rPrChange>
        </w:rPr>
        <w:t>1.3.:  Percentage of health workforce working in residential long-term care facilities</w:t>
      </w:r>
      <w:r w:rsidRPr="88F2C068">
        <w:rPr>
          <w:rFonts w:ascii="Book Antiqua" w:cs="Book Antiqua" w:eastAsia="Book Antiqua" w:hAnsi="Book Antiqua"/>
          <w:color w:val="000000"/>
          <w:sz w:val="24"/>
          <w:szCs w:val="24"/>
          <w:rPrChange w:id="3910" w:author="MUTILE WANYEE" w:date="2024-03-01T12:23:00Z">
            <w:rPr>
              <w:rFonts w:ascii="Book Antiqua" w:cs="Book Antiqua" w:eastAsia="Book Antiqua" w:hAnsi="Book Antiqua"/>
              <w:color w:val="000000"/>
              <w:sz w:val="24"/>
              <w:szCs w:val="24"/>
            </w:rPr>
          </w:rPrChange>
        </w:rPr>
        <w:t>-</w:t>
      </w:r>
      <w:r w:rsidRPr="69BA044B">
        <w:rPr>
          <w:rFonts w:ascii="Book Antiqua" w:cs="Book Antiqua" w:eastAsia="Book Antiqua" w:hAnsi="Book Antiqua"/>
          <w:color w:val="000000"/>
          <w:sz w:val="24"/>
          <w:szCs w:val="24"/>
          <w:rPrChange w:id="3911" w:author="MUTILE WANYEE" w:date="2024-03-01T12:23:00Z">
            <w:rPr>
              <w:rFonts w:ascii="Book Antiqua" w:cs="Book Antiqua" w:eastAsia="Book Antiqua" w:hAnsi="Book Antiqua"/>
              <w:color w:val="000000"/>
              <w:sz w:val="24"/>
              <w:szCs w:val="24"/>
            </w:rPr>
          </w:rPrChange>
        </w:rPr>
        <w:t xml:space="preserve"> </w:t>
      </w:r>
    </w:p>
    <w:p>
      <w:pPr>
        <w:pStyle w:val="style2"/>
        <w:spacing w:before="0" w:lineRule="auto" w:line="276"/>
        <w:jc w:val="both"/>
        <w:rPr>
          <w:rFonts w:ascii="Book Antiqua" w:cs="Book Antiqua" w:eastAsia="Book Antiqua" w:hAnsi="Book Antiqua"/>
          <w:color w:val="000000"/>
          <w:sz w:val="24"/>
          <w:szCs w:val="24"/>
          <w:highlight w:val="white"/>
        </w:rPr>
      </w:pPr>
      <w:r w:rsidRPr="CF255411">
        <w:rPr>
          <w:rFonts w:ascii="Book Antiqua" w:cs="Book Antiqua" w:eastAsia="Book Antiqua" w:hAnsi="Book Antiqua"/>
          <w:color w:val="000000"/>
          <w:sz w:val="24"/>
          <w:szCs w:val="24"/>
          <w:rPrChange w:id="3912" w:author="MUTILE WANYEE" w:date="2024-03-01T12:23:00Z">
            <w:rPr>
              <w:rFonts w:ascii="Book Antiqua" w:cs="Book Antiqua" w:eastAsia="Book Antiqua" w:hAnsi="Book Antiqua"/>
              <w:color w:val="000000"/>
              <w:sz w:val="24"/>
              <w:szCs w:val="24"/>
            </w:rPr>
          </w:rPrChange>
        </w:rPr>
        <w:t xml:space="preserve">Long-term care involves a variety of services designed to meet a person's health or personal care needs during a short or long period of time. These services are offered in </w:t>
      </w:r>
      <w:r w:rsidRPr="401585AB">
        <w:rPr>
          <w:rFonts w:ascii="Book Antiqua" w:cs="Book Antiqua" w:eastAsia="Book Antiqua" w:hAnsi="Book Antiqua"/>
          <w:color w:val="000000"/>
          <w:sz w:val="24"/>
          <w:szCs w:val="24"/>
          <w:highlight w:val="white"/>
          <w:rPrChange w:id="3913" w:author="MUTILE WANYEE" w:date="2024-03-01T12:23:00Z">
            <w:rPr>
              <w:rFonts w:ascii="Book Antiqua" w:cs="Book Antiqua" w:eastAsia="Book Antiqua" w:hAnsi="Book Antiqua"/>
              <w:color w:val="000000"/>
              <w:sz w:val="24"/>
              <w:szCs w:val="24"/>
              <w:highlight w:val="white"/>
            </w:rPr>
          </w:rPrChange>
        </w:rPr>
        <w:t>family homes, nursing homes, hospice among others.</w:t>
      </w:r>
      <w:r w:rsidRPr="9B387A08">
        <w:rPr>
          <w:rFonts w:ascii="Book Antiqua" w:cs="Book Antiqua" w:eastAsia="Book Antiqua" w:hAnsi="Book Antiqua"/>
          <w:color w:val="000000"/>
          <w:sz w:val="24"/>
          <w:szCs w:val="24"/>
          <w:rPrChange w:id="3914" w:author="MUTILE WANYEE" w:date="2024-03-01T12:23:00Z">
            <w:rPr>
              <w:rFonts w:ascii="Book Antiqua" w:cs="Book Antiqua" w:eastAsia="Book Antiqua" w:hAnsi="Book Antiqua"/>
              <w:color w:val="000000"/>
              <w:sz w:val="24"/>
              <w:szCs w:val="24"/>
            </w:rPr>
          </w:rPrChange>
        </w:rPr>
        <w:t xml:space="preserve"> Hospice care places its focus on comfort, quality of life and the wishes of patients with terminal, life-limiting illnesses. It takes an individual approach to care, taking into account the patient’s physical, emotional, spiritual, and/or social needs. </w:t>
      </w:r>
      <w:r w:rsidRPr="D73CC943">
        <w:rPr>
          <w:rFonts w:ascii="Book Antiqua" w:cs="Book Antiqua" w:eastAsia="Book Antiqua" w:hAnsi="Book Antiqua"/>
          <w:color w:val="000000"/>
          <w:sz w:val="24"/>
          <w:szCs w:val="24"/>
          <w:highlight w:val="white"/>
          <w:rPrChange w:id="3915" w:author="MUTILE WANYEE" w:date="2024-03-01T12:23:00Z">
            <w:rPr>
              <w:rFonts w:ascii="Book Antiqua" w:cs="Book Antiqua" w:eastAsia="Book Antiqua" w:hAnsi="Book Antiqua"/>
              <w:color w:val="000000"/>
              <w:sz w:val="24"/>
              <w:szCs w:val="24"/>
              <w:highlight w:val="white"/>
            </w:rPr>
          </w:rPrChange>
        </w:rPr>
        <w:t xml:space="preserve"> </w:t>
      </w:r>
    </w:p>
    <w:p>
      <w:pPr>
        <w:pStyle w:val="style2"/>
        <w:spacing w:before="0" w:lineRule="auto" w:line="276"/>
        <w:jc w:val="both"/>
        <w:rPr>
          <w:rFonts w:ascii="Book Antiqua" w:cs="Book Antiqua" w:eastAsia="Book Antiqua" w:hAnsi="Book Antiqua"/>
          <w:color w:val="000000"/>
          <w:sz w:val="16"/>
          <w:szCs w:val="16"/>
          <w:highlight w:val="white"/>
        </w:rPr>
      </w:pPr>
    </w:p>
    <w:p>
      <w:pPr>
        <w:pStyle w:val="style2"/>
        <w:spacing w:before="0" w:lineRule="auto" w:line="276"/>
        <w:jc w:val="both"/>
        <w:rPr>
          <w:rFonts w:ascii="Book Antiqua" w:cs="Book Antiqua" w:eastAsia="Book Antiqua" w:hAnsi="Book Antiqua"/>
          <w:b/>
          <w:color w:val="000000"/>
          <w:sz w:val="24"/>
          <w:szCs w:val="24"/>
        </w:rPr>
      </w:pPr>
      <w:r w:rsidRPr="9397B8B8">
        <w:rPr>
          <w:rFonts w:ascii="Book Antiqua" w:cs="Book Antiqua" w:eastAsia="Book Antiqua" w:hAnsi="Book Antiqua"/>
          <w:color w:val="000000"/>
          <w:sz w:val="24"/>
          <w:szCs w:val="24"/>
          <w:highlight w:val="white"/>
          <w:rPrChange w:id="3916" w:author="MUTILE WANYEE" w:date="2024-03-01T12:23:00Z">
            <w:rPr>
              <w:rFonts w:ascii="Book Antiqua" w:cs="Book Antiqua" w:eastAsia="Book Antiqua" w:hAnsi="Book Antiqua"/>
              <w:color w:val="000000"/>
              <w:sz w:val="24"/>
              <w:szCs w:val="24"/>
              <w:highlight w:val="white"/>
            </w:rPr>
          </w:rPrChange>
        </w:rPr>
        <w:t>In Kenya, residential long term care facilities include hospices mostly dealing with oncology cases. Today there are over 70 hospices and palliative care units across Kenya. There are a mixture of HWF working in the hospices to include; doctors, nurses, clinical officers, laboratory, and nutritionists.</w:t>
      </w:r>
    </w:p>
    <w:p>
      <w:pPr>
        <w:pStyle w:val="style3"/>
        <w:spacing w:lineRule="auto" w:line="276"/>
        <w:rPr>
          <w:rFonts w:ascii="Book Antiqua" w:cs="Book Antiqua" w:eastAsia="Book Antiqua" w:hAnsi="Book Antiqua"/>
          <w:b/>
          <w:color w:val="000000"/>
          <w:sz w:val="16"/>
          <w:szCs w:val="16"/>
        </w:rPr>
      </w:pPr>
    </w:p>
    <w:p>
      <w:pPr>
        <w:pStyle w:val="style3"/>
        <w:spacing w:before="0" w:lineRule="auto" w:line="276"/>
        <w:rPr>
          <w:rFonts w:ascii="Book Antiqua" w:cs="Book Antiqua" w:eastAsia="Book Antiqua" w:hAnsi="Times New Roman"/>
          <w:b w:val="false"/>
          <w:i/>
          <w:color w:val="auto"/>
          <w:shd w:val="clear" w:color="auto" w:fill="auto"/>
          <w:rPrChange w:id="3917" w:author="MUTILE WANYEE" w:date="2024-03-06T15:31:00Z">
            <w:rPr>
              <w:rFonts w:ascii="Book Antiqua" w:cs="Book Antiqua" w:eastAsia="Book Antiqua" w:hAnsi="Book Antiqua"/>
              <w:b/>
              <w:color w:val="000000"/>
            </w:rPr>
          </w:rPrChange>
        </w:rPr>
        <w:pPrChange w:id="3918" w:author="MUTILE WANYEE" w:date="2024-03-06T15:31:00Z">
          <w:pPr>
            <w:pStyle w:val="style3"/>
            <w:spacing w:lineRule="auto" w:line="276"/>
          </w:pPr>
        </w:pPrChange>
      </w:pPr>
      <w:r w:rsidRPr="F5536C72">
        <w:rPr>
          <w:rFonts w:ascii="Book Antiqua" w:cs="Book Antiqua" w:eastAsia="Book Antiqua" w:hAnsi="Book Antiqua"/>
          <w:b/>
          <w:color w:val="000000"/>
          <w:rPrChange w:id="3919" w:author="MUTILE WANYEE" w:date="2024-03-01T12:23:00Z">
            <w:rPr>
              <w:rFonts w:ascii="Book Antiqua" w:cs="Book Antiqua" w:eastAsia="Book Antiqua" w:hAnsi="Book Antiqua"/>
              <w:b/>
              <w:color w:val="000000"/>
            </w:rPr>
          </w:rPrChange>
        </w:rPr>
        <w:t>8.1.5: Specialist surgical workforce</w:t>
      </w:r>
    </w:p>
    <w:p>
      <w:pPr>
        <w:pStyle w:val="style0"/>
        <w:spacing w:after="0" w:lineRule="auto" w:line="276"/>
        <w:jc w:val="both"/>
        <w:rPr>
          <w:del w:id="3920" w:author="MUTILE WANYEE" w:date="2024-03-06T15:31:00Z"/>
          <w:rFonts w:ascii="Book Antiqua" w:cs="Book Antiqua" w:eastAsia="Book Antiqua" w:hAnsi="Book Antiqua"/>
          <w:color w:val="000000"/>
          <w:sz w:val="16"/>
          <w:szCs w:val="16"/>
          <w:rPrChange w:id="3921" w:author="MUTILE WANYEE" w:date="2024-03-01T12:23:00Z">
            <w:rPr>
              <w:rFonts w:ascii="Book Antiqua" w:cs="Book Antiqua" w:eastAsia="Book Antiqua" w:hAnsi="Book Antiqua"/>
              <w:color w:val="000000"/>
              <w:sz w:val="16"/>
              <w:szCs w:val="16"/>
            </w:rPr>
          </w:rPrChange>
        </w:rPr>
      </w:pPr>
    </w:p>
    <w:p>
      <w:pPr>
        <w:pStyle w:val="style0"/>
        <w:spacing w:after="0" w:lineRule="auto" w:line="276"/>
        <w:jc w:val="both"/>
        <w:rPr>
          <w:rFonts w:ascii="Book Antiqua" w:cs="Book Antiqua" w:eastAsia="Book Antiqua" w:hAnsi="Book Antiqua"/>
          <w:color w:val="000000"/>
          <w:sz w:val="24"/>
          <w:szCs w:val="24"/>
        </w:rPr>
      </w:pPr>
      <w:r w:rsidRPr="63BA89A4">
        <w:rPr>
          <w:rFonts w:ascii="Book Antiqua" w:cs="Book Antiqua" w:eastAsia="Book Antiqua" w:hAnsi="Book Antiqua"/>
          <w:color w:val="000000"/>
          <w:sz w:val="24"/>
          <w:szCs w:val="24"/>
          <w:rPrChange w:id="3922" w:author="MUTILE WANYEE" w:date="2024-03-01T12:23:00Z">
            <w:rPr>
              <w:rFonts w:ascii="Book Antiqua" w:cs="Book Antiqua" w:eastAsia="Book Antiqua" w:hAnsi="Book Antiqua"/>
              <w:color w:val="000000"/>
              <w:sz w:val="24"/>
              <w:szCs w:val="24"/>
            </w:rPr>
          </w:rPrChange>
        </w:rPr>
        <w:t xml:space="preserve">In the Surgical group of specialists, they are 389 in number in the public sector. The group is comprised of different surgical specializations that include the following; general surgeons, ENT, ophthalmology, cardiothoracic, colorectal, neurosurgeon, orthopedic, paediatric, plastic and reconstructive, and urology. The majority of the surgeons are operating in the Teaching and Referral facilities and in the urban and peri-urban areas.  </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color w:val="000000"/>
          <w:sz w:val="24"/>
          <w:szCs w:val="24"/>
        </w:rPr>
      </w:pPr>
      <w:r w:rsidRPr="FC704BD4">
        <w:rPr>
          <w:rFonts w:ascii="Book Antiqua" w:cs="Book Antiqua" w:eastAsia="Book Antiqua" w:hAnsi="Book Antiqua"/>
          <w:color w:val="000000"/>
          <w:sz w:val="24"/>
          <w:szCs w:val="24"/>
          <w:rPrChange w:id="3923" w:author="MUTILE WANYEE" w:date="2024-03-01T12:23:00Z">
            <w:rPr>
              <w:rFonts w:ascii="Book Antiqua" w:cs="Book Antiqua" w:eastAsia="Book Antiqua" w:hAnsi="Book Antiqua"/>
              <w:color w:val="000000"/>
              <w:sz w:val="24"/>
              <w:szCs w:val="24"/>
            </w:rPr>
          </w:rPrChange>
        </w:rPr>
        <w:t xml:space="preserve">According to existing data, there are only 581 licensed surgeons in the country which clearly indicates the massive gap that there is. Several mechanisms have been attempted to address this huge gap; one of them being the adoption of the College of Surgeons of East, Central and Southern Africa (COSECSA) program. Traditionally the classroom-based approach in the training of surgeons, takes the medical officers away from the duty stations to the urban areas. The staff are released to attend the trainings, while maintaining them on county payroll expected to return to their workstations.  However, most of these staff do not go back and if they did sometimes the area of specialty may not be required in the county of initial workstation. </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color w:val="000000"/>
          <w:sz w:val="24"/>
          <w:szCs w:val="24"/>
        </w:rPr>
      </w:pPr>
      <w:r w:rsidRPr="DEFB4EE8">
        <w:rPr>
          <w:rFonts w:ascii="Book Antiqua" w:cs="Book Antiqua" w:eastAsia="Book Antiqua" w:hAnsi="Book Antiqua"/>
          <w:color w:val="000000"/>
          <w:sz w:val="24"/>
          <w:szCs w:val="24"/>
          <w:rPrChange w:id="3924" w:author="MUTILE WANYEE" w:date="2024-03-01T12:23:00Z">
            <w:rPr>
              <w:rFonts w:ascii="Book Antiqua" w:cs="Book Antiqua" w:eastAsia="Book Antiqua" w:hAnsi="Book Antiqua"/>
              <w:color w:val="000000"/>
              <w:sz w:val="24"/>
              <w:szCs w:val="24"/>
            </w:rPr>
          </w:rPrChange>
        </w:rPr>
        <w:t xml:space="preserve">The uniqueness of the COSECSA has been advantageous in that it is an in-service training that not only reduces costs incurred but also helps in surgeon retention post qualification at the place of study. The college has created a training pathway which harnesses existing, but often underutilized resources (hospitals and surgeons) for surgical training. </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ins w:id="3925" w:author="MUTILE WANYEE" w:date="2024-03-06T15:31:00Z"/>
          <w:rFonts w:ascii="Book Antiqua" w:cs="Book Antiqua" w:eastAsia="Book Antiqua" w:hAnsi="Book Antiqua"/>
          <w:color w:val="000000"/>
          <w:sz w:val="24"/>
          <w:szCs w:val="24"/>
          <w:rPrChange w:id="3926" w:author="MUTILE WANYEE" w:date="2024-03-01T12:23:00Z">
            <w:rPr>
              <w:rFonts w:ascii="Book Antiqua" w:cs="Book Antiqua" w:eastAsia="Book Antiqua" w:hAnsi="Book Antiqua"/>
              <w:color w:val="000000"/>
              <w:sz w:val="24"/>
              <w:szCs w:val="24"/>
            </w:rPr>
          </w:rPrChange>
        </w:rPr>
      </w:pPr>
      <w:r w:rsidRPr="0C1395FB">
        <w:rPr>
          <w:rFonts w:ascii="Book Antiqua" w:cs="Book Antiqua" w:eastAsia="Book Antiqua" w:hAnsi="Book Antiqua"/>
          <w:color w:val="000000"/>
          <w:sz w:val="24"/>
          <w:szCs w:val="24"/>
          <w:rPrChange w:id="3927" w:author="MUTILE WANYEE" w:date="2024-03-01T12:23:00Z">
            <w:rPr>
              <w:rFonts w:ascii="Book Antiqua" w:cs="Book Antiqua" w:eastAsia="Book Antiqua" w:hAnsi="Book Antiqua"/>
              <w:color w:val="000000"/>
              <w:sz w:val="24"/>
              <w:szCs w:val="24"/>
            </w:rPr>
          </w:rPrChange>
        </w:rPr>
        <w:t>It is essential to note that teamwork is essential in surgery since a surgeon needs other health workforce to adequately fulfill his daily tasks. The team comprises of a surgeon, an anesthetist, a surgeon’s assistant, a nurse anesthetist and a circulating nurse. In Kenya it is important to note that the theatres in the hospitals are usually run by Registered Clinical Officer- Anaesthetists who are 602 in number compared to Anaesthesiologists who are only 74. In some counties there are only Nurse anaethetists running the theatres due to shortages.</w:t>
      </w:r>
    </w:p>
    <w:p>
      <w:pPr>
        <w:pStyle w:val="style0"/>
        <w:spacing w:after="0" w:lineRule="auto" w:line="276"/>
        <w:jc w:val="both"/>
        <w:rPr>
          <w:del w:id="3928" w:author="MUTILE WANYEE" w:date="2024-03-06T15:31:00Z"/>
          <w:rFonts w:ascii="Book Antiqua" w:cs="Book Antiqua" w:eastAsia="Book Antiqua" w:hAnsi="Book Antiqua"/>
          <w:color w:val="000000"/>
          <w:sz w:val="24"/>
          <w:szCs w:val="24"/>
          <w:rPrChange w:id="3929" w:author="MUTILE WANYEE" w:date="2024-03-01T12:23:00Z">
            <w:rPr>
              <w:rFonts w:ascii="Book Antiqua" w:cs="Book Antiqua" w:eastAsia="Book Antiqua" w:hAnsi="Book Antiqua"/>
              <w:color w:val="000000"/>
              <w:sz w:val="24"/>
              <w:szCs w:val="24"/>
            </w:rPr>
          </w:rPrChange>
        </w:rPr>
      </w:pPr>
    </w:p>
    <w:p>
      <w:pPr>
        <w:pStyle w:val="style3"/>
        <w:spacing w:before="0" w:lineRule="auto" w:line="276"/>
        <w:rPr>
          <w:del w:id="3930" w:author="MUTILE WANYEE" w:date="2024-03-06T15:31:00Z"/>
          <w:rFonts w:ascii="Book Antiqua" w:cs="Book Antiqua" w:eastAsia="Book Antiqua" w:hAnsi="Book Antiqua"/>
          <w:b/>
          <w:color w:val="000000"/>
          <w:sz w:val="16"/>
          <w:szCs w:val="16"/>
          <w:rPrChange w:id="3931" w:author="MUTILE WANYEE" w:date="2024-03-01T12:23:00Z">
            <w:rPr>
              <w:rFonts w:ascii="Book Antiqua" w:cs="Book Antiqua" w:eastAsia="Book Antiqua" w:hAnsi="Book Antiqua"/>
              <w:b/>
              <w:color w:val="000000"/>
              <w:sz w:val="16"/>
              <w:szCs w:val="16"/>
            </w:rPr>
          </w:rPrChange>
        </w:rPr>
      </w:pPr>
    </w:p>
    <w:p>
      <w:pPr>
        <w:pStyle w:val="style3"/>
        <w:spacing w:before="0" w:lineRule="auto" w:line="276"/>
        <w:rPr>
          <w:rFonts w:ascii="Book Antiqua" w:cs="Book Antiqua" w:eastAsia="Book Antiqua" w:hAnsi="Book Antiqua"/>
          <w:b/>
          <w:color w:val="000000"/>
        </w:rPr>
      </w:pPr>
      <w:r w:rsidRPr="2FC933A9">
        <w:rPr>
          <w:rFonts w:ascii="Book Antiqua" w:cs="Book Antiqua" w:eastAsia="Book Antiqua" w:hAnsi="Book Antiqua"/>
          <w:b/>
          <w:color w:val="000000"/>
          <w:rPrChange w:id="3932" w:author="MUTILE WANYEE" w:date="2024-03-01T12:23:00Z">
            <w:rPr>
              <w:rFonts w:ascii="Book Antiqua" w:cs="Book Antiqua" w:eastAsia="Book Antiqua" w:hAnsi="Book Antiqua"/>
              <w:b/>
              <w:color w:val="000000"/>
            </w:rPr>
          </w:rPrChange>
        </w:rPr>
        <w:t>8:1.6: Family medicine practitioners</w:t>
      </w:r>
      <w:r w:rsidRPr="34727C58">
        <w:rPr>
          <w:rFonts w:ascii="Book Antiqua" w:cs="Book Antiqua" w:eastAsia="Book Antiqua" w:hAnsi="Book Antiqua"/>
          <w:color w:val="000000"/>
          <w:rPrChange w:id="3933" w:author="MUTILE WANYEE" w:date="2024-03-01T12:23:00Z">
            <w:rPr>
              <w:rFonts w:ascii="Book Antiqua" w:cs="Book Antiqua" w:eastAsia="Book Antiqua" w:hAnsi="Book Antiqua"/>
              <w:color w:val="000000"/>
            </w:rPr>
          </w:rPrChange>
        </w:rPr>
        <w:t xml:space="preserve"> </w:t>
      </w:r>
    </w:p>
    <w:p>
      <w:pPr>
        <w:pStyle w:val="style0"/>
        <w:spacing w:after="0" w:lineRule="auto" w:line="276"/>
        <w:jc w:val="both"/>
        <w:rPr>
          <w:del w:id="3934" w:author="MUTILE WANYEE" w:date="2024-03-06T15:32:00Z"/>
          <w:rFonts w:ascii="Book Antiqua" w:cs="Book Antiqua" w:eastAsia="Book Antiqua" w:hAnsi="Book Antiqua"/>
          <w:color w:val="231f20"/>
          <w:sz w:val="24"/>
          <w:szCs w:val="24"/>
          <w:rPrChange w:id="3935" w:author="MUTILE WANYEE" w:date="2024-03-01T12:23:00Z">
            <w:rPr>
              <w:rFonts w:ascii="Book Antiqua" w:cs="Book Antiqua" w:eastAsia="Book Antiqua" w:hAnsi="Book Antiqua"/>
              <w:color w:val="231f20"/>
              <w:sz w:val="24"/>
              <w:szCs w:val="24"/>
            </w:rPr>
          </w:rPrChange>
        </w:rPr>
      </w:pPr>
      <w:r w:rsidRPr="110024FA">
        <w:rPr>
          <w:rFonts w:ascii="Book Antiqua" w:cs="Book Antiqua" w:eastAsia="Book Antiqua" w:hAnsi="Book Antiqua"/>
          <w:color w:val="231f20"/>
          <w:sz w:val="24"/>
          <w:szCs w:val="24"/>
          <w:rPrChange w:id="3936" w:author="MUTILE WANYEE" w:date="2024-03-01T12:23:00Z">
            <w:rPr>
              <w:rFonts w:ascii="Book Antiqua" w:cs="Book Antiqua" w:eastAsia="Book Antiqua" w:hAnsi="Book Antiqua"/>
              <w:color w:val="231f20"/>
              <w:sz w:val="24"/>
              <w:szCs w:val="24"/>
            </w:rPr>
          </w:rPrChange>
        </w:rPr>
        <w:t xml:space="preserve">Family medicine is a medical specialty within primary care that provides continuing and comprehensive health care for the individual and family across all ages, genders, diseases, and parts of the body. The specialist, who is usually a primary care physician, is named a family physician. . In addition to diagnosing and treating illness, they also provide preventive care, including routine checkups, health-risk assessments, immunization and screening tests, and personalized counseling on maintaining a healthy lifestyle. </w:t>
      </w:r>
    </w:p>
    <w:p>
      <w:pPr>
        <w:pStyle w:val="style0"/>
        <w:spacing w:after="0" w:lineRule="auto" w:line="276"/>
        <w:jc w:val="both"/>
        <w:rPr>
          <w:rFonts w:ascii="Book Antiqua" w:cs="Book Antiqua" w:eastAsia="Book Antiqua" w:hAnsi="Book Antiqua"/>
          <w:color w:val="231f20"/>
          <w:sz w:val="16"/>
          <w:szCs w:val="16"/>
        </w:rPr>
      </w:pPr>
    </w:p>
    <w:p>
      <w:pPr>
        <w:pStyle w:val="style0"/>
        <w:spacing w:after="0" w:lineRule="auto" w:line="276"/>
        <w:jc w:val="both"/>
        <w:rPr>
          <w:rFonts w:ascii="Book Antiqua" w:cs="Book Antiqua" w:eastAsia="Book Antiqua" w:hAnsi="Book Antiqua"/>
          <w:color w:val="231f20"/>
          <w:sz w:val="24"/>
          <w:szCs w:val="24"/>
        </w:rPr>
      </w:pPr>
      <w:r w:rsidRPr="5B8F42D4">
        <w:rPr>
          <w:rFonts w:ascii="Book Antiqua" w:cs="Book Antiqua" w:eastAsia="Book Antiqua" w:hAnsi="Book Antiqua"/>
          <w:color w:val="231f20"/>
          <w:sz w:val="24"/>
          <w:szCs w:val="24"/>
          <w:rPrChange w:id="3937" w:author="MUTILE WANYEE" w:date="2024-03-01T12:23:00Z">
            <w:rPr>
              <w:rFonts w:ascii="Book Antiqua" w:cs="Book Antiqua" w:eastAsia="Book Antiqua" w:hAnsi="Book Antiqua"/>
              <w:color w:val="231f20"/>
              <w:sz w:val="24"/>
              <w:szCs w:val="24"/>
            </w:rPr>
          </w:rPrChange>
        </w:rPr>
        <w:t xml:space="preserve">In Kenya, the term family doctor or physician is applicable. The total number in the public sector of practicing family physicians is 59 compared to 166 Physicians who have specialized in Internal medicine. Most of the family physicians are distributed in the counties.  </w:t>
      </w:r>
    </w:p>
    <w:p>
      <w:pPr>
        <w:pStyle w:val="style3"/>
        <w:spacing w:before="0" w:lineRule="auto" w:line="276"/>
        <w:rPr>
          <w:rFonts w:ascii="Book Antiqua" w:cs="Book Antiqua" w:eastAsia="Book Antiqua" w:hAnsi="Book Antiqua"/>
          <w:b/>
          <w:color w:val="000000"/>
          <w:sz w:val="16"/>
          <w:szCs w:val="16"/>
        </w:rPr>
      </w:pPr>
    </w:p>
    <w:p>
      <w:pPr>
        <w:pStyle w:val="style3"/>
        <w:spacing w:before="0" w:lineRule="auto" w:line="276"/>
        <w:rPr>
          <w:rFonts w:ascii="Book Antiqua" w:cs="Book Antiqua" w:eastAsia="Book Antiqua" w:hAnsi="Book Antiqua"/>
          <w:b/>
          <w:color w:val="000000"/>
        </w:rPr>
      </w:pPr>
      <w:r w:rsidRPr="3F469354">
        <w:rPr>
          <w:rFonts w:ascii="Book Antiqua" w:cs="Book Antiqua" w:eastAsia="Book Antiqua" w:hAnsi="Book Antiqua"/>
          <w:b/>
          <w:color w:val="000000"/>
          <w:rPrChange w:id="3938" w:author="MUTILE WANYEE" w:date="2024-03-01T12:23:00Z">
            <w:rPr>
              <w:rFonts w:ascii="Book Antiqua" w:cs="Book Antiqua" w:eastAsia="Book Antiqua" w:hAnsi="Book Antiqua"/>
              <w:b/>
              <w:color w:val="000000"/>
            </w:rPr>
          </w:rPrChange>
        </w:rPr>
        <w:t>8:1.7: Existence of advanced nursing roles</w:t>
      </w:r>
      <w:r w:rsidRPr="9CD7EF2F">
        <w:rPr>
          <w:rFonts w:ascii="Book Antiqua" w:cs="Book Antiqua" w:eastAsia="Book Antiqua" w:hAnsi="Book Antiqua"/>
          <w:color w:val="000000"/>
          <w:rPrChange w:id="3939" w:author="MUTILE WANYEE" w:date="2024-03-01T12:23:00Z">
            <w:rPr>
              <w:rFonts w:ascii="Book Antiqua" w:cs="Book Antiqua" w:eastAsia="Book Antiqua" w:hAnsi="Book Antiqua"/>
              <w:color w:val="000000"/>
            </w:rPr>
          </w:rPrChange>
        </w:rPr>
        <w:t xml:space="preserve"> </w:t>
      </w:r>
    </w:p>
    <w:p>
      <w:pPr>
        <w:pStyle w:val="style0"/>
        <w:spacing w:after="0" w:lineRule="auto" w:line="276"/>
        <w:jc w:val="both"/>
        <w:rPr>
          <w:del w:id="3940" w:author="MUTILE WANYEE" w:date="2024-03-06T15:32:00Z"/>
          <w:rFonts w:ascii="Book Antiqua" w:cs="Book Antiqua" w:eastAsia="Book Antiqua" w:hAnsi="Book Antiqua"/>
          <w:color w:val="000000"/>
          <w:sz w:val="16"/>
          <w:szCs w:val="16"/>
          <w:rPrChange w:id="3941" w:author="MUTILE WANYEE" w:date="2024-03-01T12:23:00Z">
            <w:rPr>
              <w:rFonts w:ascii="Book Antiqua" w:cs="Book Antiqua" w:eastAsia="Book Antiqua" w:hAnsi="Book Antiqua"/>
              <w:color w:val="000000"/>
              <w:sz w:val="16"/>
              <w:szCs w:val="16"/>
            </w:rPr>
          </w:rPrChange>
        </w:rPr>
      </w:pPr>
    </w:p>
    <w:p>
      <w:pPr>
        <w:pStyle w:val="style0"/>
        <w:spacing w:after="0" w:lineRule="auto" w:line="276"/>
        <w:jc w:val="both"/>
        <w:rPr>
          <w:del w:id="3942" w:author="MUTILE WANYEE" w:date="2024-03-06T15:32:00Z"/>
          <w:rFonts w:ascii="Book Antiqua" w:cs="Book Antiqua" w:eastAsia="Book Antiqua" w:hAnsi="Book Antiqua"/>
          <w:color w:val="000000"/>
          <w:sz w:val="24"/>
          <w:szCs w:val="24"/>
          <w:rPrChange w:id="3943" w:author="MUTILE WANYEE" w:date="2024-03-01T12:23:00Z">
            <w:rPr>
              <w:rFonts w:ascii="Book Antiqua" w:cs="Book Antiqua" w:eastAsia="Book Antiqua" w:hAnsi="Book Antiqua"/>
              <w:color w:val="000000"/>
              <w:sz w:val="24"/>
              <w:szCs w:val="24"/>
            </w:rPr>
          </w:rPrChange>
        </w:rPr>
      </w:pPr>
      <w:r w:rsidRPr="017AEE43">
        <w:rPr>
          <w:rFonts w:ascii="Book Antiqua" w:cs="Book Antiqua" w:eastAsia="Book Antiqua" w:hAnsi="Book Antiqua"/>
          <w:color w:val="000000"/>
          <w:sz w:val="24"/>
          <w:szCs w:val="24"/>
          <w:rPrChange w:id="3944" w:author="MUTILE WANYEE" w:date="2024-03-01T12:23:00Z">
            <w:rPr>
              <w:rFonts w:ascii="Book Antiqua" w:cs="Book Antiqua" w:eastAsia="Book Antiqua" w:hAnsi="Book Antiqua"/>
              <w:color w:val="000000"/>
              <w:sz w:val="24"/>
              <w:szCs w:val="24"/>
            </w:rPr>
          </w:rPrChange>
        </w:rPr>
        <w:t xml:space="preserve">An advanced practice nurse is a registered nurse who has acquired the expert knowledge base, complex decision-making skills and clinical competencies for advanced practice, the characteristics of which are shaped by the context and/or country in which s/he is credentialed. In Kenya there are advanced nursing roles, the special courses include; paediatric, paediatric critical care, neonatal, reproductive health, anesthetist, critical care, mental health, theater, ophthalmology, ICU/critical care, oncology, nephrology, midwives, palliative care among other specialties. In Kenya there exists advanced nursing roles in specific areas.  </w:t>
      </w:r>
    </w:p>
    <w:p>
      <w:pPr>
        <w:pStyle w:val="style0"/>
        <w:spacing w:after="0" w:lineRule="auto" w:line="276"/>
        <w:jc w:val="both"/>
        <w:rPr>
          <w:del w:id="3945" w:author="MUTILE WANYEE" w:date="2024-03-06T15:32:00Z"/>
          <w:rFonts w:ascii="Book Antiqua" w:cs="Book Antiqua" w:eastAsia="Book Antiqua" w:hAnsi="Book Antiqua"/>
          <w:color w:val="000000"/>
          <w:sz w:val="16"/>
          <w:szCs w:val="16"/>
          <w:rPrChange w:id="3946" w:author="MUTILE WANYEE" w:date="2024-03-01T12:23:00Z">
            <w:rPr>
              <w:rFonts w:ascii="Book Antiqua" w:cs="Book Antiqua" w:eastAsia="Book Antiqua" w:hAnsi="Book Antiqua"/>
              <w:color w:val="000000"/>
              <w:sz w:val="16"/>
              <w:szCs w:val="16"/>
            </w:rPr>
          </w:rPrChange>
        </w:rPr>
      </w:pPr>
    </w:p>
    <w:p>
      <w:pPr>
        <w:pStyle w:val="style0"/>
        <w:spacing w:after="0" w:lineRule="auto" w:line="276"/>
        <w:jc w:val="both"/>
        <w:rPr>
          <w:rFonts w:ascii="Book Antiqua" w:cs="Book Antiqua" w:eastAsia="Book Antiqua" w:hAnsi="Book Antiqua"/>
          <w:color w:val="000000"/>
          <w:sz w:val="24"/>
          <w:szCs w:val="24"/>
        </w:rPr>
      </w:pPr>
      <w:r w:rsidRPr="E533774E">
        <w:rPr>
          <w:rFonts w:ascii="Book Antiqua" w:cs="Book Antiqua" w:eastAsia="Book Antiqua" w:hAnsi="Book Antiqua"/>
          <w:color w:val="000000"/>
          <w:sz w:val="24"/>
          <w:szCs w:val="24"/>
          <w:rPrChange w:id="3947" w:author="MUTILE WANYEE" w:date="2024-03-01T12:23:00Z">
            <w:rPr>
              <w:rFonts w:ascii="Book Antiqua" w:cs="Book Antiqua" w:eastAsia="Book Antiqua" w:hAnsi="Book Antiqua"/>
              <w:color w:val="000000"/>
              <w:sz w:val="24"/>
              <w:szCs w:val="24"/>
            </w:rPr>
          </w:rPrChange>
        </w:rPr>
        <w:t>The majority of the nurse who have advanced nursing roles work in the Level 5 and level 6 facilities.</w:t>
      </w:r>
    </w:p>
    <w:p>
      <w:pPr>
        <w:pStyle w:val="style0"/>
        <w:spacing w:after="0" w:lineRule="auto" w:line="276"/>
        <w:jc w:val="both"/>
        <w:rPr>
          <w:del w:id="3948" w:author="MUTILE WANYEE" w:date="2024-03-06T15:33:00Z"/>
          <w:rFonts w:ascii="Book Antiqua" w:cs="Book Antiqua" w:eastAsia="Book Antiqua" w:hAnsi="Book Antiqua"/>
          <w:color w:val="000000"/>
          <w:sz w:val="24"/>
          <w:szCs w:val="24"/>
          <w:rPrChange w:id="3949" w:author="MUTILE WANYEE" w:date="2024-03-01T12:23:00Z">
            <w:rPr>
              <w:rFonts w:ascii="Book Antiqua" w:cs="Book Antiqua" w:eastAsia="Book Antiqua" w:hAnsi="Book Antiqua"/>
              <w:color w:val="000000"/>
              <w:sz w:val="24"/>
              <w:szCs w:val="24"/>
            </w:rPr>
          </w:rPrChange>
        </w:rPr>
      </w:pPr>
    </w:p>
    <w:p>
      <w:pPr>
        <w:pStyle w:val="style3"/>
        <w:spacing w:lineRule="auto" w:line="276"/>
        <w:jc w:val="both"/>
        <w:rPr>
          <w:rFonts w:ascii="Book Antiqua" w:cs="Book Antiqua" w:eastAsia="Book Antiqua" w:hAnsi="Book Antiqua"/>
          <w:color w:val="000000"/>
        </w:rPr>
      </w:pPr>
      <w:r w:rsidRPr="47690D27">
        <w:rPr>
          <w:rFonts w:ascii="Book Antiqua" w:cs="Book Antiqua" w:eastAsia="Book Antiqua" w:hAnsi="Book Antiqua"/>
          <w:b/>
          <w:color w:val="000000"/>
          <w:rPrChange w:id="3950" w:author="MUTILE WANYEE" w:date="2024-03-01T12:23:00Z">
            <w:rPr>
              <w:rFonts w:ascii="Book Antiqua" w:cs="Book Antiqua" w:eastAsia="Book Antiqua" w:hAnsi="Book Antiqua"/>
              <w:b/>
              <w:color w:val="000000"/>
            </w:rPr>
          </w:rPrChange>
        </w:rPr>
        <w:t>8:1.8: Availability of human resources to implement the International Health Regulations</w:t>
      </w:r>
      <w:r w:rsidRPr="54295612">
        <w:rPr>
          <w:rFonts w:ascii="Book Antiqua" w:cs="Book Antiqua" w:eastAsia="Book Antiqua" w:hAnsi="Book Antiqua"/>
          <w:color w:val="000000"/>
          <w:rPrChange w:id="3951" w:author="MUTILE WANYEE" w:date="2024-03-01T12:23:00Z">
            <w:rPr>
              <w:rFonts w:ascii="Book Antiqua" w:cs="Book Antiqua" w:eastAsia="Book Antiqua" w:hAnsi="Book Antiqua"/>
              <w:color w:val="000000"/>
            </w:rPr>
          </w:rPrChange>
        </w:rPr>
        <w:t xml:space="preserve">   The International Health Regulations (IHR) 2005 are a legally binding agreement of 196 countries to build the capability to detect and report potential public health emergencies worldwide. IHR require that all countries have the ability to detect, assess, report, and respond to public health events. The IHR (2005) has as purpose and scope "to prevent, protect against, control and provide a public health response to the international spread of disease in ways that are commensurate with and restricted to public health risks, and which avoid unnecessary interference with international traffic and trade".  </w:t>
      </w:r>
    </w:p>
    <w:p>
      <w:pPr>
        <w:pStyle w:val="style3"/>
        <w:spacing w:before="0" w:lineRule="auto" w:line="276"/>
        <w:jc w:val="both"/>
        <w:rPr>
          <w:rFonts w:ascii="Book Antiqua" w:cs="Book Antiqua" w:eastAsia="Book Antiqua" w:hAnsi="Times New Roman"/>
          <w:color w:val="auto"/>
          <w:sz w:val="20"/>
          <w:szCs w:val="16"/>
          <w:shd w:val="clear" w:color="auto" w:fill="auto"/>
          <w:rPrChange w:id="3952" w:author="MUTILE WANYEE" w:date="2024-03-06T15:33:00Z">
            <w:rPr>
              <w:rFonts w:ascii="Book Antiqua" w:cs="Book Antiqua" w:eastAsia="Book Antiqua" w:hAnsi="Book Antiqua"/>
              <w:color w:val="000000"/>
              <w:sz w:val="16"/>
              <w:szCs w:val="16"/>
            </w:rPr>
          </w:rPrChange>
        </w:rPr>
        <w:pPrChange w:id="3953" w:author="MUTILE WANYEE" w:date="2024-03-06T15:33:00Z">
          <w:pPr>
            <w:pStyle w:val="style3"/>
            <w:spacing w:lineRule="auto" w:line="276"/>
            <w:jc w:val="both"/>
          </w:pPr>
        </w:pPrChange>
      </w:pPr>
    </w:p>
    <w:p>
      <w:pPr>
        <w:pStyle w:val="style3"/>
        <w:spacing w:before="0" w:lineRule="auto" w:line="276"/>
        <w:jc w:val="both"/>
        <w:rPr>
          <w:rFonts w:ascii="Book Antiqua" w:cs="Book Antiqua" w:eastAsia="Book Antiqua" w:hAnsi="Times New Roman"/>
          <w:color w:val="auto"/>
          <w:shd w:val="clear" w:color="auto" w:fill="auto"/>
          <w:rPrChange w:id="3954" w:author="MUTILE WANYEE" w:date="2024-03-06T15:33:00Z">
            <w:rPr>
              <w:rFonts w:ascii="Book Antiqua" w:cs="Book Antiqua" w:eastAsia="Book Antiqua" w:hAnsi="Book Antiqua"/>
              <w:color w:val="000000"/>
            </w:rPr>
          </w:rPrChange>
        </w:rPr>
        <w:pPrChange w:id="3955" w:author="MUTILE WANYEE" w:date="2024-03-06T15:33:00Z">
          <w:pPr>
            <w:pStyle w:val="style3"/>
            <w:spacing w:lineRule="auto" w:line="276"/>
            <w:jc w:val="both"/>
          </w:pPr>
        </w:pPrChange>
      </w:pPr>
      <w:r w:rsidRPr="C64F387F">
        <w:rPr>
          <w:rFonts w:ascii="Book Antiqua" w:cs="Book Antiqua" w:eastAsia="Book Antiqua" w:hAnsi="Book Antiqua"/>
          <w:color w:val="000000"/>
          <w:rPrChange w:id="3956" w:author="MUTILE WANYEE" w:date="2024-03-01T12:23:00Z">
            <w:rPr>
              <w:rFonts w:ascii="Book Antiqua" w:cs="Book Antiqua" w:eastAsia="Book Antiqua" w:hAnsi="Book Antiqua"/>
              <w:color w:val="000000"/>
            </w:rPr>
          </w:rPrChange>
        </w:rPr>
        <w:t>The 13 core capacities are: National legislation, policy and financing; Coordination and National Focal Point communications; Surveillance; Response; Preparedness; Risk communication; Human resources; Laboratory; Points of entry; Zoonotic events; Food safety; Chemical events; Radio nuclear emergencies. The IHR requires that we have the health workforce with the ability to do the following:</w:t>
      </w:r>
    </w:p>
    <w:p>
      <w:pPr>
        <w:pStyle w:val="style0"/>
        <w:numPr>
          <w:ilvl w:val="0"/>
          <w:numId w:val="45"/>
        </w:numPr>
        <w:spacing w:after="0" w:lineRule="auto" w:line="240"/>
        <w:ind w:left="720" w:hanging="360"/>
        <w:jc w:val="both"/>
        <w:rPr>
          <w:color w:val="000000"/>
          <w:sz w:val="24"/>
          <w:szCs w:val="24"/>
        </w:rPr>
      </w:pPr>
      <w:r w:rsidRPr="73C00259">
        <w:rPr>
          <w:rFonts w:ascii="Book Antiqua" w:cs="Book Antiqua" w:eastAsia="Book Antiqua" w:hAnsi="Book Antiqua"/>
          <w:color w:val="000000"/>
          <w:sz w:val="24"/>
          <w:szCs w:val="24"/>
          <w:rPrChange w:id="3957" w:author="MUTILE WANYEE" w:date="2024-03-01T12:23:00Z">
            <w:rPr>
              <w:rFonts w:ascii="Book Antiqua" w:cs="Book Antiqua" w:eastAsia="Book Antiqua" w:hAnsi="Book Antiqua"/>
              <w:color w:val="000000"/>
              <w:sz w:val="24"/>
              <w:szCs w:val="24"/>
            </w:rPr>
          </w:rPrChange>
        </w:rPr>
        <w:t>Detect: Make sure surveillance systems and laboratories can detect potential threats</w:t>
      </w:r>
    </w:p>
    <w:p>
      <w:pPr>
        <w:pStyle w:val="style0"/>
        <w:numPr>
          <w:ilvl w:val="0"/>
          <w:numId w:val="45"/>
        </w:numPr>
        <w:spacing w:after="0" w:lineRule="auto" w:line="240"/>
        <w:ind w:left="720" w:hanging="360"/>
        <w:jc w:val="both"/>
        <w:rPr>
          <w:color w:val="000000"/>
          <w:sz w:val="24"/>
          <w:szCs w:val="24"/>
        </w:rPr>
      </w:pPr>
      <w:r w:rsidRPr="1B394E72">
        <w:rPr>
          <w:rFonts w:ascii="Book Antiqua" w:cs="Book Antiqua" w:eastAsia="Book Antiqua" w:hAnsi="Book Antiqua"/>
          <w:color w:val="000000"/>
          <w:sz w:val="24"/>
          <w:szCs w:val="24"/>
          <w:rPrChange w:id="3958" w:author="MUTILE WANYEE" w:date="2024-03-01T12:23:00Z">
            <w:rPr>
              <w:rFonts w:ascii="Book Antiqua" w:cs="Book Antiqua" w:eastAsia="Book Antiqua" w:hAnsi="Book Antiqua"/>
              <w:color w:val="000000"/>
              <w:sz w:val="24"/>
              <w:szCs w:val="24"/>
            </w:rPr>
          </w:rPrChange>
        </w:rPr>
        <w:t>Assess: Work together with other countries to make decisions in public health emergencies</w:t>
      </w:r>
    </w:p>
    <w:p>
      <w:pPr>
        <w:pStyle w:val="style0"/>
        <w:numPr>
          <w:ilvl w:val="0"/>
          <w:numId w:val="45"/>
        </w:numPr>
        <w:spacing w:after="0" w:lineRule="auto" w:line="240"/>
        <w:ind w:left="720" w:hanging="360"/>
        <w:jc w:val="both"/>
        <w:rPr>
          <w:color w:val="000000"/>
          <w:sz w:val="24"/>
          <w:szCs w:val="24"/>
        </w:rPr>
      </w:pPr>
      <w:r w:rsidRPr="BC125A99">
        <w:rPr>
          <w:rFonts w:ascii="Book Antiqua" w:cs="Book Antiqua" w:eastAsia="Book Antiqua" w:hAnsi="Book Antiqua"/>
          <w:color w:val="000000"/>
          <w:sz w:val="24"/>
          <w:szCs w:val="24"/>
          <w:rPrChange w:id="3959" w:author="MUTILE WANYEE" w:date="2024-03-01T12:23:00Z">
            <w:rPr>
              <w:rFonts w:ascii="Book Antiqua" w:cs="Book Antiqua" w:eastAsia="Book Antiqua" w:hAnsi="Book Antiqua"/>
              <w:color w:val="000000"/>
              <w:sz w:val="24"/>
              <w:szCs w:val="24"/>
            </w:rPr>
          </w:rPrChange>
        </w:rPr>
        <w:t>Report: Report specific diseases, plus any potential international public health emergencies, through participation in a network of National Focal Points</w:t>
      </w:r>
    </w:p>
    <w:p>
      <w:pPr>
        <w:pStyle w:val="style0"/>
        <w:numPr>
          <w:ilvl w:val="0"/>
          <w:numId w:val="45"/>
        </w:numPr>
        <w:spacing w:lineRule="auto" w:line="240"/>
        <w:ind w:left="720" w:hanging="360"/>
        <w:jc w:val="both"/>
        <w:rPr>
          <w:ins w:id="3960" w:author="MUTILE WANYEE" w:date="2024-03-06T15:33:00Z"/>
          <w:color w:val="000000"/>
          <w:sz w:val="24"/>
          <w:szCs w:val="24"/>
        </w:rPr>
      </w:pPr>
      <w:r w:rsidRPr="C8591EF3">
        <w:rPr>
          <w:rFonts w:ascii="Book Antiqua" w:cs="Book Antiqua" w:eastAsia="Book Antiqua" w:hAnsi="Book Antiqua"/>
          <w:color w:val="000000"/>
          <w:sz w:val="24"/>
          <w:szCs w:val="24"/>
          <w:rPrChange w:id="3961" w:author="MUTILE WANYEE" w:date="2024-03-01T12:23:00Z">
            <w:rPr>
              <w:rFonts w:ascii="Book Antiqua" w:cs="Book Antiqua" w:eastAsia="Book Antiqua" w:hAnsi="Book Antiqua"/>
              <w:color w:val="000000"/>
              <w:sz w:val="24"/>
              <w:szCs w:val="24"/>
            </w:rPr>
          </w:rPrChange>
        </w:rPr>
        <w:t>Respond: Respond to public health events</w:t>
      </w:r>
    </w:p>
    <w:p>
      <w:pPr>
        <w:pStyle w:val="style0"/>
        <w:keepNext w:val="false"/>
        <w:keepLines w:val="false"/>
        <w:pageBreakBefore w:val="false"/>
        <w:widowControl w:val="false"/>
        <w:numPr>
          <w:ilvl w:val="0"/>
          <w:numId w:val="0"/>
        </w:numPr>
        <w:pBdr>
          <w:left w:val="nil"/>
          <w:right w:val="nil"/>
          <w:top w:val="nil"/>
          <w:bottom w:val="nil"/>
          <w:between w:val="nil"/>
        </w:pBdr>
        <w:shd w:val="clear" w:color="auto" w:fill="auto"/>
        <w:spacing w:before="0" w:after="0" w:lineRule="auto" w:line="259"/>
        <w:ind w:left="0" w:right="0" w:firstLine="0"/>
        <w:jc w:val="both"/>
        <w:rPr>
          <w:ins w:id="3962" w:author="MUTILE WANYEE" w:date="2024-03-06T15:34:00Z"/>
          <w:rFonts w:ascii="Book Antiqua" w:cs="Book Antiqua" w:eastAsia="Book Antiqua" w:hAnsi="Book Antiqua"/>
          <w:b w:val="false"/>
          <w:i w:val="false"/>
          <w:smallCaps w:val="false"/>
          <w:color w:val="auto"/>
          <w:sz w:val="24"/>
          <w:szCs w:val="24"/>
          <w:u w:val="none"/>
          <w:shd w:val="nil" w:color="auto" w:fill="auto"/>
          <w:vertAlign w:val="baseline"/>
          <w:rPrChange w:id="3963" w:author="MUTILE WANYEE" w:date="2024-03-06T15:34:00Z">
            <w:rPr>
              <w:b w:val="false"/>
              <w:i w:val="false"/>
              <w:smallCaps w:val="false"/>
              <w:color w:val="000000"/>
              <w:sz w:val="22"/>
              <w:szCs w:val="22"/>
              <w:u w:val="none"/>
              <w:shd w:val="clear" w:color="auto" w:fill="auto"/>
              <w:vertAlign w:val="baseline"/>
            </w:rPr>
          </w:rPrChange>
        </w:rPr>
        <w:pPrChange w:id="3964" w:author="MUTILE WANYEE" w:date="2024-03-06T15:34:00Z">
          <w:pPr>
            <w:pStyle w:val="style0"/>
            <w:keepNext w:val="false"/>
            <w:keepLines w:val="false"/>
            <w:pageBreakBefore w:val="false"/>
            <w:widowControl/>
            <w:numPr>
              <w:ilvl w:val="0"/>
              <w:numId w:val="45"/>
            </w:numPr>
            <w:pBdr>
              <w:left w:val="nil"/>
              <w:right w:val="nil"/>
              <w:top w:val="nil"/>
              <w:bottom w:val="nil"/>
              <w:between w:val="nil"/>
            </w:pBdr>
            <w:shd w:val="clear" w:color="auto" w:fill="auto"/>
            <w:spacing w:before="0" w:after="160" w:lineRule="auto" w:line="259"/>
            <w:ind w:left="720" w:right="0" w:hanging="360"/>
            <w:jc w:val="left"/>
          </w:pPr>
        </w:pPrChange>
      </w:pPr>
      <w:ins w:id="3965" w:author="MUTILE WANYEE" w:date="2024-03-06T15:34:00Z">
        <w:r w:rsidR="DCE80235" w:rsidRPr="A62D2449">
          <w:rPr>
            <w:rFonts w:ascii="Calibri" w:cs="Calibri" w:eastAsia="Calibri" w:hAnsi="Calibri"/>
            <w:b w:val="false"/>
            <w:i w:val="false"/>
            <w:smallCaps w:val="false"/>
            <w:color w:val="000000"/>
            <w:sz w:val="22"/>
            <w:szCs w:val="22"/>
            <w:u w:val="none"/>
            <w:shd w:val="clear" w:color="auto" w:fill="auto"/>
            <w:vertAlign w:val="baseline"/>
            <w:rPrChange w:id="3966" w:author="MUTILE WANYEE" w:date="2024-03-01T12:23:00Z">
              <w:rPr>
                <w:rFonts w:ascii="Calibri" w:cs="Calibri" w:eastAsia="Calibri" w:hAnsi="Calibri"/>
                <w:b w:val="false"/>
                <w:i w:val="false"/>
                <w:smallCaps w:val="false"/>
                <w:color w:val="000000"/>
                <w:sz w:val="22"/>
                <w:szCs w:val="22"/>
                <w:u w:val="none"/>
                <w:shd w:val="clear" w:color="auto" w:fill="auto"/>
                <w:vertAlign w:val="baseline"/>
              </w:rPr>
            </w:rPrChange>
          </w:rPr>
          <w:t>A Joint External Evaluation of International Health Regulation (IHR) of 2017 in Kenya, gave a score of 3. This indicated that there was developed capacity in place. However, there had been an issue associated with sustainability which was linked with the lack of inclusion in the operational plan in National Health Sector Planning (NHSP) and/or securing funds.</w:t>
        </w:r>
      </w:ins>
    </w:p>
    <w:p>
      <w:pPr>
        <w:pStyle w:val="style0"/>
        <w:numPr>
          <w:ilvl w:val="0"/>
          <w:numId w:val="0"/>
        </w:numPr>
        <w:spacing w:lineRule="auto" w:line="240"/>
        <w:ind w:left="0" w:firstLine="0"/>
        <w:jc w:val="both"/>
        <w:rPr>
          <w:del w:id="3967" w:author="MUTILE WANYEE" w:date="2024-03-06T15:33:00Z"/>
          <w:i/>
          <w:color w:val="auto"/>
          <w:sz w:val="20"/>
          <w:szCs w:val="24"/>
          <w:rPrChange w:id="3968" w:author="MUTILE WANYEE" w:date="2024-03-06T15:34:00Z">
            <w:rPr>
              <w:color w:val="000000"/>
              <w:sz w:val="24"/>
              <w:szCs w:val="24"/>
            </w:rPr>
          </w:rPrChange>
        </w:rPr>
        <w:pPrChange w:id="3969" w:author="MUTILE WANYEE" w:date="2024-03-06T15:34:00Z">
          <w:pPr>
            <w:pStyle w:val="style0"/>
            <w:numPr>
              <w:ilvl w:val="0"/>
              <w:numId w:val="45"/>
            </w:numPr>
            <w:spacing w:lineRule="auto" w:line="240"/>
            <w:ind w:left="720" w:hanging="360"/>
            <w:jc w:val="both"/>
          </w:pPr>
        </w:pPrChange>
      </w:pPr>
    </w:p>
    <w:p>
      <w:pPr>
        <w:pStyle w:val="style3"/>
        <w:spacing w:before="0" w:lineRule="auto" w:line="276"/>
        <w:jc w:val="both"/>
        <w:rPr>
          <w:del w:id="3970" w:author="MUTILE WANYEE" w:date="2024-03-06T15:34:00Z"/>
          <w:rFonts w:ascii="Book Antiqua" w:cs="Book Antiqua" w:eastAsia="Book Antiqua" w:hAnsi="Times New Roman"/>
          <w:i/>
          <w:color w:val="auto"/>
          <w:shd w:val="clear" w:color="auto" w:fill="auto"/>
          <w:rPrChange w:id="3971" w:author="MUTILE WANYEE" w:date="2024-03-06T15:34:00Z">
            <w:rPr>
              <w:rFonts w:ascii="Book Antiqua" w:cs="Book Antiqua" w:eastAsia="Book Antiqua" w:hAnsi="Book Antiqua"/>
              <w:color w:val="000000"/>
            </w:rPr>
          </w:rPrChange>
        </w:rPr>
        <w:pPrChange w:id="3972" w:author="MUTILE WANYEE" w:date="2024-03-06T15:34:00Z">
          <w:pPr>
            <w:pStyle w:val="style3"/>
            <w:spacing w:lineRule="auto" w:line="276"/>
            <w:jc w:val="both"/>
          </w:pPr>
        </w:pPrChange>
      </w:pPr>
      <w:del w:id="3973" w:author="MUTILE WANYEE" w:date="2024-03-06T15:34:00Z">
        <w:r w:rsidDel="60D380FB" w:rsidRPr="9E3FBEDD">
          <w:rPr>
            <w:rFonts w:ascii="Book Antiqua" w:cs="Book Antiqua" w:eastAsia="Book Antiqua" w:hAnsi="Book Antiqua"/>
            <w:color w:val="000000"/>
            <w:rPrChange w:id="3974" w:author="MUTILE WANYEE" w:date="2024-03-01T12:23:00Z">
              <w:rPr>
                <w:rFonts w:ascii="Book Antiqua" w:cs="Book Antiqua" w:eastAsia="Book Antiqua" w:hAnsi="Book Antiqua"/>
                <w:color w:val="000000"/>
              </w:rPr>
            </w:rPrChange>
          </w:rPr>
          <w:delText>A Joint External Evaluation of International Health Regulation (IHR) of 2017 in Kenya, gave a score of 3. This indicated that there was developed capacity in place. However, there had been an issue associated with sustainability which was linked with the lack of inclusion in the operational plan in National Health Sector Planning (NHSP) and/or securing funds.</w:delText>
        </w:r>
      </w:del>
    </w:p>
    <w:p>
      <w:pPr>
        <w:pStyle w:val="style0"/>
        <w:spacing w:after="0"/>
        <w:rPr>
          <w:del w:id="3975" w:author="MUTILE WANYEE" w:date="2024-03-06T15:34:00Z"/>
          <w:i/>
          <w:sz w:val="20"/>
          <w:szCs w:val="16"/>
          <w:shd w:val="clear" w:color="auto" w:fill="auto"/>
          <w:rPrChange w:id="3976" w:author="MUTILE WANYEE" w:date="2024-03-06T15:34:00Z">
            <w:rPr>
              <w:sz w:val="16"/>
              <w:szCs w:val="16"/>
            </w:rPr>
          </w:rPrChange>
        </w:rPr>
      </w:pPr>
    </w:p>
    <w:p>
      <w:pPr>
        <w:pStyle w:val="style3"/>
        <w:spacing w:before="0" w:lineRule="auto" w:line="276"/>
        <w:jc w:val="both"/>
        <w:rPr>
          <w:rFonts w:ascii="Book Antiqua" w:cs="Book Antiqua" w:eastAsia="Book Antiqua" w:hAnsi="Times New Roman"/>
          <w:b w:val="false"/>
          <w:color w:val="auto"/>
          <w:shd w:val="clear" w:color="auto" w:fill="auto"/>
          <w:rPrChange w:id="3977" w:author="MUTILE WANYEE" w:date="2024-03-06T15:34:00Z">
            <w:rPr>
              <w:rFonts w:ascii="Book Antiqua" w:cs="Book Antiqua" w:eastAsia="Book Antiqua" w:hAnsi="Book Antiqua"/>
              <w:b/>
              <w:color w:val="000000"/>
            </w:rPr>
          </w:rPrChange>
        </w:rPr>
        <w:pPrChange w:id="3978" w:author="MUTILE WANYEE" w:date="2024-03-06T15:34:00Z">
          <w:pPr>
            <w:pStyle w:val="style3"/>
            <w:spacing w:lineRule="auto" w:line="276"/>
            <w:jc w:val="both"/>
          </w:pPr>
        </w:pPrChange>
      </w:pPr>
      <w:r w:rsidRPr="A83387D7">
        <w:rPr>
          <w:rFonts w:ascii="Book Antiqua" w:cs="Book Antiqua" w:eastAsia="Book Antiqua" w:hAnsi="Book Antiqua"/>
          <w:b/>
          <w:color w:val="000000"/>
          <w:rPrChange w:id="3979" w:author="MUTILE WANYEE" w:date="2024-03-01T12:23:00Z">
            <w:rPr>
              <w:rFonts w:ascii="Book Antiqua" w:cs="Book Antiqua" w:eastAsia="Book Antiqua" w:hAnsi="Book Antiqua"/>
              <w:b/>
              <w:color w:val="000000"/>
            </w:rPr>
          </w:rPrChange>
        </w:rPr>
        <w:t xml:space="preserve">8:1.9: Applied Epidemiology Training Programme </w:t>
      </w:r>
    </w:p>
    <w:p>
      <w:pPr>
        <w:pStyle w:val="style0"/>
        <w:spacing w:after="0"/>
        <w:rPr>
          <w:del w:id="3980" w:author="MUTILE WANYEE" w:date="2024-03-06T15:34:00Z"/>
          <w:sz w:val="16"/>
          <w:szCs w:val="16"/>
          <w:rPrChange w:id="3981" w:author="MUTILE WANYEE" w:date="2024-03-01T12:23:00Z">
            <w:rPr>
              <w:sz w:val="16"/>
              <w:szCs w:val="16"/>
            </w:rPr>
          </w:rPrChange>
        </w:rPr>
      </w:pPr>
    </w:p>
    <w:p>
      <w:pPr>
        <w:pStyle w:val="style0"/>
        <w:spacing w:after="0" w:lineRule="auto" w:line="276"/>
        <w:jc w:val="both"/>
        <w:rPr>
          <w:rFonts w:ascii="Book Antiqua" w:cs="Book Antiqua" w:eastAsia="Book Antiqua" w:hAnsi="Book Antiqua"/>
          <w:color w:val="000000"/>
          <w:sz w:val="24"/>
          <w:szCs w:val="24"/>
        </w:rPr>
      </w:pPr>
      <w:r w:rsidRPr="4A8BC306">
        <w:rPr>
          <w:rFonts w:ascii="Book Antiqua" w:cs="Book Antiqua" w:eastAsia="Book Antiqua" w:hAnsi="Book Antiqua"/>
          <w:color w:val="000000"/>
          <w:sz w:val="24"/>
          <w:szCs w:val="24"/>
          <w:rPrChange w:id="3982" w:author="MUTILE WANYEE" w:date="2024-03-01T12:23:00Z">
            <w:rPr>
              <w:rFonts w:ascii="Book Antiqua" w:cs="Book Antiqua" w:eastAsia="Book Antiqua" w:hAnsi="Book Antiqua"/>
              <w:color w:val="000000"/>
              <w:sz w:val="24"/>
              <w:szCs w:val="24"/>
            </w:rPr>
          </w:rPrChange>
        </w:rPr>
        <w:t xml:space="preserve">In Kenya, the government of Kenya established the Kenya Field Epidemiology and Laboratory Training Program (K-FELTP) in 2004, with the mandate to increase epidemiological capacity within Kenya. The program was started in recognition of the need to have a skilled public health workforce that supports disease surveillance systems, timely response to public health emergencies, and data analysis for decision making. </w:t>
      </w:r>
    </w:p>
    <w:p>
      <w:pPr>
        <w:pStyle w:val="style0"/>
        <w:spacing w:after="0" w:lineRule="auto" w:line="276"/>
        <w:jc w:val="both"/>
        <w:rPr>
          <w:rFonts w:ascii="Book Antiqua" w:cs="Book Antiqua" w:eastAsia="Book Antiqua" w:hAnsi="Book Antiqua"/>
          <w:color w:val="000000"/>
          <w:sz w:val="24"/>
          <w:szCs w:val="24"/>
        </w:rPr>
      </w:pPr>
    </w:p>
    <w:p>
      <w:pPr>
        <w:pStyle w:val="style0"/>
        <w:spacing w:after="0" w:lineRule="auto" w:line="276"/>
        <w:jc w:val="both"/>
        <w:rPr>
          <w:rFonts w:ascii="Book Antiqua" w:cs="Book Antiqua" w:eastAsia="Book Antiqua" w:hAnsi="Book Antiqua"/>
          <w:color w:val="000000"/>
          <w:sz w:val="24"/>
          <w:szCs w:val="24"/>
        </w:rPr>
      </w:pPr>
      <w:r w:rsidRPr="052F93E8">
        <w:rPr>
          <w:rFonts w:ascii="Book Antiqua" w:cs="Book Antiqua" w:eastAsia="Book Antiqua" w:hAnsi="Book Antiqua"/>
          <w:sz w:val="24"/>
          <w:szCs w:val="24"/>
          <w:rPrChange w:id="3983" w:author="MUTILE WANYEE" w:date="2024-03-01T12:23:00Z">
            <w:rPr>
              <w:rFonts w:ascii="Book Antiqua" w:cs="Book Antiqua" w:eastAsia="Book Antiqua" w:hAnsi="Book Antiqua"/>
              <w:sz w:val="24"/>
              <w:szCs w:val="24"/>
            </w:rPr>
          </w:rPrChange>
        </w:rPr>
        <w:t xml:space="preserve">In Kenya, Field Epidemiology and Laboratory Training Programs (FELTP) started in 2004 which </w:t>
      </w:r>
      <w:r w:rsidRPr="E9A39EEB">
        <w:rPr>
          <w:rFonts w:ascii="Book Antiqua" w:cs="Book Antiqua" w:eastAsia="Book Antiqua" w:hAnsi="Book Antiqua"/>
          <w:color w:val="000000"/>
          <w:sz w:val="24"/>
          <w:szCs w:val="24"/>
          <w:rPrChange w:id="3984" w:author="MUTILE WANYEE" w:date="2024-03-01T12:23:00Z">
            <w:rPr>
              <w:rFonts w:ascii="Book Antiqua" w:cs="Book Antiqua" w:eastAsia="Book Antiqua" w:hAnsi="Book Antiqua"/>
              <w:color w:val="000000"/>
              <w:sz w:val="24"/>
              <w:szCs w:val="24"/>
            </w:rPr>
          </w:rPrChange>
        </w:rPr>
        <w:t>was awarded a Score 4 during the Joint External Evaluation of International Health Regulation (IHR) of 2017. This score signifies that capacity</w:t>
      </w:r>
      <w:r w:rsidRPr="9848A2C0">
        <w:rPr>
          <w:rFonts w:ascii="Book Antiqua" w:cs="Book Antiqua" w:eastAsia="Book Antiqua" w:hAnsi="Book Antiqua"/>
          <w:b/>
          <w:color w:val="000000"/>
          <w:sz w:val="24"/>
          <w:szCs w:val="24"/>
          <w:rPrChange w:id="3985" w:author="MUTILE WANYEE" w:date="2024-03-01T12:23:00Z">
            <w:rPr>
              <w:rFonts w:ascii="Book Antiqua" w:cs="Book Antiqua" w:eastAsia="Book Antiqua" w:hAnsi="Book Antiqua"/>
              <w:b/>
              <w:color w:val="000000"/>
              <w:sz w:val="24"/>
              <w:szCs w:val="24"/>
            </w:rPr>
          </w:rPrChange>
        </w:rPr>
        <w:t xml:space="preserve"> </w:t>
      </w:r>
      <w:r w:rsidRPr="461196DD">
        <w:rPr>
          <w:rFonts w:ascii="Book Antiqua" w:cs="Book Antiqua" w:eastAsia="Book Antiqua" w:hAnsi="Book Antiqua"/>
          <w:color w:val="000000"/>
          <w:sz w:val="24"/>
          <w:szCs w:val="24"/>
          <w:rPrChange w:id="3986" w:author="MUTILE WANYEE" w:date="2024-03-01T12:23:00Z">
            <w:rPr>
              <w:rFonts w:ascii="Book Antiqua" w:cs="Book Antiqua" w:eastAsia="Book Antiqua" w:hAnsi="Book Antiqua"/>
              <w:color w:val="000000"/>
              <w:sz w:val="24"/>
              <w:szCs w:val="24"/>
            </w:rPr>
          </w:rPrChange>
        </w:rPr>
        <w:t>or attributes are in place, sustainable for a few more years and have been included in the national health sector plan. All three tiers of the FELTP are operational, including: advanced level 2-year Master’s in field epidemiology (by 2019, there will be 189 graduates); intermediate level 6-month on-job training (60 staff trained); and basic level 3-month on-job training with 354 staff trained. Since 2004 there have been 869 graduates. They have been deployed in the</w:t>
      </w:r>
      <w:r w:rsidRPr="AADF4642">
        <w:rPr>
          <w:rPrChange w:id="3987" w:author="MUTILE WANYEE" w:date="2024-03-01T12:23:00Z">
            <w:rPr/>
          </w:rPrChange>
        </w:rPr>
        <w:t xml:space="preserve"> </w:t>
      </w:r>
      <w:r w:rsidRPr="A78E9C69">
        <w:rPr>
          <w:rFonts w:ascii="Book Antiqua" w:cs="Book Antiqua" w:eastAsia="Book Antiqua" w:hAnsi="Book Antiqua"/>
          <w:color w:val="000000"/>
          <w:sz w:val="24"/>
          <w:szCs w:val="24"/>
          <w:rPrChange w:id="3988" w:author="MUTILE WANYEE" w:date="2024-03-01T12:23:00Z">
            <w:rPr>
              <w:rFonts w:ascii="Book Antiqua" w:cs="Book Antiqua" w:eastAsia="Book Antiqua" w:hAnsi="Book Antiqua"/>
              <w:color w:val="000000"/>
              <w:sz w:val="24"/>
              <w:szCs w:val="24"/>
            </w:rPr>
          </w:rPrChange>
        </w:rPr>
        <w:t>Disease Surveillance and Response Units at the national and the county governments and some in the development partners.</w:t>
      </w:r>
    </w:p>
    <w:p>
      <w:pPr>
        <w:pStyle w:val="style0"/>
        <w:spacing w:after="0" w:lineRule="auto" w:line="276"/>
        <w:jc w:val="both"/>
        <w:rPr>
          <w:rFonts w:ascii="Book Antiqua" w:cs="Book Antiqua" w:eastAsia="Book Antiqua" w:hAnsi="Book Antiqua"/>
          <w:color w:val="000000"/>
          <w:sz w:val="16"/>
          <w:szCs w:val="16"/>
        </w:rPr>
      </w:pPr>
    </w:p>
    <w:p>
      <w:pPr>
        <w:pStyle w:val="style2"/>
        <w:spacing w:before="0" w:lineRule="auto" w:line="276"/>
        <w:rPr>
          <w:rFonts w:ascii="Book Antiqua" w:cs="Book Antiqua" w:eastAsia="Book Antiqua" w:hAnsi="Times New Roman"/>
          <w:b/>
          <w:i/>
          <w:color w:val="auto"/>
          <w:sz w:val="20"/>
          <w:szCs w:val="24"/>
          <w:shd w:val="clear" w:color="auto" w:fill="auto"/>
          <w:rPrChange w:id="3989" w:author="MUTILE WANYEE" w:date="2024-03-06T15:35:00Z">
            <w:rPr>
              <w:rFonts w:ascii="Book Antiqua" w:cs="Book Antiqua" w:eastAsia="Book Antiqua" w:hAnsi="Book Antiqua"/>
              <w:color w:val="000000"/>
              <w:sz w:val="24"/>
              <w:szCs w:val="24"/>
            </w:rPr>
          </w:rPrChange>
        </w:rPr>
        <w:pPrChange w:id="3990" w:author="MUTILE WANYEE" w:date="2024-03-06T15:35:00Z">
          <w:pPr>
            <w:pStyle w:val="style2"/>
            <w:spacing w:lineRule="auto" w:line="276"/>
          </w:pPr>
        </w:pPrChange>
      </w:pPr>
      <w:r w:rsidRPr="A4F64534">
        <w:rPr>
          <w:rFonts w:ascii="Book Antiqua" w:cs="Book Antiqua" w:eastAsia="Book Antiqua" w:hAnsi="Book Antiqua"/>
          <w:b/>
          <w:color w:val="000000"/>
          <w:sz w:val="24"/>
          <w:szCs w:val="24"/>
          <w:rPrChange w:id="3991" w:author="MUTILE WANYEE" w:date="2024-03-01T12:23:00Z">
            <w:rPr>
              <w:rFonts w:ascii="Book Antiqua" w:cs="Book Antiqua" w:eastAsia="Book Antiqua" w:hAnsi="Book Antiqua"/>
              <w:b/>
              <w:color w:val="000000"/>
              <w:sz w:val="24"/>
              <w:szCs w:val="24"/>
            </w:rPr>
          </w:rPrChange>
        </w:rPr>
        <w:t>8:2: Governance and Health Workforce Policies Mechanisms to coordinate an intersectoral health workforce agenda</w:t>
      </w:r>
      <w:r w:rsidRPr="4C7DA0F5">
        <w:rPr>
          <w:rFonts w:ascii="Book Antiqua" w:cs="Book Antiqua" w:eastAsia="Book Antiqua" w:hAnsi="Book Antiqua"/>
          <w:color w:val="000000"/>
          <w:sz w:val="24"/>
          <w:szCs w:val="24"/>
          <w:rPrChange w:id="3992" w:author="MUTILE WANYEE" w:date="2024-03-01T12:23:00Z">
            <w:rPr>
              <w:rFonts w:ascii="Book Antiqua" w:cs="Book Antiqua" w:eastAsia="Book Antiqua" w:hAnsi="Book Antiqua"/>
              <w:color w:val="000000"/>
              <w:sz w:val="24"/>
              <w:szCs w:val="24"/>
            </w:rPr>
          </w:rPrChange>
        </w:rPr>
        <w:t xml:space="preserve">. </w:t>
      </w:r>
    </w:p>
    <w:p>
      <w:pPr>
        <w:pStyle w:val="style0"/>
        <w:spacing w:after="0" w:lineRule="auto" w:line="276"/>
        <w:jc w:val="both"/>
        <w:rPr>
          <w:del w:id="3993" w:author="MUTILE WANYEE" w:date="2024-03-06T15:35:00Z"/>
          <w:rFonts w:ascii="Book Antiqua" w:cs="Book Antiqua" w:eastAsia="Book Antiqua" w:hAnsi="Book Antiqua"/>
          <w:sz w:val="16"/>
          <w:szCs w:val="16"/>
          <w:rPrChange w:id="3994" w:author="MUTILE WANYEE" w:date="2024-03-01T12:23:00Z">
            <w:rPr>
              <w:rFonts w:ascii="Book Antiqua" w:cs="Book Antiqua" w:eastAsia="Book Antiqua" w:hAnsi="Book Antiqua"/>
              <w:sz w:val="16"/>
              <w:szCs w:val="16"/>
            </w:rPr>
          </w:rPrChange>
        </w:rPr>
      </w:pPr>
    </w:p>
    <w:p>
      <w:pPr>
        <w:pStyle w:val="style0"/>
        <w:spacing w:after="0" w:lineRule="auto" w:line="276"/>
        <w:jc w:val="both"/>
        <w:rPr>
          <w:rFonts w:ascii="Book Antiqua" w:cs="Book Antiqua" w:eastAsia="Book Antiqua" w:hAnsi="Book Antiqua"/>
          <w:sz w:val="24"/>
          <w:szCs w:val="24"/>
        </w:rPr>
      </w:pPr>
      <w:r w:rsidRPr="9D2B3C85">
        <w:rPr>
          <w:rFonts w:ascii="Book Antiqua" w:cs="Book Antiqua" w:eastAsia="Book Antiqua" w:hAnsi="Book Antiqua"/>
          <w:sz w:val="24"/>
          <w:szCs w:val="24"/>
          <w:rPrChange w:id="3995" w:author="MUTILE WANYEE" w:date="2024-03-01T12:23:00Z">
            <w:rPr>
              <w:rFonts w:ascii="Book Antiqua" w:cs="Book Antiqua" w:eastAsia="Book Antiqua" w:hAnsi="Book Antiqua"/>
              <w:sz w:val="24"/>
              <w:szCs w:val="24"/>
            </w:rPr>
          </w:rPrChange>
        </w:rPr>
        <w:t xml:space="preserve">In Kenya, the first HRH interagency coordinating committee (ICC) was established in February 2010 to improve health services through effective and efficient HRH planning, management, and system and policy development. HRH ICC remains one of the five technical arms of the Health Sector Partnership Coordination Framework (2018-2030) chaired by MoH and co-chaired by the Chair of the Health Sector Intergovernmental Coordinating Forum’s HRH Technical Committee and a designated Development Partner representative. </w:t>
      </w:r>
    </w:p>
    <w:p>
      <w:pPr>
        <w:pStyle w:val="style0"/>
        <w:spacing w:after="0" w:lineRule="auto" w:line="276"/>
        <w:jc w:val="both"/>
        <w:rPr>
          <w:rFonts w:ascii="Book Antiqua" w:cs="Book Antiqua" w:eastAsia="Book Antiqua" w:hAnsi="Book Antiqua"/>
          <w:sz w:val="16"/>
          <w:szCs w:val="16"/>
        </w:rPr>
      </w:pPr>
    </w:p>
    <w:p>
      <w:pPr>
        <w:pStyle w:val="style0"/>
        <w:spacing w:after="0" w:lineRule="auto" w:line="276"/>
        <w:jc w:val="both"/>
        <w:rPr>
          <w:ins w:id="3996" w:author="MUTILE WANYEE" w:date="2024-03-06T15:35:00Z"/>
          <w:rFonts w:ascii="Book Antiqua" w:cs="Book Antiqua" w:eastAsia="Book Antiqua" w:hAnsi="Book Antiqua"/>
          <w:sz w:val="24"/>
          <w:szCs w:val="24"/>
          <w:rPrChange w:id="3997" w:author="MUTILE WANYEE" w:date="2024-03-01T12:23:00Z">
            <w:rPr>
              <w:rFonts w:ascii="Book Antiqua" w:cs="Book Antiqua" w:eastAsia="Book Antiqua" w:hAnsi="Book Antiqua"/>
              <w:sz w:val="24"/>
              <w:szCs w:val="24"/>
            </w:rPr>
          </w:rPrChange>
        </w:rPr>
      </w:pPr>
      <w:r w:rsidRPr="1479A3D3">
        <w:rPr>
          <w:rFonts w:ascii="Book Antiqua" w:cs="Book Antiqua" w:eastAsia="Book Antiqua" w:hAnsi="Book Antiqua"/>
          <w:sz w:val="24"/>
          <w:szCs w:val="24"/>
          <w:rPrChange w:id="3998" w:author="MUTILE WANYEE" w:date="2024-03-01T12:23:00Z">
            <w:rPr>
              <w:rFonts w:ascii="Book Antiqua" w:cs="Book Antiqua" w:eastAsia="Book Antiqua" w:hAnsi="Book Antiqua"/>
              <w:sz w:val="24"/>
              <w:szCs w:val="24"/>
            </w:rPr>
          </w:rPrChange>
        </w:rPr>
        <w:t>The ICC members include MoH, County Directors of Health representatives, Representatives from Ministry of Education, KMTC, Technical representatives from Development Partners and UN Technical Agencies. Implementing Partners for HRH donor-funded projects and programmes; Health NGO Network (HENNET) representing NGOs and CSOs; Faith-Based Organizations represented by Christian Health Association of Kenya (CHAK), Private Sector represented by Kenya Health Federation.</w:t>
      </w:r>
    </w:p>
    <w:p>
      <w:pPr>
        <w:pStyle w:val="style0"/>
        <w:spacing w:after="0" w:lineRule="auto" w:line="276"/>
        <w:jc w:val="both"/>
        <w:rPr>
          <w:ins w:id="3999" w:author="MUTILE WANYEE" w:date="2024-03-06T15:35:00Z"/>
          <w:rFonts w:ascii="Book Antiqua" w:cs="Book Antiqua" w:eastAsia="Book Antiqua" w:hAnsi="Book Antiqua"/>
          <w:sz w:val="24"/>
          <w:szCs w:val="24"/>
          <w:rPrChange w:id="4000" w:author="MUTILE WANYEE" w:date="2024-03-01T12:23:00Z">
            <w:rPr>
              <w:rFonts w:ascii="Book Antiqua" w:cs="Book Antiqua" w:eastAsia="Book Antiqua" w:hAnsi="Book Antiqua"/>
              <w:sz w:val="24"/>
              <w:szCs w:val="24"/>
            </w:rPr>
          </w:rPrChange>
        </w:rPr>
      </w:pPr>
    </w:p>
    <w:p>
      <w:pPr>
        <w:pStyle w:val="style0"/>
        <w:spacing w:after="0" w:lineRule="auto" w:line="276"/>
        <w:jc w:val="both"/>
        <w:rPr>
          <w:ins w:id="4001" w:author="MUTILE WANYEE" w:date="2024-03-06T15:36:00Z"/>
          <w:rFonts w:ascii="Book Antiqua" w:cs="Book Antiqua" w:eastAsia="Book Antiqua" w:hAnsi="Book Antiqua"/>
          <w:sz w:val="24"/>
          <w:szCs w:val="24"/>
          <w:rPrChange w:id="4002" w:author="MUTILE WANYEE" w:date="2024-03-01T12:23:00Z">
            <w:rPr>
              <w:rFonts w:ascii="Book Antiqua" w:cs="Book Antiqua" w:eastAsia="Book Antiqua" w:hAnsi="Book Antiqua"/>
              <w:sz w:val="24"/>
              <w:szCs w:val="24"/>
            </w:rPr>
          </w:rPrChange>
        </w:rPr>
      </w:pPr>
      <w:ins w:id="4003" w:author="MUTILE WANYEE" w:date="2024-03-06T15:36:00Z">
        <w:r w:rsidR="0D61BC5F" w:rsidRPr="11FF7D34">
          <w:rPr>
            <w:rFonts w:ascii="Book Antiqua" w:cs="Book Antiqua" w:eastAsia="Book Antiqua" w:hAnsi="Book Antiqua"/>
            <w:sz w:val="24"/>
            <w:szCs w:val="24"/>
            <w:rPrChange w:id="4004" w:author="MUTILE WANYEE" w:date="2024-03-01T12:23:00Z">
              <w:rPr>
                <w:rFonts w:ascii="Book Antiqua" w:cs="Book Antiqua" w:eastAsia="Book Antiqua" w:hAnsi="Book Antiqua"/>
                <w:sz w:val="24"/>
                <w:szCs w:val="24"/>
              </w:rPr>
            </w:rPrChange>
          </w:rPr>
          <w:t>8:2.1:  Central health workforce unit.</w:t>
        </w:r>
      </w:ins>
    </w:p>
    <w:p>
      <w:pPr>
        <w:pStyle w:val="style0"/>
        <w:spacing w:after="0" w:lineRule="auto" w:line="276"/>
        <w:jc w:val="both"/>
        <w:rPr>
          <w:del w:id="4005" w:author="MUTILE WANYEE" w:date="2024-03-06T15:37:00Z"/>
          <w:rFonts w:ascii="Book Antiqua" w:cs="Book Antiqua" w:eastAsia="Book Antiqua" w:hAnsi="Times New Roman"/>
          <w:sz w:val="20"/>
          <w:szCs w:val="24"/>
          <w:shd w:val="clear" w:color="auto" w:fill="auto"/>
          <w:rPrChange w:id="4006" w:author="MUTILE WANYEE" w:date="2024-03-06T15:37:00Z">
            <w:rPr>
              <w:rFonts w:ascii="Book Antiqua" w:cs="Book Antiqua" w:eastAsia="Book Antiqua" w:hAnsi="Book Antiqua"/>
              <w:sz w:val="24"/>
              <w:szCs w:val="24"/>
            </w:rPr>
          </w:rPrChange>
        </w:rPr>
      </w:pPr>
      <w:ins w:id="4007" w:author="MUTILE WANYEE" w:date="2024-03-06T15:36:00Z">
        <w:r w:rsidR="9297537C" w:rsidRPr="2A51DC18">
          <w:rPr>
            <w:rFonts w:ascii="Book Antiqua" w:cs="Book Antiqua" w:eastAsia="Book Antiqua" w:hAnsi="Book Antiqua"/>
            <w:sz w:val="24"/>
            <w:szCs w:val="24"/>
            <w:rPrChange w:id="4008" w:author="MUTILE WANYEE" w:date="2024-03-01T12:23:00Z">
              <w:rPr>
                <w:rFonts w:ascii="Book Antiqua" w:cs="Book Antiqua" w:eastAsia="Book Antiqua" w:hAnsi="Book Antiqua"/>
                <w:sz w:val="24"/>
                <w:szCs w:val="24"/>
              </w:rPr>
            </w:rPrChange>
          </w:rPr>
          <w:t xml:space="preserve">  In Kenya, there exists a health workforce unit in the Ministry of Health which is responsible for management and development of health workforce. Its functions include: -Recruitment, selection and appointment of HWs, Training and development, Payroll Management-Payment of salaries and allowances, Transfers, deployment and Secondment, Placement of Internship, Management of staff discipline and labour relation matters, Promotions, Leave Management, Performance Appraisal system, Management of HR Records, Work environment and; health </w:t>
        </w:r>
      </w:ins>
      <w:ins w:id="4009" w:author="MUTILE WANYEE" w:date="2024-03-06T15:37:00Z">
        <w:r w:rsidR="9CF15263" w:rsidRPr="5F44C41C">
          <w:rPr>
            <w:rFonts w:ascii="Book Antiqua" w:cs="Book Antiqua" w:eastAsia="Book Antiqua" w:hAnsi="Book Antiqua"/>
            <w:sz w:val="24"/>
            <w:szCs w:val="24"/>
            <w:rPrChange w:id="4010" w:author="MUTILE WANYEE" w:date="2024-03-01T12:23:00Z">
              <w:rPr>
                <w:rFonts w:ascii="Book Antiqua" w:cs="Book Antiqua" w:eastAsia="Book Antiqua" w:hAnsi="Book Antiqua"/>
                <w:sz w:val="24"/>
                <w:szCs w:val="24"/>
              </w:rPr>
            </w:rPrChange>
          </w:rPr>
          <w:t>and safety, exit from the service and terminal benefits, and ensuring adherence to the Code of practice.</w:t>
        </w:r>
      </w:ins>
      <w:ins w:id="4011" w:author="MUTILE WANYEE" w:date="2024-03-06T15:36:00Z">
        <w:del w:id="4012" w:author="MUTILE WANYEE" w:date="2024-03-06T15:37:00Z">
          <w:r w:rsidR="587C363C" w:rsidDel="23C7603C" w:rsidRPr="13393124">
            <w:rPr>
              <w:rFonts w:ascii="Book Antiqua" w:cs="Book Antiqua" w:eastAsia="Book Antiqua" w:hAnsi="Book Antiqua"/>
              <w:sz w:val="24"/>
              <w:szCs w:val="24"/>
              <w:rPrChange w:id="4013" w:author="MUTILE WANYEE" w:date="2024-03-01T12:23:00Z">
                <w:rPr>
                  <w:rFonts w:ascii="Book Antiqua" w:cs="Book Antiqua" w:eastAsia="Book Antiqua" w:hAnsi="Book Antiqua"/>
                  <w:sz w:val="24"/>
                  <w:szCs w:val="24"/>
                </w:rPr>
              </w:rPrChange>
            </w:rPr>
            <w:delText>and safety, exit from the service and terminal benefits, and ensuring adherence to the Code of practice.</w:delText>
          </w:r>
        </w:del>
      </w:ins>
    </w:p>
    <w:p>
      <w:pPr>
        <w:pStyle w:val="style0"/>
        <w:spacing w:after="0" w:lineRule="auto" w:line="276"/>
        <w:jc w:val="both"/>
        <w:rPr>
          <w:del w:id="4014" w:author="MUTILE WANYEE" w:date="2024-03-06T15:37:00Z"/>
          <w:rFonts w:ascii="Book Antiqua" w:cs="Book Antiqua" w:eastAsia="Book Antiqua" w:hAnsi="Times New Roman"/>
          <w:b w:val="false"/>
          <w:sz w:val="20"/>
          <w:szCs w:val="16"/>
          <w:shd w:val="clear" w:color="auto" w:fill="auto"/>
          <w:rPrChange w:id="4015" w:author="MUTILE WANYEE" w:date="2024-03-06T15:37:00Z">
            <w:rPr>
              <w:rFonts w:ascii="Book Antiqua" w:cs="Book Antiqua" w:eastAsia="Book Antiqua" w:hAnsi="Book Antiqua"/>
              <w:b/>
              <w:sz w:val="16"/>
              <w:szCs w:val="16"/>
            </w:rPr>
          </w:rPrChange>
        </w:rPr>
      </w:pPr>
    </w:p>
    <w:p>
      <w:pPr>
        <w:pStyle w:val="style0"/>
        <w:keepNext w:val="false"/>
        <w:keepLines w:val="false"/>
        <w:spacing w:before="0" w:lineRule="auto" w:line="276"/>
        <w:jc w:val="both"/>
        <w:rPr>
          <w:del w:id="4016" w:author="MUTILE WANYEE" w:date="2024-03-06T15:37:00Z"/>
          <w:rFonts w:ascii="Book Antiqua" w:cs="Book Antiqua" w:eastAsia="Book Antiqua" w:hAnsi="Times New Roman"/>
          <w:b w:val="false"/>
          <w:color w:val="auto"/>
          <w:shd w:val="clear" w:color="auto" w:fill="auto"/>
          <w:rPrChange w:id="4017" w:author="MUTILE WANYEE" w:date="2024-03-06T15:37:00Z">
            <w:rPr>
              <w:rFonts w:ascii="Book Antiqua" w:cs="Book Antiqua" w:eastAsia="Book Antiqua" w:hAnsi="Book Antiqua"/>
              <w:b/>
              <w:color w:val="000000"/>
            </w:rPr>
          </w:rPrChange>
        </w:rPr>
        <w:pPrChange w:id="4018" w:author="MUTILE WANYEE" w:date="2024-03-06T15:37:00Z">
          <w:pPr>
            <w:pStyle w:val="style3"/>
            <w:spacing w:before="0" w:lineRule="auto" w:line="276"/>
          </w:pPr>
        </w:pPrChange>
      </w:pPr>
      <w:del w:id="4019" w:author="MUTILE WANYEE" w:date="2024-03-06T15:37:00Z">
        <w:r w:rsidDel="BB9AF4B6" w:rsidRPr="91FC2722">
          <w:rPr>
            <w:rFonts w:ascii="Book Antiqua" w:cs="Book Antiqua" w:eastAsia="Book Antiqua" w:hAnsi="Book Antiqua"/>
            <w:b/>
            <w:color w:val="000000"/>
            <w:rPrChange w:id="4020" w:author="MUTILE WANYEE" w:date="2024-03-01T12:23:00Z">
              <w:rPr>
                <w:rFonts w:ascii="Book Antiqua" w:cs="Book Antiqua" w:eastAsia="Book Antiqua" w:hAnsi="Book Antiqua"/>
                <w:b/>
                <w:color w:val="000000"/>
              </w:rPr>
            </w:rPrChange>
          </w:rPr>
          <w:delText>8:2.1:  Central health workforce unit.</w:delText>
        </w:r>
      </w:del>
    </w:p>
    <w:p>
      <w:pPr>
        <w:pStyle w:val="style0"/>
        <w:keepNext w:val="false"/>
        <w:keepLines w:val="false"/>
        <w:spacing w:before="0" w:lineRule="auto" w:line="276"/>
        <w:jc w:val="both"/>
        <w:rPr>
          <w:del w:id="4021" w:author="MUTILE WANYEE" w:date="2024-03-06T15:37:00Z"/>
          <w:rFonts w:ascii="Book Antiqua" w:cs="Book Antiqua" w:eastAsia="Book Antiqua" w:hAnsi="Times New Roman"/>
          <w:b w:val="false"/>
          <w:color w:val="auto"/>
          <w:sz w:val="20"/>
          <w:szCs w:val="16"/>
          <w:shd w:val="clear" w:color="auto" w:fill="auto"/>
          <w:rPrChange w:id="4022" w:author="MUTILE WANYEE" w:date="2024-03-06T15:37:00Z">
            <w:rPr>
              <w:rFonts w:ascii="Book Antiqua" w:cs="Book Antiqua" w:eastAsia="Book Antiqua" w:hAnsi="Book Antiqua"/>
              <w:b/>
              <w:color w:val="000000"/>
              <w:sz w:val="16"/>
              <w:szCs w:val="16"/>
            </w:rPr>
          </w:rPrChange>
        </w:rPr>
        <w:pPrChange w:id="4023" w:author="MUTILE WANYEE" w:date="2024-03-06T15:37:00Z">
          <w:pPr>
            <w:pStyle w:val="style3"/>
            <w:spacing w:before="0" w:lineRule="auto" w:line="276"/>
          </w:pPr>
        </w:pPrChange>
      </w:pPr>
      <w:del w:id="4024" w:author="MUTILE WANYEE" w:date="2024-03-06T15:37:00Z">
        <w:r w:rsidDel="BF289D51" w:rsidRPr="0558F1FB">
          <w:rPr>
            <w:rFonts w:ascii="Book Antiqua" w:cs="Book Antiqua" w:eastAsia="Book Antiqua" w:hAnsi="Book Antiqua"/>
            <w:b/>
            <w:color w:val="000000"/>
            <w:rPrChange w:id="4025" w:author="MUTILE WANYEE" w:date="2024-03-01T12:23:00Z">
              <w:rPr>
                <w:rFonts w:ascii="Book Antiqua" w:cs="Book Antiqua" w:eastAsia="Book Antiqua" w:hAnsi="Book Antiqua"/>
                <w:b/>
                <w:color w:val="000000"/>
              </w:rPr>
            </w:rPrChange>
          </w:rPr>
          <w:delText xml:space="preserve">  </w:delText>
        </w:r>
      </w:del>
    </w:p>
    <w:p>
      <w:pPr>
        <w:pStyle w:val="style0"/>
        <w:spacing w:after="0" w:lineRule="auto" w:line="276"/>
        <w:jc w:val="both"/>
        <w:rPr>
          <w:del w:id="4026" w:author="MUTILE WANYEE" w:date="2024-03-06T15:37:00Z"/>
          <w:rFonts w:ascii="Book Antiqua" w:cs="Book Antiqua" w:eastAsia="Book Antiqua" w:hAnsi="Times New Roman"/>
          <w:color w:val="auto"/>
          <w:sz w:val="20"/>
          <w:szCs w:val="24"/>
          <w:shd w:val="clear" w:color="auto" w:fill="auto"/>
          <w:rPrChange w:id="4027" w:author="MUTILE WANYEE" w:date="2024-03-06T15:37:00Z">
            <w:rPr>
              <w:rFonts w:ascii="Book Antiqua" w:cs="Book Antiqua" w:eastAsia="Book Antiqua" w:hAnsi="Book Antiqua"/>
              <w:color w:val="000000"/>
              <w:sz w:val="24"/>
              <w:szCs w:val="24"/>
            </w:rPr>
          </w:rPrChange>
        </w:rPr>
      </w:pPr>
      <w:del w:id="4028" w:author="MUTILE WANYEE" w:date="2024-03-06T15:37:00Z">
        <w:r w:rsidDel="91A738BE" w:rsidRPr="2E6C0611">
          <w:rPr>
            <w:rFonts w:ascii="Book Antiqua" w:cs="Book Antiqua" w:eastAsia="Book Antiqua" w:hAnsi="Book Antiqua"/>
            <w:color w:val="000000"/>
            <w:sz w:val="24"/>
            <w:szCs w:val="24"/>
            <w:rPrChange w:id="4029" w:author="MUTILE WANYEE" w:date="2024-03-01T12:23:00Z">
              <w:rPr>
                <w:rFonts w:ascii="Book Antiqua" w:cs="Book Antiqua" w:eastAsia="Book Antiqua" w:hAnsi="Book Antiqua"/>
                <w:color w:val="000000"/>
                <w:sz w:val="24"/>
                <w:szCs w:val="24"/>
              </w:rPr>
            </w:rPrChange>
          </w:rPr>
          <w:delText xml:space="preserve">In Kenya, there exists a health workforce unit in the Ministry of Health which is responsible for management and development of health workforce. Its functions include: -Recruitment, selection and appointment of HWs, Training and development, Payroll Management-Payment of salaries and allowances, Transfers, deployment and Secondment, Placement of Internship, Management of staff discipline and labour relation matters, Promotions, Leave Management, Performance Appraisal system, Management of HR Records, Work environment and; health and safety, exit from the service and terminal benefits, and ensuring adherence to the Code of practice. </w:delText>
        </w:r>
      </w:del>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color w:val="000000"/>
          <w:sz w:val="24"/>
          <w:szCs w:val="24"/>
        </w:rPr>
      </w:pPr>
      <w:r w:rsidRPr="9DB9A55C">
        <w:rPr>
          <w:rFonts w:ascii="Book Antiqua" w:cs="Book Antiqua" w:eastAsia="Book Antiqua" w:hAnsi="Book Antiqua"/>
          <w:color w:val="000000"/>
          <w:sz w:val="24"/>
          <w:szCs w:val="24"/>
          <w:rPrChange w:id="4030" w:author="MUTILE WANYEE" w:date="2024-03-01T12:23:00Z">
            <w:rPr>
              <w:rFonts w:ascii="Book Antiqua" w:cs="Book Antiqua" w:eastAsia="Book Antiqua" w:hAnsi="Book Antiqua"/>
              <w:color w:val="000000"/>
              <w:sz w:val="24"/>
              <w:szCs w:val="24"/>
            </w:rPr>
          </w:rPrChange>
        </w:rPr>
        <w:t>It provides leadership in the development of the Human Resource for Health (HRH) Strategic Plan and the HRH Training Policy with the support of the Division of HRH</w:t>
      </w:r>
    </w:p>
    <w:p>
      <w:pPr>
        <w:pStyle w:val="style3"/>
        <w:spacing w:lineRule="auto" w:line="276"/>
        <w:rPr>
          <w:rFonts w:ascii="Book Antiqua" w:cs="Book Antiqua" w:eastAsia="Book Antiqua" w:hAnsi="Book Antiqua"/>
          <w:b/>
          <w:color w:val="000000"/>
        </w:rPr>
      </w:pPr>
      <w:r w:rsidRPr="0DE7DF79">
        <w:rPr>
          <w:rFonts w:ascii="Book Antiqua" w:cs="Book Antiqua" w:eastAsia="Book Antiqua" w:hAnsi="Book Antiqua"/>
          <w:b/>
          <w:color w:val="000000"/>
          <w:rPrChange w:id="4031" w:author="MUTILE WANYEE" w:date="2024-03-01T12:23:00Z">
            <w:rPr>
              <w:rFonts w:ascii="Book Antiqua" w:cs="Book Antiqua" w:eastAsia="Book Antiqua" w:hAnsi="Book Antiqua"/>
              <w:b/>
              <w:color w:val="000000"/>
            </w:rPr>
          </w:rPrChange>
        </w:rPr>
        <w:t>8:2.2: Health workforce planning processes.</w:t>
      </w:r>
    </w:p>
    <w:p>
      <w:pPr>
        <w:pStyle w:val="style0"/>
        <w:spacing w:lineRule="auto" w:line="276"/>
        <w:jc w:val="both"/>
        <w:rPr>
          <w:rFonts w:ascii="Book Antiqua" w:cs="Book Antiqua" w:eastAsia="Book Antiqua" w:hAnsi="Book Antiqua"/>
          <w:b/>
          <w:sz w:val="24"/>
          <w:szCs w:val="24"/>
        </w:rPr>
      </w:pPr>
      <w:r w:rsidRPr="7922DFE1">
        <w:rPr>
          <w:rFonts w:ascii="Book Antiqua" w:cs="Book Antiqua" w:eastAsia="Book Antiqua" w:hAnsi="Book Antiqua"/>
          <w:sz w:val="24"/>
          <w:szCs w:val="24"/>
          <w:rPrChange w:id="4032" w:author="MUTILE WANYEE" w:date="2024-03-01T12:23:00Z">
            <w:rPr>
              <w:rFonts w:ascii="Book Antiqua" w:cs="Book Antiqua" w:eastAsia="Book Antiqua" w:hAnsi="Book Antiqua"/>
              <w:sz w:val="24"/>
              <w:szCs w:val="24"/>
            </w:rPr>
          </w:rPrChange>
        </w:rPr>
        <w:t>Health workforce planning is an essential element of health service planning and in building responsive and efficient health care systems. Notwithstanding its significance, health workforce planning has often been delinked from the rest and remains one of the weakest links to, health services planning in many countries. The lack of accurate and reliable data has been a major challenge</w:t>
      </w:r>
    </w:p>
    <w:p>
      <w:pPr>
        <w:pStyle w:val="style3"/>
        <w:spacing w:lineRule="auto" w:line="276"/>
        <w:jc w:val="both"/>
        <w:rPr>
          <w:rFonts w:ascii="Book Antiqua" w:cs="Book Antiqua" w:eastAsia="Book Antiqua" w:hAnsi="Book Antiqua"/>
          <w:color w:val="000000"/>
        </w:rPr>
      </w:pPr>
      <w:r w:rsidRPr="07B4D656">
        <w:rPr>
          <w:rFonts w:ascii="Book Antiqua" w:cs="Book Antiqua" w:eastAsia="Book Antiqua" w:hAnsi="Book Antiqua"/>
          <w:b/>
          <w:color w:val="000000"/>
          <w:rPrChange w:id="4033" w:author="MUTILE WANYEE" w:date="2024-03-01T12:23:00Z">
            <w:rPr>
              <w:rFonts w:ascii="Book Antiqua" w:cs="Book Antiqua" w:eastAsia="Book Antiqua" w:hAnsi="Book Antiqua"/>
              <w:b/>
              <w:color w:val="000000"/>
            </w:rPr>
          </w:rPrChange>
        </w:rPr>
        <w:t>8:2.3: Education plans aligned with the national health plan</w:t>
      </w:r>
    </w:p>
    <w:p>
      <w:pPr>
        <w:pStyle w:val="style0"/>
        <w:spacing w:lineRule="auto" w:line="276"/>
        <w:jc w:val="both"/>
        <w:rPr>
          <w:rFonts w:ascii="Book Antiqua" w:cs="Book Antiqua" w:eastAsia="Book Antiqua" w:hAnsi="Book Antiqua"/>
          <w:b/>
          <w:sz w:val="24"/>
          <w:szCs w:val="24"/>
        </w:rPr>
      </w:pPr>
      <w:r w:rsidRPr="8020AA79">
        <w:rPr>
          <w:rFonts w:ascii="Book Antiqua" w:cs="Book Antiqua" w:eastAsia="Book Antiqua" w:hAnsi="Book Antiqua"/>
          <w:sz w:val="24"/>
          <w:szCs w:val="24"/>
          <w:rPrChange w:id="4034" w:author="MUTILE WANYEE" w:date="2024-03-01T12:23:00Z">
            <w:rPr>
              <w:rFonts w:ascii="Book Antiqua" w:cs="Book Antiqua" w:eastAsia="Book Antiqua" w:hAnsi="Book Antiqua"/>
              <w:sz w:val="24"/>
              <w:szCs w:val="24"/>
            </w:rPr>
          </w:rPrChange>
        </w:rPr>
        <w:t xml:space="preserve">The plans </w:t>
      </w:r>
      <w:del w:id="4035" w:author="MUTILE WANYEE" w:date="2024-03-06T15:37:00Z">
        <w:r w:rsidDel="184A6B06" w:rsidRPr="49470A37">
          <w:rPr>
            <w:rFonts w:ascii="Book Antiqua" w:cs="Book Antiqua" w:eastAsia="Book Antiqua" w:hAnsi="Book Antiqua"/>
            <w:sz w:val="24"/>
            <w:szCs w:val="24"/>
            <w:rPrChange w:id="4036" w:author="MUTILE WANYEE" w:date="2024-03-01T12:23:00Z">
              <w:rPr>
                <w:rFonts w:ascii="Book Antiqua" w:cs="Book Antiqua" w:eastAsia="Book Antiqua" w:hAnsi="Book Antiqua"/>
                <w:sz w:val="24"/>
                <w:szCs w:val="24"/>
              </w:rPr>
            </w:rPrChange>
          </w:rPr>
          <w:delText>exists</w:delText>
        </w:r>
      </w:del>
      <w:ins w:id="4037" w:author="MUTILE WANYEE" w:date="2024-03-06T15:37:00Z">
        <w:r w:rsidR="7F0FDFDE" w:rsidRPr="F4F7FE57">
          <w:rPr>
            <w:rFonts w:ascii="Book Antiqua" w:cs="Book Antiqua" w:eastAsia="Book Antiqua" w:hAnsi="Book Antiqua"/>
            <w:sz w:val="24"/>
            <w:szCs w:val="24"/>
            <w:rPrChange w:id="4038" w:author="MUTILE WANYEE" w:date="2024-03-01T12:23:00Z">
              <w:rPr>
                <w:rFonts w:ascii="Book Antiqua" w:cs="Book Antiqua" w:eastAsia="Book Antiqua" w:hAnsi="Book Antiqua"/>
                <w:sz w:val="24"/>
                <w:szCs w:val="24"/>
              </w:rPr>
            </w:rPrChange>
          </w:rPr>
          <w:t>exist</w:t>
        </w:r>
      </w:ins>
      <w:r w:rsidRPr="0BB02911">
        <w:rPr>
          <w:rFonts w:ascii="Book Antiqua" w:cs="Book Antiqua" w:eastAsia="Book Antiqua" w:hAnsi="Book Antiqua"/>
          <w:sz w:val="24"/>
          <w:szCs w:val="24"/>
          <w:rPrChange w:id="4039" w:author="MUTILE WANYEE" w:date="2024-03-01T12:23:00Z">
            <w:rPr>
              <w:rFonts w:ascii="Book Antiqua" w:cs="Book Antiqua" w:eastAsia="Book Antiqua" w:hAnsi="Book Antiqua"/>
              <w:sz w:val="24"/>
              <w:szCs w:val="24"/>
            </w:rPr>
          </w:rPrChange>
        </w:rPr>
        <w:t xml:space="preserve">. However, it is not yet aligned to the National Health Strategic Plan. </w:t>
      </w:r>
    </w:p>
    <w:p>
      <w:pPr>
        <w:pStyle w:val="style3"/>
        <w:spacing w:lineRule="auto" w:line="276"/>
        <w:jc w:val="both"/>
        <w:rPr>
          <w:ins w:id="4040" w:author="MUTILE WANYEE" w:date="2024-03-06T15:38:00Z"/>
          <w:rFonts w:ascii="Book Antiqua" w:cs="Book Antiqua" w:eastAsia="Book Antiqua" w:hAnsi="Book Antiqua"/>
          <w:b/>
          <w:color w:val="000000"/>
          <w:rPrChange w:id="4041" w:author="MUTILE WANYEE" w:date="2024-03-01T12:23:00Z">
            <w:rPr>
              <w:rFonts w:ascii="Book Antiqua" w:cs="Book Antiqua" w:eastAsia="Book Antiqua" w:hAnsi="Book Antiqua"/>
              <w:b/>
              <w:color w:val="000000"/>
            </w:rPr>
          </w:rPrChange>
        </w:rPr>
      </w:pPr>
      <w:r w:rsidRPr="E583759C">
        <w:rPr>
          <w:rFonts w:ascii="Book Antiqua" w:cs="Book Antiqua" w:eastAsia="Book Antiqua" w:hAnsi="Book Antiqua"/>
          <w:b/>
          <w:color w:val="000000"/>
          <w:rPrChange w:id="4042" w:author="MUTILE WANYEE" w:date="2024-03-01T12:23:00Z">
            <w:rPr>
              <w:rFonts w:ascii="Book Antiqua" w:cs="Book Antiqua" w:eastAsia="Book Antiqua" w:hAnsi="Book Antiqua"/>
              <w:b/>
              <w:color w:val="000000"/>
            </w:rPr>
          </w:rPrChange>
        </w:rPr>
        <w:t xml:space="preserve">8:2.4: Institutional models for assessing healthcare staffing needs. </w:t>
      </w:r>
    </w:p>
    <w:p>
      <w:pPr>
        <w:pStyle w:val="style3"/>
        <w:spacing w:lineRule="auto" w:line="276"/>
        <w:jc w:val="both"/>
        <w:rPr>
          <w:rFonts w:ascii="Book Antiqua" w:cs="Book Antiqua" w:eastAsia="Book Antiqua" w:hAnsi="Book Antiqua"/>
          <w:color w:val="000000"/>
        </w:rPr>
      </w:pPr>
      <w:r w:rsidRPr="3640B8E2">
        <w:rPr>
          <w:rFonts w:ascii="Book Antiqua" w:cs="Book Antiqua" w:eastAsia="Book Antiqua" w:hAnsi="Book Antiqua"/>
          <w:color w:val="000000"/>
          <w:rPrChange w:id="4043" w:author="MUTILE WANYEE" w:date="2024-03-01T12:23:00Z">
            <w:rPr>
              <w:rFonts w:ascii="Book Antiqua" w:cs="Book Antiqua" w:eastAsia="Book Antiqua" w:hAnsi="Book Antiqua"/>
              <w:color w:val="000000"/>
            </w:rPr>
          </w:rPrChange>
        </w:rPr>
        <w:t xml:space="preserve">The Ministry has initiated the implementation of the Workload Indicators of Staffing Needs (WISN) that is envisaged to provide the information for the development of the Norms and Standards for Staff Deployment. </w:t>
      </w:r>
    </w:p>
    <w:p>
      <w:pPr>
        <w:pStyle w:val="style0"/>
        <w:spacing w:after="0"/>
        <w:rPr>
          <w:sz w:val="16"/>
          <w:szCs w:val="16"/>
        </w:rPr>
      </w:pPr>
    </w:p>
    <w:p>
      <w:pPr>
        <w:pStyle w:val="style3"/>
        <w:spacing w:before="0" w:lineRule="auto" w:line="276"/>
        <w:jc w:val="both"/>
        <w:rPr>
          <w:rFonts w:ascii="Book Antiqua" w:cs="Book Antiqua" w:eastAsia="Book Antiqua" w:hAnsi="Book Antiqua"/>
          <w:b/>
          <w:color w:val="000000"/>
        </w:rPr>
      </w:pPr>
      <w:r w:rsidRPr="4935A60F">
        <w:rPr>
          <w:rFonts w:ascii="Book Antiqua" w:cs="Book Antiqua" w:eastAsia="Book Antiqua" w:hAnsi="Book Antiqua"/>
          <w:b/>
          <w:color w:val="000000"/>
          <w:rPrChange w:id="4044" w:author="MUTILE WANYEE" w:date="2024-03-01T12:23:00Z">
            <w:rPr>
              <w:rFonts w:ascii="Book Antiqua" w:cs="Book Antiqua" w:eastAsia="Book Antiqua" w:hAnsi="Book Antiqua"/>
              <w:b/>
              <w:color w:val="000000"/>
            </w:rPr>
          </w:rPrChange>
        </w:rPr>
        <w:t>8.3: Capacity of Health Workforce Information Systems -</w:t>
      </w:r>
      <w:r w:rsidRPr="63B5E462">
        <w:rPr>
          <w:rFonts w:ascii="Book Antiqua" w:cs="Book Antiqua" w:eastAsia="Book Antiqua" w:hAnsi="Book Antiqua"/>
          <w:color w:val="000000"/>
          <w:rPrChange w:id="4045" w:author="MUTILE WANYEE" w:date="2024-03-01T12:23:00Z">
            <w:rPr>
              <w:rFonts w:ascii="Book Antiqua" w:cs="Book Antiqua" w:eastAsia="Book Antiqua" w:hAnsi="Book Antiqua"/>
              <w:color w:val="000000"/>
            </w:rPr>
          </w:rPrChange>
        </w:rPr>
        <w:t xml:space="preserve"> </w:t>
      </w:r>
      <w:r w:rsidRPr="8D30A890">
        <w:rPr>
          <w:rFonts w:ascii="Book Antiqua" w:cs="Book Antiqua" w:eastAsia="Book Antiqua" w:hAnsi="Book Antiqua"/>
          <w:b/>
          <w:color w:val="000000"/>
          <w:rPrChange w:id="4046" w:author="MUTILE WANYEE" w:date="2024-03-01T12:23:00Z">
            <w:rPr>
              <w:rFonts w:ascii="Book Antiqua" w:cs="Book Antiqua" w:eastAsia="Book Antiqua" w:hAnsi="Book Antiqua"/>
              <w:b/>
              <w:color w:val="000000"/>
            </w:rPr>
          </w:rPrChange>
        </w:rPr>
        <w:t>HRHIS for reporting on International Health Regulations</w:t>
      </w:r>
    </w:p>
    <w:p>
      <w:pPr>
        <w:pStyle w:val="style0"/>
        <w:spacing w:after="0" w:lineRule="auto" w:line="276"/>
        <w:jc w:val="both"/>
        <w:rPr>
          <w:rFonts w:ascii="Book Antiqua" w:cs="Book Antiqua" w:eastAsia="Book Antiqua" w:hAnsi="Book Antiqua"/>
          <w:b/>
          <w:sz w:val="24"/>
          <w:szCs w:val="24"/>
        </w:rPr>
      </w:pPr>
      <w:r w:rsidRPr="E347F597">
        <w:rPr>
          <w:rFonts w:ascii="Book Antiqua" w:cs="Book Antiqua" w:eastAsia="Book Antiqua" w:hAnsi="Book Antiqua"/>
          <w:sz w:val="24"/>
          <w:szCs w:val="24"/>
          <w:rPrChange w:id="4047" w:author="MUTILE WANYEE" w:date="2024-03-01T12:23:00Z">
            <w:rPr>
              <w:rFonts w:ascii="Book Antiqua" w:cs="Book Antiqua" w:eastAsia="Book Antiqua" w:hAnsi="Book Antiqua"/>
              <w:sz w:val="24"/>
              <w:szCs w:val="24"/>
            </w:rPr>
          </w:rPrChange>
        </w:rPr>
        <w:t>Kenya is a signatory of the 2005 International Health Regulation (IHR). Currently, there is a system for surveillance and reporting of the 44 notifiable diseases by the Division of Disease Surveillance and Response. The system also has the provision for the immediate reporting of the 22 epidemic prone diseases.</w:t>
      </w:r>
    </w:p>
    <w:p>
      <w:pPr>
        <w:pStyle w:val="style3"/>
        <w:spacing w:before="0" w:lineRule="auto" w:line="276"/>
        <w:jc w:val="both"/>
        <w:rPr>
          <w:rFonts w:ascii="Book Antiqua" w:cs="Book Antiqua" w:eastAsia="Book Antiqua" w:hAnsi="Book Antiqua"/>
          <w:b/>
          <w:color w:val="000000"/>
          <w:sz w:val="16"/>
          <w:szCs w:val="16"/>
        </w:rPr>
      </w:pPr>
    </w:p>
    <w:p>
      <w:pPr>
        <w:pStyle w:val="style3"/>
        <w:spacing w:before="0" w:lineRule="auto" w:line="276"/>
        <w:jc w:val="both"/>
        <w:rPr>
          <w:rFonts w:ascii="Book Antiqua" w:cs="Book Antiqua" w:eastAsia="Book Antiqua" w:hAnsi="Book Antiqua"/>
          <w:b/>
          <w:color w:val="000000"/>
        </w:rPr>
      </w:pPr>
      <w:r w:rsidRPr="47E26134">
        <w:rPr>
          <w:rFonts w:ascii="Book Antiqua" w:cs="Book Antiqua" w:eastAsia="Book Antiqua" w:hAnsi="Book Antiqua"/>
          <w:b/>
          <w:color w:val="000000"/>
          <w:rPrChange w:id="4048" w:author="MUTILE WANYEE" w:date="2024-03-01T12:23:00Z">
            <w:rPr>
              <w:rFonts w:ascii="Book Antiqua" w:cs="Book Antiqua" w:eastAsia="Book Antiqua" w:hAnsi="Book Antiqua"/>
              <w:b/>
              <w:color w:val="000000"/>
            </w:rPr>
          </w:rPrChange>
        </w:rPr>
        <w:t>8.3.1: HRHIS for WHO Code of Practice reporting</w:t>
      </w:r>
    </w:p>
    <w:p>
      <w:pPr>
        <w:pStyle w:val="style0"/>
        <w:spacing w:after="0" w:lineRule="auto" w:line="276"/>
        <w:jc w:val="both"/>
        <w:rPr>
          <w:rFonts w:ascii="Book Antiqua" w:cs="Book Antiqua" w:eastAsia="Book Antiqua" w:hAnsi="Book Antiqua"/>
          <w:color w:val="000000"/>
          <w:sz w:val="24"/>
          <w:szCs w:val="24"/>
        </w:rPr>
      </w:pPr>
      <w:r w:rsidRPr="607BDA2A">
        <w:rPr>
          <w:rFonts w:ascii="Book Antiqua" w:cs="Book Antiqua" w:eastAsia="Book Antiqua" w:hAnsi="Book Antiqua"/>
          <w:color w:val="000000"/>
          <w:sz w:val="24"/>
          <w:szCs w:val="24"/>
          <w:rPrChange w:id="4049" w:author="MUTILE WANYEE" w:date="2024-03-01T12:23:00Z">
            <w:rPr>
              <w:rFonts w:ascii="Book Antiqua" w:cs="Book Antiqua" w:eastAsia="Book Antiqua" w:hAnsi="Book Antiqua"/>
              <w:color w:val="000000"/>
              <w:sz w:val="24"/>
              <w:szCs w:val="24"/>
            </w:rPr>
          </w:rPrChange>
        </w:rPr>
        <w:t>Kenya is one of the countries that have been impacted by the migration of the health work force especially the experienced and in advanced roles. Currently there lacks a HRHIS for WHO Code of Practice reporting. Currently, MoH is providing leadership in a stakeholders’ forum on the development of immigration and recruitment policy which will provide guidance in the adoption of the WHO code of practice in Kenya for</w:t>
      </w:r>
      <w:r w:rsidRPr="4028A5CD">
        <w:rPr>
          <w:rPrChange w:id="4050" w:author="MUTILE WANYEE" w:date="2024-03-01T12:23:00Z">
            <w:rPr/>
          </w:rPrChange>
        </w:rPr>
        <w:t xml:space="preserve"> </w:t>
      </w:r>
      <w:r w:rsidRPr="BB955B28">
        <w:rPr>
          <w:rFonts w:ascii="Book Antiqua" w:cs="Book Antiqua" w:eastAsia="Book Antiqua" w:hAnsi="Book Antiqua"/>
          <w:color w:val="000000"/>
          <w:sz w:val="24"/>
          <w:szCs w:val="24"/>
          <w:rPrChange w:id="4051" w:author="MUTILE WANYEE" w:date="2024-03-01T12:23:00Z">
            <w:rPr>
              <w:rFonts w:ascii="Book Antiqua" w:cs="Book Antiqua" w:eastAsia="Book Antiqua" w:hAnsi="Book Antiqua"/>
              <w:color w:val="000000"/>
              <w:sz w:val="24"/>
              <w:szCs w:val="24"/>
            </w:rPr>
          </w:rPrChange>
        </w:rPr>
        <w:t xml:space="preserve">ethical international recruitment. </w:t>
      </w:r>
    </w:p>
    <w:p>
      <w:pPr>
        <w:pStyle w:val="style0"/>
        <w:spacing w:after="0" w:lineRule="auto" w:line="276"/>
        <w:jc w:val="both"/>
        <w:rPr>
          <w:rFonts w:ascii="Book Antiqua" w:cs="Book Antiqua" w:eastAsia="Book Antiqua" w:hAnsi="Book Antiqua"/>
          <w:color w:val="000000"/>
          <w:sz w:val="16"/>
          <w:szCs w:val="16"/>
        </w:rPr>
      </w:pPr>
    </w:p>
    <w:p>
      <w:pPr>
        <w:pStyle w:val="style3"/>
        <w:spacing w:lineRule="auto" w:line="276"/>
        <w:jc w:val="both"/>
        <w:rPr>
          <w:rFonts w:ascii="Book Antiqua" w:cs="Book Antiqua" w:eastAsia="Book Antiqua" w:hAnsi="Book Antiqua"/>
          <w:b/>
          <w:color w:val="000000"/>
        </w:rPr>
      </w:pPr>
      <w:r w:rsidRPr="1096495D">
        <w:rPr>
          <w:rFonts w:ascii="Book Antiqua" w:cs="Book Antiqua" w:eastAsia="Book Antiqua" w:hAnsi="Book Antiqua"/>
          <w:b/>
          <w:color w:val="000000"/>
          <w:rPrChange w:id="4052" w:author="MUTILE WANYEE" w:date="2024-03-01T12:23:00Z">
            <w:rPr>
              <w:rFonts w:ascii="Book Antiqua" w:cs="Book Antiqua" w:eastAsia="Book Antiqua" w:hAnsi="Book Antiqua"/>
              <w:b/>
              <w:color w:val="000000"/>
            </w:rPr>
          </w:rPrChange>
        </w:rPr>
        <w:t>8</w:t>
      </w:r>
      <w:r w:rsidRPr="3C61A90F">
        <w:rPr>
          <w:rFonts w:ascii="Book Antiqua" w:cs="Book Antiqua" w:eastAsia="Book Antiqua" w:hAnsi="Book Antiqua"/>
          <w:b/>
          <w:color w:val="000000"/>
          <w:rPrChange w:id="4053" w:author="MUTILE WANYEE" w:date="2024-03-01T12:23:00Z">
            <w:rPr>
              <w:rFonts w:ascii="Book Antiqua" w:cs="Book Antiqua" w:eastAsia="Book Antiqua" w:hAnsi="Book Antiqua"/>
              <w:b/>
              <w:color w:val="000000"/>
            </w:rPr>
          </w:rPrChange>
        </w:rPr>
        <w:t>.3.2: HRHIS for reporting on skilled attendance at birth requirements</w:t>
      </w:r>
    </w:p>
    <w:p>
      <w:pPr>
        <w:pStyle w:val="style0"/>
        <w:spacing w:after="0"/>
        <w:rPr>
          <w:sz w:val="16"/>
          <w:szCs w:val="16"/>
        </w:rPr>
      </w:pPr>
    </w:p>
    <w:p>
      <w:pPr>
        <w:pStyle w:val="style0"/>
        <w:spacing w:after="0" w:lineRule="auto" w:line="276"/>
        <w:jc w:val="both"/>
        <w:rPr>
          <w:rFonts w:ascii="Book Antiqua" w:cs="Book Antiqua" w:eastAsia="Book Antiqua" w:hAnsi="Book Antiqua"/>
          <w:color w:val="000000"/>
          <w:sz w:val="24"/>
          <w:szCs w:val="24"/>
        </w:rPr>
      </w:pPr>
      <w:r w:rsidRPr="42975523">
        <w:rPr>
          <w:rFonts w:ascii="Book Antiqua" w:cs="Book Antiqua" w:eastAsia="Book Antiqua" w:hAnsi="Book Antiqua"/>
          <w:color w:val="000000"/>
          <w:sz w:val="24"/>
          <w:szCs w:val="24"/>
          <w:rPrChange w:id="4054" w:author="MUTILE WANYEE" w:date="2024-03-01T12:23:00Z">
            <w:rPr>
              <w:rFonts w:ascii="Book Antiqua" w:cs="Book Antiqua" w:eastAsia="Book Antiqua" w:hAnsi="Book Antiqua"/>
              <w:color w:val="000000"/>
              <w:sz w:val="24"/>
              <w:szCs w:val="24"/>
            </w:rPr>
          </w:rPrChange>
        </w:rPr>
        <w:t>Skilled birth attendance at delivery is important in averting maternal and neonatal mortality and morbidity. Most maternal and newborn deaths occur in the first 24 hours after birth, and 99% are in developing countries; approximately 800 women die every day from preventable causes related to pregnancy and childbirth.</w:t>
      </w:r>
      <w:r w:rsidRPr="F30F3130">
        <w:rPr>
          <w:rFonts w:ascii="Book Antiqua" w:cs="Book Antiqua" w:eastAsia="Book Antiqua" w:hAnsi="Book Antiqua"/>
          <w:sz w:val="24"/>
          <w:szCs w:val="24"/>
          <w:rPrChange w:id="4055" w:author="MUTILE WANYEE" w:date="2024-03-01T12:23:00Z">
            <w:rPr>
              <w:rFonts w:ascii="Book Antiqua" w:cs="Book Antiqua" w:eastAsia="Book Antiqua" w:hAnsi="Book Antiqua"/>
              <w:sz w:val="24"/>
              <w:szCs w:val="24"/>
            </w:rPr>
          </w:rPrChange>
        </w:rPr>
        <w:t xml:space="preserve"> A </w:t>
      </w:r>
      <w:r w:rsidRPr="3CE30C4A">
        <w:rPr>
          <w:rFonts w:ascii="Book Antiqua" w:cs="Book Antiqua" w:eastAsia="Book Antiqua" w:hAnsi="Book Antiqua"/>
          <w:color w:val="000000"/>
          <w:sz w:val="24"/>
          <w:szCs w:val="24"/>
          <w:rPrChange w:id="4056" w:author="MUTILE WANYEE" w:date="2024-03-01T12:23:00Z">
            <w:rPr>
              <w:rFonts w:ascii="Book Antiqua" w:cs="Book Antiqua" w:eastAsia="Book Antiqua" w:hAnsi="Book Antiqua"/>
              <w:color w:val="000000"/>
              <w:sz w:val="24"/>
              <w:szCs w:val="24"/>
            </w:rPr>
          </w:rPrChange>
        </w:rPr>
        <w:t>skilled birth attendant (SBA) is a midwife, physician, obstetrician, nurse or other health care professional who provides essential and emergency health care services to women and their newborns during pregnancy, childbirth and</w:t>
      </w:r>
    </w:p>
    <w:p>
      <w:pPr>
        <w:pStyle w:val="style0"/>
        <w:spacing w:after="0" w:lineRule="auto" w:line="276"/>
        <w:jc w:val="both"/>
        <w:rPr>
          <w:rFonts w:ascii="Book Antiqua" w:cs="Book Antiqua" w:eastAsia="Book Antiqua" w:hAnsi="Book Antiqua"/>
          <w:color w:val="000000"/>
          <w:sz w:val="16"/>
          <w:szCs w:val="16"/>
        </w:rPr>
      </w:pPr>
      <w:r w:rsidRPr="68362C3E">
        <w:rPr>
          <w:rFonts w:ascii="Book Antiqua" w:cs="Book Antiqua" w:eastAsia="Book Antiqua" w:hAnsi="Book Antiqua"/>
          <w:color w:val="000000"/>
          <w:sz w:val="24"/>
          <w:szCs w:val="24"/>
          <w:rPrChange w:id="4057" w:author="MUTILE WANYEE" w:date="2024-03-01T12:23:00Z">
            <w:rPr>
              <w:rFonts w:ascii="Book Antiqua" w:cs="Book Antiqua" w:eastAsia="Book Antiqua" w:hAnsi="Book Antiqua"/>
              <w:color w:val="000000"/>
              <w:sz w:val="24"/>
              <w:szCs w:val="24"/>
            </w:rPr>
          </w:rPrChange>
        </w:rPr>
        <w:t>the postpartum period.</w:t>
      </w:r>
    </w:p>
    <w:p>
      <w:pPr>
        <w:pStyle w:val="style0"/>
        <w:spacing w:after="0" w:lineRule="auto" w:line="276"/>
        <w:jc w:val="both"/>
        <w:rPr>
          <w:rFonts w:ascii="Book Antiqua" w:cs="Book Antiqua" w:eastAsia="Book Antiqua" w:hAnsi="Book Antiqua"/>
          <w:color w:val="000000"/>
          <w:sz w:val="24"/>
          <w:szCs w:val="24"/>
        </w:rPr>
      </w:pPr>
      <w:r w:rsidRPr="7420024A">
        <w:rPr>
          <w:rFonts w:ascii="Book Antiqua" w:cs="Book Antiqua" w:eastAsia="Book Antiqua" w:hAnsi="Book Antiqua"/>
          <w:color w:val="000000"/>
          <w:sz w:val="24"/>
          <w:szCs w:val="24"/>
          <w:rPrChange w:id="4058" w:author="MUTILE WANYEE" w:date="2024-03-01T12:23:00Z">
            <w:rPr>
              <w:rFonts w:ascii="Book Antiqua" w:cs="Book Antiqua" w:eastAsia="Book Antiqua" w:hAnsi="Book Antiqua"/>
              <w:color w:val="000000"/>
              <w:sz w:val="24"/>
              <w:szCs w:val="24"/>
            </w:rPr>
          </w:rPrChange>
        </w:rPr>
        <w:t>It has been proven that improved skilled birth attendance by increasing the number of well-trained and supported skilled birth attendants</w:t>
      </w:r>
      <w:r w:rsidRPr="20F88F08">
        <w:rPr>
          <w:rPrChange w:id="4059" w:author="MUTILE WANYEE" w:date="2024-03-01T12:23:00Z">
            <w:rPr/>
          </w:rPrChange>
        </w:rPr>
        <w:t xml:space="preserve"> </w:t>
      </w:r>
      <w:r w:rsidRPr="732D6C84">
        <w:rPr>
          <w:rFonts w:ascii="Book Antiqua" w:cs="Book Antiqua" w:eastAsia="Book Antiqua" w:hAnsi="Book Antiqua"/>
          <w:color w:val="000000"/>
          <w:sz w:val="24"/>
          <w:szCs w:val="24"/>
          <w:rPrChange w:id="4060" w:author="MUTILE WANYEE" w:date="2024-03-01T12:23:00Z">
            <w:rPr>
              <w:rFonts w:ascii="Book Antiqua" w:cs="Book Antiqua" w:eastAsia="Book Antiqua" w:hAnsi="Book Antiqua"/>
              <w:color w:val="000000"/>
              <w:sz w:val="24"/>
              <w:szCs w:val="24"/>
            </w:rPr>
          </w:rPrChange>
        </w:rPr>
        <w:t>saves millions of lives each year. It has therefore been widely adopted and it is regularly reported although there is a challenge of having a system for reporting on the HRH independently.</w:t>
      </w:r>
    </w:p>
    <w:p>
      <w:pPr>
        <w:pStyle w:val="style0"/>
        <w:spacing w:after="0" w:lineRule="auto" w:line="276"/>
        <w:jc w:val="both"/>
        <w:rPr>
          <w:del w:id="4061" w:author="MUTILE WANYEE" w:date="2024-03-06T15:38:00Z"/>
          <w:rFonts w:ascii="Book Antiqua" w:cs="Book Antiqua" w:eastAsia="Book Antiqua" w:hAnsi="Book Antiqua"/>
          <w:color w:val="000000"/>
          <w:sz w:val="24"/>
          <w:szCs w:val="24"/>
          <w:rPrChange w:id="4062" w:author="MUTILE WANYEE" w:date="2024-03-01T12:23:00Z">
            <w:rPr>
              <w:rFonts w:ascii="Book Antiqua" w:cs="Book Antiqua" w:eastAsia="Book Antiqua" w:hAnsi="Book Antiqua"/>
              <w:color w:val="000000"/>
              <w:sz w:val="24"/>
              <w:szCs w:val="24"/>
            </w:rPr>
          </w:rPrChange>
        </w:rPr>
      </w:pPr>
    </w:p>
    <w:p>
      <w:pPr>
        <w:pStyle w:val="style0"/>
        <w:spacing w:after="0" w:lineRule="auto" w:line="276"/>
        <w:jc w:val="both"/>
        <w:rPr>
          <w:rFonts w:ascii="Book Antiqua" w:cs="Book Antiqua" w:eastAsia="Book Antiqua" w:hAnsi="Book Antiqua"/>
          <w:color w:val="000000"/>
          <w:sz w:val="24"/>
          <w:szCs w:val="24"/>
        </w:rPr>
      </w:pPr>
    </w:p>
    <w:p>
      <w:pPr>
        <w:pStyle w:val="style0"/>
        <w:spacing w:after="0" w:lineRule="auto" w:line="276"/>
        <w:jc w:val="both"/>
        <w:rPr>
          <w:rFonts w:ascii="Book Antiqua" w:cs="Book Antiqua" w:eastAsia="Book Antiqua" w:hAnsi="Book Antiqua"/>
          <w:b/>
          <w:color w:val="000000"/>
          <w:sz w:val="24"/>
          <w:szCs w:val="24"/>
        </w:rPr>
      </w:pPr>
      <w:r w:rsidRPr="F0BFDDA1">
        <w:rPr>
          <w:rFonts w:ascii="Book Antiqua" w:cs="Book Antiqua" w:eastAsia="Book Antiqua" w:hAnsi="Book Antiqua"/>
          <w:color w:val="000000"/>
          <w:sz w:val="24"/>
          <w:szCs w:val="24"/>
          <w:rPrChange w:id="4063" w:author="MUTILE WANYEE" w:date="2024-03-01T12:23:00Z">
            <w:rPr>
              <w:rFonts w:ascii="Book Antiqua" w:cs="Book Antiqua" w:eastAsia="Book Antiqua" w:hAnsi="Book Antiqua"/>
              <w:color w:val="000000"/>
              <w:sz w:val="24"/>
              <w:szCs w:val="24"/>
            </w:rPr>
          </w:rPrChange>
        </w:rPr>
        <w:t xml:space="preserve"> </w:t>
      </w:r>
      <w:r w:rsidRPr="D12A2AEA">
        <w:rPr>
          <w:rFonts w:ascii="Book Antiqua" w:cs="Book Antiqua" w:eastAsia="Book Antiqua" w:hAnsi="Book Antiqua"/>
          <w:b/>
          <w:color w:val="000000"/>
          <w:sz w:val="24"/>
          <w:szCs w:val="24"/>
          <w:rPrChange w:id="4064" w:author="MUTILE WANYEE" w:date="2024-03-01T12:23:00Z">
            <w:rPr>
              <w:rFonts w:ascii="Book Antiqua" w:cs="Book Antiqua" w:eastAsia="Book Antiqua" w:hAnsi="Book Antiqua"/>
              <w:b/>
              <w:color w:val="000000"/>
              <w:sz w:val="24"/>
              <w:szCs w:val="24"/>
            </w:rPr>
          </w:rPrChange>
        </w:rPr>
        <w:t>8</w:t>
      </w:r>
      <w:r w:rsidRPr="27B1FFFC">
        <w:rPr>
          <w:rFonts w:ascii="Book Antiqua" w:cs="Book Antiqua" w:eastAsia="Book Antiqua" w:hAnsi="Book Antiqua"/>
          <w:b/>
          <w:color w:val="000000"/>
          <w:sz w:val="24"/>
          <w:szCs w:val="24"/>
          <w:rPrChange w:id="4065" w:author="MUTILE WANYEE" w:date="2024-03-01T12:23:00Z">
            <w:rPr>
              <w:rFonts w:ascii="Book Antiqua" w:cs="Book Antiqua" w:eastAsia="Book Antiqua" w:hAnsi="Book Antiqua"/>
              <w:b/>
              <w:color w:val="000000"/>
              <w:sz w:val="24"/>
              <w:szCs w:val="24"/>
            </w:rPr>
          </w:rPrChange>
        </w:rPr>
        <w:t>.3.3: HRHIS for reporting on outputs from education and training institutions</w:t>
      </w:r>
    </w:p>
    <w:p>
      <w:pPr>
        <w:pStyle w:val="style0"/>
        <w:spacing w:after="0" w:lineRule="auto" w:line="276"/>
        <w:jc w:val="both"/>
        <w:rPr>
          <w:del w:id="4066" w:author="MUTILE WANYEE" w:date="2024-03-06T15:38:00Z"/>
          <w:rFonts w:ascii="Book Antiqua" w:cs="Book Antiqua" w:eastAsia="Book Antiqua" w:hAnsi="Book Antiqua"/>
          <w:b/>
          <w:color w:val="000000"/>
          <w:sz w:val="24"/>
          <w:szCs w:val="24"/>
          <w:rPrChange w:id="4067" w:author="MUTILE WANYEE" w:date="2024-03-01T12:23:00Z">
            <w:rPr>
              <w:rFonts w:ascii="Book Antiqua" w:cs="Book Antiqua" w:eastAsia="Book Antiqua" w:hAnsi="Book Antiqua"/>
              <w:b/>
              <w:color w:val="000000"/>
              <w:sz w:val="24"/>
              <w:szCs w:val="24"/>
            </w:rPr>
          </w:rPrChange>
        </w:rPr>
      </w:pPr>
    </w:p>
    <w:p>
      <w:pPr>
        <w:pStyle w:val="style0"/>
        <w:spacing w:after="0" w:lineRule="auto" w:line="276"/>
        <w:jc w:val="both"/>
        <w:rPr>
          <w:rFonts w:ascii="Book Antiqua" w:cs="Book Antiqua" w:eastAsia="Book Antiqua" w:hAnsi="Book Antiqua"/>
          <w:color w:val="000000"/>
          <w:sz w:val="24"/>
          <w:szCs w:val="24"/>
        </w:rPr>
      </w:pPr>
      <w:r w:rsidRPr="D38F3CF3">
        <w:rPr>
          <w:rFonts w:ascii="Book Antiqua" w:cs="Book Antiqua" w:eastAsia="Book Antiqua" w:hAnsi="Book Antiqua"/>
          <w:color w:val="000000"/>
          <w:sz w:val="24"/>
          <w:szCs w:val="24"/>
          <w:rPrChange w:id="4068" w:author="MUTILE WANYEE" w:date="2024-03-01T12:23:00Z">
            <w:rPr>
              <w:rFonts w:ascii="Book Antiqua" w:cs="Book Antiqua" w:eastAsia="Book Antiqua" w:hAnsi="Book Antiqua"/>
              <w:color w:val="000000"/>
              <w:sz w:val="24"/>
              <w:szCs w:val="24"/>
            </w:rPr>
          </w:rPrChange>
        </w:rPr>
        <w:t xml:space="preserve">There are 47 cadres in Kenya providing health care services but it is only 11 out of these who have established regulatory bodies, the others are still in the process of establishing the necessary systems. These 11 established regulatory bodies have adopted the Regulatory Health Information System (rHIS) that indexes students as they register in the training institutions and reports on the progress of the life span of the health care worker while in service. </w:t>
      </w:r>
    </w:p>
    <w:p>
      <w:pPr>
        <w:pStyle w:val="style0"/>
        <w:spacing w:after="0" w:lineRule="auto" w:line="276"/>
        <w:jc w:val="both"/>
        <w:rPr>
          <w:rFonts w:ascii="Book Antiqua" w:cs="Book Antiqua" w:eastAsia="Book Antiqua" w:hAnsi="Book Antiqua"/>
          <w:color w:val="000000"/>
          <w:sz w:val="16"/>
          <w:szCs w:val="16"/>
        </w:rPr>
      </w:pPr>
    </w:p>
    <w:p>
      <w:pPr>
        <w:pStyle w:val="style0"/>
        <w:spacing w:after="0" w:lineRule="auto" w:line="276"/>
        <w:jc w:val="both"/>
        <w:rPr>
          <w:rFonts w:ascii="Book Antiqua" w:cs="Book Antiqua" w:eastAsia="Book Antiqua" w:hAnsi="Book Antiqua"/>
          <w:sz w:val="24"/>
          <w:szCs w:val="24"/>
        </w:rPr>
      </w:pPr>
      <w:r w:rsidRPr="D0BEDD74">
        <w:rPr>
          <w:rFonts w:ascii="Book Antiqua" w:cs="Book Antiqua" w:eastAsia="Book Antiqua" w:hAnsi="Book Antiqua"/>
          <w:sz w:val="24"/>
          <w:szCs w:val="24"/>
          <w:rPrChange w:id="4069" w:author="MUTILE WANYEE" w:date="2024-03-01T12:23:00Z">
            <w:rPr>
              <w:rFonts w:ascii="Book Antiqua" w:cs="Book Antiqua" w:eastAsia="Book Antiqua" w:hAnsi="Book Antiqua"/>
              <w:sz w:val="24"/>
              <w:szCs w:val="24"/>
            </w:rPr>
          </w:rPrChange>
        </w:rPr>
        <w:t xml:space="preserve">The regulatory bodies play their role to protect healthcare consumers from health risks, ensure a safe working environment is provided for healthcare professionals, and ensure that public health and welfare are served by health programs. The regulatory system helps keep track of how well the healthcare system is complying with its contractual obligations and other legal requirements, protecting the public interest. It also lays down the standards for technical operations, safety and quality as required apart from the contracts themselves, and the penalties for non-compliance. </w:t>
      </w:r>
    </w:p>
    <w:p>
      <w:pPr>
        <w:pStyle w:val="style0"/>
        <w:spacing w:after="0" w:lineRule="auto" w:line="276"/>
        <w:jc w:val="both"/>
        <w:rPr>
          <w:rFonts w:ascii="Book Antiqua" w:cs="Book Antiqua" w:eastAsia="Book Antiqua" w:hAnsi="Book Antiqua"/>
          <w:sz w:val="24"/>
          <w:szCs w:val="24"/>
        </w:rPr>
      </w:pPr>
    </w:p>
    <w:p>
      <w:pPr>
        <w:pStyle w:val="style0"/>
        <w:spacing w:after="0" w:lineRule="auto" w:line="276"/>
        <w:jc w:val="both"/>
        <w:rPr>
          <w:rFonts w:ascii="Book Antiqua" w:cs="Book Antiqua" w:eastAsia="Book Antiqua" w:hAnsi="Book Antiqua"/>
          <w:sz w:val="24"/>
          <w:szCs w:val="24"/>
        </w:rPr>
      </w:pPr>
      <w:r w:rsidRPr="8D3BA56C">
        <w:rPr>
          <w:rFonts w:ascii="Book Antiqua" w:cs="Book Antiqua" w:eastAsia="Book Antiqua" w:hAnsi="Book Antiqua"/>
          <w:sz w:val="24"/>
          <w:szCs w:val="24"/>
          <w:rPrChange w:id="4070" w:author="MUTILE WANYEE" w:date="2024-03-01T12:23:00Z">
            <w:rPr>
              <w:rFonts w:ascii="Book Antiqua" w:cs="Book Antiqua" w:eastAsia="Book Antiqua" w:hAnsi="Book Antiqua"/>
              <w:sz w:val="24"/>
              <w:szCs w:val="24"/>
            </w:rPr>
          </w:rPrChange>
        </w:rPr>
        <w:t xml:space="preserve">In Kenya the regulatory bodies have specific HRHIS for reporting on outputs from education and training institutions. There are about 47 cadres out of which nine are regulated to include; Medical Practitioners and Dentist Board (MPDB) </w:t>
      </w:r>
      <w:r>
        <w:rPr/>
        <w:fldChar w:fldCharType="begin"/>
      </w:r>
      <w:r>
        <w:instrText xml:space="preserve"> HYPERLINK "http://www.medicalboard.co.ke" </w:instrText>
      </w:r>
      <w:r>
        <w:rPr/>
        <w:fldChar w:fldCharType="separate"/>
      </w:r>
      <w:r w:rsidRPr="4F39EAB2">
        <w:rPr>
          <w:rFonts w:ascii="Book Antiqua" w:cs="Book Antiqua" w:eastAsia="Book Antiqua" w:hAnsi="Book Antiqua"/>
          <w:color w:val="0563c1"/>
          <w:sz w:val="24"/>
          <w:szCs w:val="24"/>
          <w:u w:val="single"/>
          <w:rPrChange w:id="4071" w:author="MUTILE WANYEE" w:date="2024-03-01T12:23:00Z">
            <w:rPr>
              <w:rFonts w:ascii="Book Antiqua" w:cs="Book Antiqua" w:eastAsia="Book Antiqua" w:hAnsi="Book Antiqua"/>
              <w:color w:val="0563c1"/>
              <w:sz w:val="24"/>
              <w:szCs w:val="24"/>
              <w:u w:val="single"/>
            </w:rPr>
          </w:rPrChange>
        </w:rPr>
        <w:t>www.medicalboard.co.ke</w:t>
      </w:r>
      <w:r>
        <w:rPr/>
        <w:fldChar w:fldCharType="end"/>
      </w:r>
      <w:r w:rsidRPr="1D94031B">
        <w:rPr>
          <w:rFonts w:ascii="Book Antiqua" w:cs="Book Antiqua" w:eastAsia="Book Antiqua" w:hAnsi="Book Antiqua"/>
          <w:sz w:val="24"/>
          <w:szCs w:val="24"/>
          <w:rPrChange w:id="4072" w:author="MUTILE WANYEE" w:date="2024-03-01T12:23:00Z">
            <w:rPr>
              <w:rFonts w:ascii="Book Antiqua" w:cs="Book Antiqua" w:eastAsia="Book Antiqua" w:hAnsi="Book Antiqua"/>
              <w:sz w:val="24"/>
              <w:szCs w:val="24"/>
            </w:rPr>
          </w:rPrChange>
        </w:rPr>
        <w:t>, Nursing Council of Kenya (NCK)</w:t>
      </w:r>
      <w:r>
        <w:rPr/>
        <w:fldChar w:fldCharType="begin"/>
      </w:r>
      <w:r>
        <w:instrText xml:space="preserve"> HYPERLINK "http://www.nckenya.com" </w:instrText>
      </w:r>
      <w:r>
        <w:rPr/>
        <w:fldChar w:fldCharType="separate"/>
      </w:r>
      <w:r w:rsidRPr="969E506D">
        <w:rPr>
          <w:rFonts w:ascii="Book Antiqua" w:cs="Book Antiqua" w:eastAsia="Book Antiqua" w:hAnsi="Book Antiqua"/>
          <w:color w:val="0563c1"/>
          <w:sz w:val="24"/>
          <w:szCs w:val="24"/>
          <w:u w:val="single"/>
          <w:rPrChange w:id="4073" w:author="MUTILE WANYEE" w:date="2024-03-01T12:23:00Z">
            <w:rPr>
              <w:rFonts w:ascii="Book Antiqua" w:cs="Book Antiqua" w:eastAsia="Book Antiqua" w:hAnsi="Book Antiqua"/>
              <w:color w:val="0563c1"/>
              <w:sz w:val="24"/>
              <w:szCs w:val="24"/>
              <w:u w:val="single"/>
            </w:rPr>
          </w:rPrChange>
        </w:rPr>
        <w:t>www.nckenya.com</w:t>
      </w:r>
      <w:r>
        <w:rPr/>
        <w:fldChar w:fldCharType="end"/>
      </w:r>
      <w:r w:rsidRPr="F306B267">
        <w:rPr>
          <w:rFonts w:ascii="Book Antiqua" w:cs="Book Antiqua" w:eastAsia="Book Antiqua" w:hAnsi="Book Antiqua"/>
          <w:sz w:val="24"/>
          <w:szCs w:val="24"/>
          <w:rPrChange w:id="4074" w:author="MUTILE WANYEE" w:date="2024-03-01T12:23:00Z">
            <w:rPr>
              <w:rFonts w:ascii="Book Antiqua" w:cs="Book Antiqua" w:eastAsia="Book Antiqua" w:hAnsi="Book Antiqua"/>
              <w:sz w:val="24"/>
              <w:szCs w:val="24"/>
            </w:rPr>
          </w:rPrChange>
        </w:rPr>
        <w:t xml:space="preserve">, Clinical Officers Council (COC) </w:t>
      </w:r>
      <w:r>
        <w:rPr/>
        <w:fldChar w:fldCharType="begin"/>
      </w:r>
      <w:r>
        <w:instrText xml:space="preserve"> HYPERLINK "http://www.clinicalofficerscouncil.org" </w:instrText>
      </w:r>
      <w:r>
        <w:rPr/>
        <w:fldChar w:fldCharType="separate"/>
      </w:r>
      <w:r w:rsidRPr="20BD9529">
        <w:rPr>
          <w:rFonts w:ascii="Book Antiqua" w:cs="Book Antiqua" w:eastAsia="Book Antiqua" w:hAnsi="Book Antiqua"/>
          <w:color w:val="0563c1"/>
          <w:sz w:val="24"/>
          <w:szCs w:val="24"/>
          <w:u w:val="single"/>
          <w:rPrChange w:id="4075" w:author="MUTILE WANYEE" w:date="2024-03-01T12:23:00Z">
            <w:rPr>
              <w:rFonts w:ascii="Book Antiqua" w:cs="Book Antiqua" w:eastAsia="Book Antiqua" w:hAnsi="Book Antiqua"/>
              <w:color w:val="0563c1"/>
              <w:sz w:val="24"/>
              <w:szCs w:val="24"/>
              <w:u w:val="single"/>
            </w:rPr>
          </w:rPrChange>
        </w:rPr>
        <w:t>www.clinicalofficerscouncil.org</w:t>
      </w:r>
      <w:r>
        <w:rPr/>
        <w:fldChar w:fldCharType="end"/>
      </w:r>
      <w:r w:rsidRPr="426312C0">
        <w:rPr>
          <w:rFonts w:ascii="Book Antiqua" w:cs="Book Antiqua" w:eastAsia="Book Antiqua" w:hAnsi="Book Antiqua"/>
          <w:sz w:val="24"/>
          <w:szCs w:val="24"/>
          <w:rPrChange w:id="4076" w:author="MUTILE WANYEE" w:date="2024-03-01T12:23:00Z">
            <w:rPr>
              <w:rFonts w:ascii="Book Antiqua" w:cs="Book Antiqua" w:eastAsia="Book Antiqua" w:hAnsi="Book Antiqua"/>
              <w:sz w:val="24"/>
              <w:szCs w:val="24"/>
            </w:rPr>
          </w:rPrChange>
        </w:rPr>
        <w:t xml:space="preserve">, Pharmacy and Poisons Board (PPB) </w:t>
      </w:r>
      <w:r>
        <w:rPr/>
        <w:fldChar w:fldCharType="begin"/>
      </w:r>
      <w:r>
        <w:instrText xml:space="preserve"> HYPERLINK "http://www.pharmacyboardkenya.org" </w:instrText>
      </w:r>
      <w:r>
        <w:rPr/>
        <w:fldChar w:fldCharType="separate"/>
      </w:r>
      <w:r w:rsidRPr="FD5BB70A">
        <w:rPr>
          <w:rFonts w:ascii="Book Antiqua" w:cs="Book Antiqua" w:eastAsia="Book Antiqua" w:hAnsi="Book Antiqua"/>
          <w:color w:val="0563c1"/>
          <w:sz w:val="24"/>
          <w:szCs w:val="24"/>
          <w:u w:val="single"/>
          <w:rPrChange w:id="4077" w:author="MUTILE WANYEE" w:date="2024-03-01T12:23:00Z">
            <w:rPr>
              <w:rFonts w:ascii="Book Antiqua" w:cs="Book Antiqua" w:eastAsia="Book Antiqua" w:hAnsi="Book Antiqua"/>
              <w:color w:val="0563c1"/>
              <w:sz w:val="24"/>
              <w:szCs w:val="24"/>
              <w:u w:val="single"/>
            </w:rPr>
          </w:rPrChange>
        </w:rPr>
        <w:t>www.pharmacyboardkenya.org</w:t>
      </w:r>
      <w:r>
        <w:rPr/>
        <w:fldChar w:fldCharType="end"/>
      </w:r>
      <w:r w:rsidRPr="4C069B24">
        <w:rPr>
          <w:rFonts w:ascii="Book Antiqua" w:cs="Book Antiqua" w:eastAsia="Book Antiqua" w:hAnsi="Book Antiqua"/>
          <w:sz w:val="24"/>
          <w:szCs w:val="24"/>
          <w:rPrChange w:id="4078" w:author="MUTILE WANYEE" w:date="2024-03-01T12:23:00Z">
            <w:rPr>
              <w:rFonts w:ascii="Book Antiqua" w:cs="Book Antiqua" w:eastAsia="Book Antiqua" w:hAnsi="Book Antiqua"/>
              <w:sz w:val="24"/>
              <w:szCs w:val="24"/>
            </w:rPr>
          </w:rPrChange>
        </w:rPr>
        <w:t xml:space="preserve">, Kenya Medical Laboratory Technicians and Technologists Board (KMLTTB) </w:t>
      </w:r>
      <w:r>
        <w:rPr/>
        <w:fldChar w:fldCharType="begin"/>
      </w:r>
      <w:r>
        <w:instrText xml:space="preserve"> HYPERLINK "http://www.kmlttb.org" </w:instrText>
      </w:r>
      <w:r>
        <w:rPr/>
        <w:fldChar w:fldCharType="separate"/>
      </w:r>
      <w:r w:rsidRPr="D3D3900E">
        <w:rPr>
          <w:rFonts w:ascii="Book Antiqua" w:cs="Book Antiqua" w:eastAsia="Book Antiqua" w:hAnsi="Book Antiqua"/>
          <w:color w:val="0563c1"/>
          <w:sz w:val="24"/>
          <w:szCs w:val="24"/>
          <w:u w:val="single"/>
          <w:rPrChange w:id="4079" w:author="MUTILE WANYEE" w:date="2024-03-01T12:23:00Z">
            <w:rPr>
              <w:rFonts w:ascii="Book Antiqua" w:cs="Book Antiqua" w:eastAsia="Book Antiqua" w:hAnsi="Book Antiqua"/>
              <w:color w:val="0563c1"/>
              <w:sz w:val="24"/>
              <w:szCs w:val="24"/>
              <w:u w:val="single"/>
            </w:rPr>
          </w:rPrChange>
        </w:rPr>
        <w:t>www.kmlttb.org</w:t>
      </w:r>
      <w:r>
        <w:rPr/>
        <w:fldChar w:fldCharType="end"/>
      </w:r>
      <w:r w:rsidRPr="706372C4">
        <w:rPr>
          <w:rFonts w:ascii="Book Antiqua" w:cs="Book Antiqua" w:eastAsia="Book Antiqua" w:hAnsi="Book Antiqua"/>
          <w:sz w:val="24"/>
          <w:szCs w:val="24"/>
          <w:rPrChange w:id="4080" w:author="MUTILE WANYEE" w:date="2024-03-01T12:23:00Z">
            <w:rPr>
              <w:rFonts w:ascii="Book Antiqua" w:cs="Book Antiqua" w:eastAsia="Book Antiqua" w:hAnsi="Book Antiqua"/>
              <w:sz w:val="24"/>
              <w:szCs w:val="24"/>
            </w:rPr>
          </w:rPrChange>
        </w:rPr>
        <w:t xml:space="preserve">, Kenya Nutritionists and Dieticians Institute (KNDI) </w:t>
      </w:r>
      <w:r>
        <w:rPr/>
        <w:fldChar w:fldCharType="begin"/>
      </w:r>
      <w:r>
        <w:instrText xml:space="preserve"> HYPERLINK "http://www.kndi.institute" </w:instrText>
      </w:r>
      <w:r>
        <w:rPr/>
        <w:fldChar w:fldCharType="separate"/>
      </w:r>
      <w:r w:rsidRPr="06FA2252">
        <w:rPr>
          <w:rFonts w:ascii="Book Antiqua" w:cs="Book Antiqua" w:eastAsia="Book Antiqua" w:hAnsi="Book Antiqua"/>
          <w:color w:val="0563c1"/>
          <w:sz w:val="24"/>
          <w:szCs w:val="24"/>
          <w:u w:val="single"/>
          <w:rPrChange w:id="4081" w:author="MUTILE WANYEE" w:date="2024-03-01T12:23:00Z">
            <w:rPr>
              <w:rFonts w:ascii="Book Antiqua" w:cs="Book Antiqua" w:eastAsia="Book Antiqua" w:hAnsi="Book Antiqua"/>
              <w:color w:val="0563c1"/>
              <w:sz w:val="24"/>
              <w:szCs w:val="24"/>
              <w:u w:val="single"/>
            </w:rPr>
          </w:rPrChange>
        </w:rPr>
        <w:t>www.kndi.institute</w:t>
      </w:r>
      <w:r>
        <w:rPr/>
        <w:fldChar w:fldCharType="end"/>
      </w:r>
      <w:r w:rsidRPr="8FC78532">
        <w:rPr>
          <w:rFonts w:ascii="Book Antiqua" w:cs="Book Antiqua" w:eastAsia="Book Antiqua" w:hAnsi="Book Antiqua"/>
          <w:sz w:val="24"/>
          <w:szCs w:val="24"/>
          <w:rPrChange w:id="4082" w:author="MUTILE WANYEE" w:date="2024-03-01T12:23:00Z">
            <w:rPr>
              <w:rFonts w:ascii="Book Antiqua" w:cs="Book Antiqua" w:eastAsia="Book Antiqua" w:hAnsi="Book Antiqua"/>
              <w:sz w:val="24"/>
              <w:szCs w:val="24"/>
            </w:rPr>
          </w:rPrChange>
        </w:rPr>
        <w:t xml:space="preserve">,Radiation Protection Board (RPB) </w:t>
      </w:r>
      <w:r>
        <w:rPr/>
        <w:fldChar w:fldCharType="begin"/>
      </w:r>
      <w:r>
        <w:instrText xml:space="preserve"> HYPERLINK "http://www.rpbkenya.org" </w:instrText>
      </w:r>
      <w:r>
        <w:rPr/>
        <w:fldChar w:fldCharType="separate"/>
      </w:r>
      <w:r w:rsidRPr="82BF93A8">
        <w:rPr>
          <w:rFonts w:ascii="Book Antiqua" w:cs="Book Antiqua" w:eastAsia="Book Antiqua" w:hAnsi="Book Antiqua"/>
          <w:color w:val="0563c1"/>
          <w:sz w:val="24"/>
          <w:szCs w:val="24"/>
          <w:u w:val="single"/>
          <w:rPrChange w:id="4083" w:author="MUTILE WANYEE" w:date="2024-03-01T12:23:00Z">
            <w:rPr>
              <w:rFonts w:ascii="Book Antiqua" w:cs="Book Antiqua" w:eastAsia="Book Antiqua" w:hAnsi="Book Antiqua"/>
              <w:color w:val="0563c1"/>
              <w:sz w:val="24"/>
              <w:szCs w:val="24"/>
              <w:u w:val="single"/>
            </w:rPr>
          </w:rPrChange>
        </w:rPr>
        <w:t>www.rpbkenya.org</w:t>
      </w:r>
      <w:r>
        <w:rPr/>
        <w:fldChar w:fldCharType="end"/>
      </w:r>
      <w:r w:rsidRPr="73C99BC2">
        <w:rPr>
          <w:rFonts w:ascii="Book Antiqua" w:cs="Book Antiqua" w:eastAsia="Book Antiqua" w:hAnsi="Book Antiqua"/>
          <w:sz w:val="24"/>
          <w:szCs w:val="24"/>
          <w:rPrChange w:id="4084" w:author="MUTILE WANYEE" w:date="2024-03-01T12:23:00Z">
            <w:rPr>
              <w:rFonts w:ascii="Book Antiqua" w:cs="Book Antiqua" w:eastAsia="Book Antiqua" w:hAnsi="Book Antiqua"/>
              <w:sz w:val="24"/>
              <w:szCs w:val="24"/>
            </w:rPr>
          </w:rPrChange>
        </w:rPr>
        <w:t xml:space="preserve">,Society of Radiography in Kenya (SORK) </w:t>
      </w:r>
      <w:r>
        <w:rPr/>
        <w:fldChar w:fldCharType="begin"/>
      </w:r>
      <w:r>
        <w:instrText xml:space="preserve"> HYPERLINK "http://www.radiography.or.ke" </w:instrText>
      </w:r>
      <w:r>
        <w:rPr/>
        <w:fldChar w:fldCharType="separate"/>
      </w:r>
      <w:r w:rsidRPr="15566517">
        <w:rPr>
          <w:rFonts w:ascii="Book Antiqua" w:cs="Book Antiqua" w:eastAsia="Book Antiqua" w:hAnsi="Book Antiqua"/>
          <w:color w:val="0563c1"/>
          <w:sz w:val="24"/>
          <w:szCs w:val="24"/>
          <w:u w:val="single"/>
          <w:rPrChange w:id="4085" w:author="MUTILE WANYEE" w:date="2024-03-01T12:23:00Z">
            <w:rPr>
              <w:rFonts w:ascii="Book Antiqua" w:cs="Book Antiqua" w:eastAsia="Book Antiqua" w:hAnsi="Book Antiqua"/>
              <w:color w:val="0563c1"/>
              <w:sz w:val="24"/>
              <w:szCs w:val="24"/>
              <w:u w:val="single"/>
            </w:rPr>
          </w:rPrChange>
        </w:rPr>
        <w:t>www.radiography.or.ke</w:t>
      </w:r>
      <w:r>
        <w:rPr/>
        <w:fldChar w:fldCharType="end"/>
      </w:r>
      <w:r w:rsidRPr="10628203">
        <w:rPr>
          <w:rFonts w:ascii="Book Antiqua" w:cs="Book Antiqua" w:eastAsia="Book Antiqua" w:hAnsi="Book Antiqua"/>
          <w:sz w:val="24"/>
          <w:szCs w:val="24"/>
          <w:rPrChange w:id="4086" w:author="MUTILE WANYEE" w:date="2024-03-01T12:23:00Z">
            <w:rPr>
              <w:rFonts w:ascii="Book Antiqua" w:cs="Book Antiqua" w:eastAsia="Book Antiqua" w:hAnsi="Book Antiqua"/>
              <w:sz w:val="24"/>
              <w:szCs w:val="24"/>
            </w:rPr>
          </w:rPrChange>
        </w:rPr>
        <w:t xml:space="preserve">,Public Health Officers and Technicians Council (PHOTC) </w:t>
      </w:r>
      <w:r>
        <w:rPr/>
        <w:fldChar w:fldCharType="begin"/>
      </w:r>
      <w:r>
        <w:instrText xml:space="preserve"> HYPERLINK "http://www.photc.org" </w:instrText>
      </w:r>
      <w:r>
        <w:rPr/>
        <w:fldChar w:fldCharType="separate"/>
      </w:r>
      <w:r w:rsidRPr="179FD9ED">
        <w:rPr>
          <w:rFonts w:ascii="Book Antiqua" w:cs="Book Antiqua" w:eastAsia="Book Antiqua" w:hAnsi="Book Antiqua"/>
          <w:color w:val="0563c1"/>
          <w:sz w:val="24"/>
          <w:szCs w:val="24"/>
          <w:u w:val="single"/>
          <w:rPrChange w:id="4087" w:author="MUTILE WANYEE" w:date="2024-03-01T12:23:00Z">
            <w:rPr>
              <w:rFonts w:ascii="Book Antiqua" w:cs="Book Antiqua" w:eastAsia="Book Antiqua" w:hAnsi="Book Antiqua"/>
              <w:color w:val="0563c1"/>
              <w:sz w:val="24"/>
              <w:szCs w:val="24"/>
              <w:u w:val="single"/>
            </w:rPr>
          </w:rPrChange>
        </w:rPr>
        <w:t>www.photc.org</w:t>
      </w:r>
      <w:r>
        <w:rPr/>
        <w:fldChar w:fldCharType="end"/>
      </w:r>
      <w:r w:rsidRPr="B065B175">
        <w:rPr>
          <w:rFonts w:ascii="Book Antiqua" w:cs="Book Antiqua" w:eastAsia="Book Antiqua" w:hAnsi="Book Antiqua"/>
          <w:sz w:val="24"/>
          <w:szCs w:val="24"/>
          <w:rPrChange w:id="4088" w:author="MUTILE WANYEE" w:date="2024-03-01T12:23:00Z">
            <w:rPr>
              <w:rFonts w:ascii="Book Antiqua" w:cs="Book Antiqua" w:eastAsia="Book Antiqua" w:hAnsi="Book Antiqua"/>
              <w:sz w:val="24"/>
              <w:szCs w:val="24"/>
            </w:rPr>
          </w:rPrChange>
        </w:rPr>
        <w:t xml:space="preserve">.These regulate the practice of healthcare by professionals, but also improve the education and training of these professionals , including revalidation, investigation, and sanctioning them as required. </w:t>
      </w:r>
    </w:p>
    <w:p>
      <w:pPr>
        <w:pStyle w:val="style0"/>
        <w:spacing w:after="0" w:lineRule="auto" w:line="276"/>
        <w:jc w:val="both"/>
        <w:rPr>
          <w:rFonts w:ascii="Book Antiqua" w:cs="Book Antiqua" w:eastAsia="Book Antiqua" w:hAnsi="Book Antiqua"/>
          <w:sz w:val="16"/>
          <w:szCs w:val="16"/>
        </w:rPr>
      </w:pPr>
    </w:p>
    <w:p>
      <w:pPr>
        <w:pStyle w:val="style3"/>
        <w:spacing w:lineRule="auto" w:line="276"/>
        <w:rPr>
          <w:rFonts w:ascii="Book Antiqua" w:cs="Book Antiqua" w:eastAsia="Book Antiqua" w:hAnsi="Book Antiqua"/>
          <w:color w:val="000000"/>
        </w:rPr>
      </w:pPr>
      <w:r w:rsidRPr="2EB55B8E">
        <w:rPr>
          <w:rFonts w:ascii="Book Antiqua" w:cs="Book Antiqua" w:eastAsia="Book Antiqua" w:hAnsi="Book Antiqua"/>
          <w:b/>
          <w:color w:val="000000"/>
          <w:rPrChange w:id="4089" w:author="MUTILE WANYEE" w:date="2024-03-01T12:23:00Z">
            <w:rPr>
              <w:rFonts w:ascii="Book Antiqua" w:cs="Book Antiqua" w:eastAsia="Book Antiqua" w:hAnsi="Book Antiqua"/>
              <w:b/>
              <w:color w:val="000000"/>
            </w:rPr>
          </w:rPrChange>
        </w:rPr>
        <w:t>8.3.4: HRHIS for tracking the number of entrants to the labor market</w:t>
      </w:r>
      <w:r w:rsidRPr="D3D100F2">
        <w:rPr>
          <w:rFonts w:ascii="Book Antiqua" w:cs="Book Antiqua" w:eastAsia="Book Antiqua" w:hAnsi="Book Antiqua"/>
          <w:color w:val="000000"/>
          <w:rPrChange w:id="4090" w:author="MUTILE WANYEE" w:date="2024-03-01T12:23:00Z">
            <w:rPr>
              <w:rFonts w:ascii="Book Antiqua" w:cs="Book Antiqua" w:eastAsia="Book Antiqua" w:hAnsi="Book Antiqua"/>
              <w:color w:val="000000"/>
            </w:rPr>
          </w:rPrChange>
        </w:rPr>
        <w:t>-</w:t>
      </w:r>
    </w:p>
    <w:p>
      <w:pPr>
        <w:pStyle w:val="style3"/>
        <w:spacing w:lineRule="auto" w:line="276"/>
        <w:rPr>
          <w:rFonts w:ascii="Book Antiqua" w:cs="Book Antiqua" w:eastAsia="Book Antiqua" w:hAnsi="Book Antiqua"/>
          <w:b/>
          <w:color w:val="000000"/>
        </w:rPr>
      </w:pPr>
      <w:r w:rsidRPr="E1144233">
        <w:rPr>
          <w:rFonts w:ascii="Book Antiqua" w:cs="Book Antiqua" w:eastAsia="Book Antiqua" w:hAnsi="Book Antiqua"/>
          <w:color w:val="000000"/>
          <w:rPrChange w:id="4091" w:author="MUTILE WANYEE" w:date="2024-03-01T12:23:00Z">
            <w:rPr>
              <w:rFonts w:ascii="Book Antiqua" w:cs="Book Antiqua" w:eastAsia="Book Antiqua" w:hAnsi="Book Antiqua"/>
              <w:color w:val="000000"/>
            </w:rPr>
          </w:rPrChange>
        </w:rPr>
        <w:t>The information for the number of entrants cab be tracked among the regulated professions and has been a challenge for those not yet regulated and it is work in progress with the Kenya Health Professionals Oversight Authority (KHPOA) providing leadership</w:t>
      </w:r>
    </w:p>
    <w:p>
      <w:pPr>
        <w:pStyle w:val="style0"/>
        <w:spacing w:lineRule="auto" w:line="276"/>
        <w:rPr>
          <w:rFonts w:ascii="Book Antiqua" w:cs="Book Antiqua" w:eastAsia="Book Antiqua" w:hAnsi="Book Antiqua"/>
        </w:rPr>
      </w:pPr>
    </w:p>
    <w:p>
      <w:pPr>
        <w:pStyle w:val="style0"/>
        <w:spacing w:lineRule="auto" w:line="276"/>
        <w:rPr>
          <w:del w:id="4092" w:author="MUTILE WANYEE" w:date="2024-03-06T15:40:00Z"/>
          <w:rFonts w:ascii="Book Antiqua" w:cs="Book Antiqua" w:eastAsia="Book Antiqua" w:hAnsi="Book Antiqua"/>
          <w:rPrChange w:id="4093" w:author="MUTILE WANYEE" w:date="2024-03-01T12:23:00Z">
            <w:rPr>
              <w:rFonts w:ascii="Book Antiqua" w:cs="Book Antiqua" w:eastAsia="Book Antiqua" w:hAnsi="Book Antiqua"/>
            </w:rPr>
          </w:rPrChange>
        </w:rPr>
      </w:pPr>
    </w:p>
    <w:p>
      <w:pPr>
        <w:pStyle w:val="style0"/>
        <w:spacing w:lineRule="auto" w:line="276"/>
        <w:rPr>
          <w:del w:id="4094" w:author="MUTILE WANYEE" w:date="2024-03-06T15:40:00Z"/>
          <w:rFonts w:ascii="Book Antiqua" w:cs="Book Antiqua" w:eastAsia="Book Antiqua" w:hAnsi="Book Antiqua"/>
          <w:rPrChange w:id="4095" w:author="MUTILE WANYEE" w:date="2024-03-01T12:23:00Z">
            <w:rPr>
              <w:rFonts w:ascii="Book Antiqua" w:cs="Book Antiqua" w:eastAsia="Book Antiqua" w:hAnsi="Book Antiqua"/>
            </w:rPr>
          </w:rPrChange>
        </w:rPr>
      </w:pPr>
    </w:p>
    <w:p>
      <w:pPr>
        <w:pStyle w:val="style0"/>
        <w:spacing w:lineRule="auto" w:line="276"/>
        <w:rPr>
          <w:del w:id="4096" w:author="MUTILE WANYEE" w:date="2024-03-06T15:40:00Z"/>
          <w:rFonts w:ascii="Book Antiqua" w:cs="Book Antiqua" w:eastAsia="Book Antiqua" w:hAnsi="Book Antiqua"/>
          <w:rPrChange w:id="4097" w:author="MUTILE WANYEE" w:date="2024-03-01T12:23:00Z">
            <w:rPr>
              <w:rFonts w:ascii="Book Antiqua" w:cs="Book Antiqua" w:eastAsia="Book Antiqua" w:hAnsi="Book Antiqua"/>
            </w:rPr>
          </w:rPrChange>
        </w:rPr>
      </w:pPr>
    </w:p>
    <w:p>
      <w:pPr>
        <w:pStyle w:val="style0"/>
        <w:spacing w:lineRule="auto" w:line="276"/>
        <w:rPr>
          <w:del w:id="4098" w:author="MUTILE WANYEE" w:date="2024-03-06T15:40:00Z"/>
          <w:rFonts w:ascii="Book Antiqua" w:cs="Book Antiqua" w:eastAsia="Book Antiqua" w:hAnsi="Book Antiqua"/>
          <w:rPrChange w:id="4099" w:author="MUTILE WANYEE" w:date="2024-03-01T12:23:00Z">
            <w:rPr>
              <w:rFonts w:ascii="Book Antiqua" w:cs="Book Antiqua" w:eastAsia="Book Antiqua" w:hAnsi="Book Antiqua"/>
            </w:rPr>
          </w:rPrChange>
        </w:rPr>
      </w:pPr>
    </w:p>
    <w:p>
      <w:pPr>
        <w:pStyle w:val="style0"/>
        <w:spacing w:lineRule="auto" w:line="276"/>
        <w:rPr>
          <w:del w:id="4100" w:author="MUTILE WANYEE" w:date="2024-03-06T15:40:00Z"/>
          <w:rFonts w:ascii="Book Antiqua" w:cs="Book Antiqua" w:eastAsia="Book Antiqua" w:hAnsi="Book Antiqua"/>
          <w:rPrChange w:id="4101" w:author="MUTILE WANYEE" w:date="2024-03-01T12:23:00Z">
            <w:rPr>
              <w:rFonts w:ascii="Book Antiqua" w:cs="Book Antiqua" w:eastAsia="Book Antiqua" w:hAnsi="Book Antiqua"/>
            </w:rPr>
          </w:rPrChange>
        </w:rPr>
      </w:pPr>
    </w:p>
    <w:p>
      <w:pPr>
        <w:pStyle w:val="style0"/>
        <w:spacing w:lineRule="auto" w:line="276"/>
        <w:rPr>
          <w:rFonts w:ascii="Book Antiqua" w:cs="Book Antiqua" w:eastAsia="Book Antiqua" w:hAnsi="Book Antiqua"/>
        </w:rPr>
      </w:pPr>
      <w:r w:rsidRPr="77190749">
        <w:rPr>
          <w:rFonts w:ascii="Book Antiqua" w:cs="Book Antiqua" w:eastAsia="Book Antiqua" w:hAnsi="Book Antiqua"/>
          <w:rPrChange w:id="4102" w:author="MUTILE WANYEE" w:date="2024-03-01T12:23:00Z">
            <w:rPr>
              <w:rFonts w:ascii="Book Antiqua" w:cs="Book Antiqua" w:eastAsia="Book Antiqua" w:hAnsi="Book Antiqua"/>
            </w:rPr>
          </w:rPrChange>
        </w:rPr>
        <w:t>Annexes</w:t>
      </w:r>
    </w:p>
    <w:p>
      <w:pPr>
        <w:pStyle w:val="style0"/>
        <w:spacing w:lineRule="auto" w:line="276"/>
        <w:rPr>
          <w:rFonts w:ascii="Book Antiqua" w:cs="Book Antiqua" w:eastAsia="Book Antiqua" w:hAnsi="Book Antiqua"/>
        </w:rPr>
      </w:pPr>
    </w:p>
    <w:sectPr>
      <w:footerReference w:type="default" r:id="rId30"/>
      <w:pgSz w:w="12240" w:h="15840" w:orient="portrait"/>
      <w:pgMar w:top="720" w:right="1008" w:bottom="230" w:left="1152"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680"/>
        <w:tab w:val="right" w:leader="none" w:pos="9360"/>
      </w:tabs>
      <w:spacing w:after="0" w:lineRule="auto" w:line="240"/>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pPr>
      <w:pStyle w:val="style0"/>
      <w:tabs>
        <w:tab w:val="center" w:leader="none" w:pos="4680"/>
        <w:tab w:val="right" w:leader="none" w:pos="9360"/>
      </w:tabs>
      <w:spacing w:after="0" w:lineRule="auto" w:line="240"/>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FFFFFFFF"/>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nsid w:val="00000003"/>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nsid w:val="00000004"/>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nsid w:val="00000005"/>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nsid w:val="00000006"/>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nsid w:val="00000007"/>
    <w:multiLevelType w:val="multilevel"/>
    <w:tmpl w:val="FFFFFFFF"/>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nsid w:val="00000008"/>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nsid w:val="00000009"/>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nsid w:val="0000000A"/>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nsid w:val="0000000B"/>
    <w:multiLevelType w:val="multilevel"/>
    <w:tmpl w:val="FFFFFFFF"/>
    <w:lvl w:ilvl="0">
      <w:start w:val="1"/>
      <w:numFmt w:val="decimal"/>
      <w:lvlText w:val="%1."/>
      <w:lvlJc w:val="left"/>
      <w:pPr>
        <w:ind w:left="720" w:hanging="360"/>
      </w:pPr>
    </w:lvl>
    <w:lvl w:ilvl="1">
      <w:start w:val="1"/>
      <w:numFmt w:val="decimal"/>
      <w:lvlText w:val="%1.%2"/>
      <w:lvlJc w:val="left"/>
      <w:pPr>
        <w:ind w:left="720" w:hanging="360"/>
      </w:pPr>
      <w:rPr>
        <w:color w:val="44546a"/>
      </w:rPr>
    </w:lvl>
    <w:lvl w:ilvl="2">
      <w:start w:val="1"/>
      <w:numFmt w:val="decimal"/>
      <w:lvlText w:val="%1.%2.%3"/>
      <w:lvlJc w:val="left"/>
      <w:pPr>
        <w:ind w:left="1080" w:hanging="720"/>
      </w:pPr>
      <w:rPr>
        <w:color w:val="44546a"/>
      </w:rPr>
    </w:lvl>
    <w:lvl w:ilvl="3">
      <w:start w:val="1"/>
      <w:numFmt w:val="decimal"/>
      <w:lvlText w:val="%1.%2.%3.%4"/>
      <w:lvlJc w:val="left"/>
      <w:pPr>
        <w:ind w:left="1080" w:hanging="720"/>
      </w:pPr>
      <w:rPr>
        <w:color w:val="44546a"/>
      </w:rPr>
    </w:lvl>
    <w:lvl w:ilvl="4">
      <w:start w:val="1"/>
      <w:numFmt w:val="decimal"/>
      <w:lvlText w:val="%1.%2.%3.%4.%5"/>
      <w:lvlJc w:val="left"/>
      <w:pPr>
        <w:ind w:left="1440" w:hanging="1080"/>
      </w:pPr>
      <w:rPr>
        <w:color w:val="44546a"/>
      </w:rPr>
    </w:lvl>
    <w:lvl w:ilvl="5">
      <w:start w:val="1"/>
      <w:numFmt w:val="decimal"/>
      <w:lvlText w:val="%1.%2.%3.%4.%5.%6"/>
      <w:lvlJc w:val="left"/>
      <w:pPr>
        <w:ind w:left="1440" w:hanging="1080"/>
      </w:pPr>
      <w:rPr>
        <w:color w:val="44546a"/>
      </w:rPr>
    </w:lvl>
    <w:lvl w:ilvl="6">
      <w:start w:val="1"/>
      <w:numFmt w:val="decimal"/>
      <w:lvlText w:val="%1.%2.%3.%4.%5.%6.%7"/>
      <w:lvlJc w:val="left"/>
      <w:pPr>
        <w:ind w:left="1800" w:hanging="1440"/>
      </w:pPr>
      <w:rPr>
        <w:color w:val="44546a"/>
      </w:rPr>
    </w:lvl>
    <w:lvl w:ilvl="7">
      <w:start w:val="1"/>
      <w:numFmt w:val="decimal"/>
      <w:lvlText w:val="%1.%2.%3.%4.%5.%6.%7.%8"/>
      <w:lvlJc w:val="left"/>
      <w:pPr>
        <w:ind w:left="1800" w:hanging="1440"/>
      </w:pPr>
      <w:rPr>
        <w:color w:val="44546a"/>
      </w:rPr>
    </w:lvl>
    <w:lvl w:ilvl="8">
      <w:start w:val="1"/>
      <w:numFmt w:val="decimal"/>
      <w:lvlText w:val="%1.%2.%3.%4.%5.%6.%7.%8.%9"/>
      <w:lvlJc w:val="left"/>
      <w:pPr>
        <w:ind w:left="1800" w:hanging="1440"/>
      </w:pPr>
      <w:rPr>
        <w:color w:val="44546a"/>
      </w:rPr>
    </w:lvl>
  </w:abstractNum>
  <w:abstractNum w:abstractNumId="12">
    <w:nsid w:val="0000000C"/>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nsid w:val="0000000D"/>
    <w:multiLevelType w:val="multilevel"/>
    <w:tmpl w:val="FFFFFFFF"/>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0000000E"/>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nsid w:val="0000000F"/>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nsid w:val="00000010"/>
    <w:multiLevelType w:val="multilevel"/>
    <w:tmpl w:val="FFFFFFFF"/>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nsid w:val="00000011"/>
    <w:multiLevelType w:val="multilevel"/>
    <w:tmpl w:val="FFFFFFFF"/>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8">
    <w:nsid w:val="00000012"/>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nsid w:val="00000013"/>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nsid w:val="00000014"/>
    <w:multiLevelType w:val="multilevel"/>
    <w:tmpl w:val="FFFFFFFF"/>
    <w:lvl w:ilvl="0">
      <w:start w:val="5"/>
      <w:numFmt w:val="decimal"/>
      <w:lvlText w:val="%1"/>
      <w:lvlJc w:val="left"/>
      <w:pPr>
        <w:ind w:left="480" w:hanging="480"/>
      </w:pPr>
    </w:lvl>
    <w:lvl w:ilvl="1">
      <w:start w:val="2"/>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nsid w:val="00000015"/>
    <w:multiLevelType w:val="multilevel"/>
    <w:tmpl w:val="FFFFFFFF"/>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nsid w:val="00000016"/>
    <w:multiLevelType w:val="multilevel"/>
    <w:tmpl w:val="FFFFFFFF"/>
    <w:lvl w:ilvl="0">
      <w:start w:val="5"/>
      <w:numFmt w:val="decimal"/>
      <w:lvlText w:val="%1"/>
      <w:lvlJc w:val="left"/>
      <w:pPr>
        <w:ind w:left="480" w:hanging="480"/>
      </w:pPr>
    </w:lvl>
    <w:lvl w:ilvl="1">
      <w:start w:val="2"/>
      <w:numFmt w:val="decimal"/>
      <w:lvlText w:val="%1.%2"/>
      <w:lvlJc w:val="left"/>
      <w:pPr>
        <w:ind w:left="480" w:hanging="480"/>
      </w:pPr>
    </w:lvl>
    <w:lvl w:ilvl="2">
      <w:start w:val="5"/>
      <w:numFmt w:val="decimal"/>
      <w:lvlText w:val="%1.%2.%3"/>
      <w:lvlJc w:val="left"/>
      <w:pPr>
        <w:ind w:left="720" w:hanging="720"/>
      </w:pPr>
      <w:rPr>
        <w:i/>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3">
    <w:nsid w:val="00000017"/>
    <w:multiLevelType w:val="multilevel"/>
    <w:tmpl w:val="FFFFFFFF"/>
    <w:lvl w:ilvl="0">
      <w:start w:val="1"/>
      <w:numFmt w:val="lowerRoman"/>
      <w:lvlText w:val="(%1)"/>
      <w:lvlJc w:val="left"/>
      <w:pPr>
        <w:ind w:left="780" w:hanging="72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24">
    <w:nsid w:val="00000018"/>
    <w:multiLevelType w:val="multilevel"/>
    <w:tmpl w:val="FFFFFFFF"/>
    <w:lvl w:ilvl="0">
      <w:start w:val="5"/>
      <w:numFmt w:val="decimal"/>
      <w:lvlText w:val="%1"/>
      <w:lvlJc w:val="left"/>
      <w:pPr>
        <w:ind w:left="480" w:hanging="480"/>
      </w:pPr>
    </w:lvl>
    <w:lvl w:ilvl="1">
      <w:start w:val="4"/>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5">
    <w:nsid w:val="00000019"/>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nsid w:val="0000001A"/>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nsid w:val="0000001B"/>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nsid w:val="0000001C"/>
    <w:multiLevelType w:val="multilevel"/>
    <w:tmpl w:val="FFFFFFFF"/>
    <w:lvl w:ilvl="0">
      <w:start w:val="1"/>
      <w:numFmt w:val="decimal"/>
      <w:lvlText w:val="%1."/>
      <w:lvlJc w:val="left"/>
      <w:pPr>
        <w:ind w:left="720" w:hanging="360"/>
      </w:pPr>
      <w:rPr>
        <w:rFonts w:ascii="Open Sans" w:cs="Open Sans" w:eastAsia="Open Sans" w:hAnsi="Open Sans"/>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0000001D"/>
    <w:multiLevelType w:val="multilevel"/>
    <w:tmpl w:val="FFFFFFFF"/>
    <w:lvl w:ilvl="0">
      <w:start w:val="1"/>
      <w:numFmt w:val="bullet"/>
      <w:lvlText w:val="●"/>
      <w:lvlJc w:val="left"/>
      <w:pPr>
        <w:ind w:left="720" w:hanging="360"/>
      </w:pPr>
      <w:rPr>
        <w:rFonts w:ascii="Open Sans" w:cs="Open Sans" w:eastAsia="Open Sans" w:hAnsi="Open Sans"/>
        <w:sz w:val="23"/>
        <w:szCs w:val="23"/>
        <w:u w:val="none"/>
      </w:rPr>
    </w:lvl>
    <w:lvl w:ilvl="1">
      <w:start w:val="1"/>
      <w:numFmt w:val="bullet"/>
      <w:lvlText w:val="■"/>
      <w:lvlJc w:val="left"/>
      <w:pPr>
        <w:ind w:left="1440" w:hanging="360"/>
      </w:pPr>
      <w:rPr>
        <w:rFonts w:ascii="Open Sans" w:cs="Open Sans" w:eastAsia="Open Sans" w:hAnsi="Open Sans"/>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000000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0000001F"/>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nsid w:val="00000020"/>
    <w:multiLevelType w:val="multilevel"/>
    <w:tmpl w:val="FFFFFFFF"/>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nsid w:val="00000021"/>
    <w:multiLevelType w:val="multilevel"/>
    <w:tmpl w:val="FFFFFFFF"/>
    <w:lvl w:ilvl="0">
      <w:start w:val="1"/>
      <w:numFmt w:val="lowerLetter"/>
      <w:lvlText w:val="%1."/>
      <w:lvlJc w:val="left"/>
      <w:pPr>
        <w:ind w:left="0" w:firstLine="0"/>
      </w:pPr>
      <w:rPr>
        <w:rFonts w:ascii="Arial" w:cs="Arial" w:eastAsia="Arial" w:hAnsi="Arial"/>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nsid w:val="00000022"/>
    <w:multiLevelType w:val="multilevel"/>
    <w:tmpl w:val="FFFFFFFF"/>
    <w:lvl w:ilvl="0">
      <w:start w:val="3"/>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nsid w:val="00000023"/>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nsid w:val="00000024"/>
    <w:multiLevelType w:val="multilevel"/>
    <w:tmpl w:val="FFFFFFFF"/>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nsid w:val="00000025"/>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nsid w:val="00000026"/>
    <w:multiLevelType w:val="multilevel"/>
    <w:tmpl w:val="FFFFFFFF"/>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nsid w:val="00000027"/>
    <w:multiLevelType w:val="multilevel"/>
    <w:tmpl w:val="FFFFFFFF"/>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nsid w:val="0000002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00000029"/>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000000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0000002B"/>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nsid w:val="0000002C"/>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nsid w:val="0000002D"/>
    <w:multiLevelType w:val="multilevel"/>
    <w:tmpl w:val="FFFFFFFF"/>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nsid w:val="0000002E"/>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900" w:hanging="540"/>
      </w:pPr>
    </w:lvl>
    <w:lvl w:ilvl="2">
      <w:start w:val="1"/>
      <w:numFmt w:val="decimal"/>
      <w:lvlText w:val="●.%2.%3"/>
      <w:lvlJc w:val="left"/>
      <w:pPr>
        <w:ind w:left="1080" w:hanging="720"/>
      </w:pPr>
    </w:lvl>
    <w:lvl w:ilvl="3">
      <w:start w:val="1"/>
      <w:numFmt w:val="decimal"/>
      <w:lvlText w:val="●.%2.%3.%4"/>
      <w:lvlJc w:val="left"/>
      <w:pPr>
        <w:ind w:left="1440" w:hanging="1080"/>
      </w:pPr>
    </w:lvl>
    <w:lvl w:ilvl="4">
      <w:start w:val="1"/>
      <w:numFmt w:val="decimal"/>
      <w:lvlText w:val="●.%2.%3.%4.%5"/>
      <w:lvlJc w:val="left"/>
      <w:pPr>
        <w:ind w:left="1440" w:hanging="1080"/>
      </w:pPr>
    </w:lvl>
    <w:lvl w:ilvl="5">
      <w:start w:val="1"/>
      <w:numFmt w:val="decimal"/>
      <w:lvlText w:val="●.%2.%3.%4.%5.%6"/>
      <w:lvlJc w:val="left"/>
      <w:pPr>
        <w:ind w:left="1800" w:hanging="1440"/>
      </w:pPr>
    </w:lvl>
    <w:lvl w:ilvl="6">
      <w:start w:val="1"/>
      <w:numFmt w:val="decimal"/>
      <w:lvlText w:val="●.%2.%3.%4.%5.%6.%7"/>
      <w:lvlJc w:val="left"/>
      <w:pPr>
        <w:ind w:left="1800" w:hanging="1440"/>
      </w:pPr>
    </w:lvl>
    <w:lvl w:ilvl="7">
      <w:start w:val="1"/>
      <w:numFmt w:val="decimal"/>
      <w:lvlText w:val="●.%2.%3.%4.%5.%6.%7.%8"/>
      <w:lvlJc w:val="left"/>
      <w:pPr>
        <w:ind w:left="2160" w:hanging="1800"/>
      </w:pPr>
    </w:lvl>
    <w:lvl w:ilvl="8">
      <w:start w:val="1"/>
      <w:numFmt w:val="decimal"/>
      <w:lvlText w:val="●.%2.%3.%4.%5.%6.%7.%8.%9"/>
      <w:lvlJc w:val="left"/>
      <w:pPr>
        <w:ind w:left="2160" w:hanging="1800"/>
      </w:pPr>
    </w:lvl>
  </w:abstractNum>
  <w:abstractNum w:abstractNumId="47">
    <w:nsid w:val="0000002F"/>
    <w:multiLevelType w:val="multilevel"/>
    <w:tmpl w:val="FFFFFFFF"/>
    <w:lvl w:ilvl="0">
      <w:start w:val="3"/>
      <w:numFmt w:val="decimal"/>
      <w:lvlText w:val="%1"/>
      <w:lvlJc w:val="left"/>
      <w:pPr>
        <w:ind w:left="480" w:hanging="480"/>
      </w:pPr>
    </w:lvl>
    <w:lvl w:ilvl="1">
      <w:start w:val="1"/>
      <w:numFmt w:val="decimal"/>
      <w:lvlText w:val="%1.%2"/>
      <w:lvlJc w:val="left"/>
      <w:pPr>
        <w:ind w:left="660" w:hanging="480"/>
      </w:pPr>
    </w:lvl>
    <w:lvl w:ilvl="2">
      <w:start w:val="2"/>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48">
    <w:nsid w:val="00000030"/>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nsid w:val="00000031"/>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nsid w:val="00000032"/>
    <w:multiLevelType w:val="multilevel"/>
    <w:tmpl w:val="FFFFFFFF"/>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1">
    <w:nsid w:val="00000033"/>
    <w:multiLevelType w:val="multilevel"/>
    <w:tmpl w:val="FFFFFFFF"/>
    <w:lvl w:ilvl="0">
      <w:start w:val="2"/>
      <w:numFmt w:val="decimal"/>
      <w:lvlText w:val="%1"/>
      <w:lvlJc w:val="left"/>
      <w:pPr>
        <w:ind w:left="480" w:hanging="480"/>
      </w:pPr>
    </w:lvl>
    <w:lvl w:ilvl="1">
      <w:start w:val="3"/>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rPr>
    </w:rPrDefault>
    <w:pPrDefault>
      <w:pPr>
        <w:spacing w:after="160" w:lineRule="auto" w:line="259"/>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240" w:after="0"/>
    </w:pPr>
    <w:rPr>
      <w:rFonts w:ascii="Calibri" w:cs="Calibri" w:eastAsia="Calibri" w:hAnsi="Calibri"/>
      <w:color w:val="2f5496"/>
      <w:sz w:val="32"/>
      <w:szCs w:val="32"/>
    </w:rPr>
  </w:style>
  <w:style w:type="paragraph" w:styleId="style2">
    <w:name w:val="heading 2"/>
    <w:basedOn w:val="style4097"/>
    <w:next w:val="style4097"/>
    <w:pPr>
      <w:keepNext/>
      <w:keepLines/>
      <w:spacing w:before="40" w:after="0"/>
    </w:pPr>
    <w:rPr>
      <w:rFonts w:ascii="Calibri" w:cs="Calibri" w:eastAsia="Calibri" w:hAnsi="Calibri"/>
      <w:color w:val="2f5496"/>
      <w:sz w:val="26"/>
      <w:szCs w:val="26"/>
    </w:rPr>
  </w:style>
  <w:style w:type="paragraph" w:styleId="style3">
    <w:name w:val="heading 3"/>
    <w:basedOn w:val="style4097"/>
    <w:next w:val="style4097"/>
    <w:pPr>
      <w:keepNext/>
      <w:keepLines/>
      <w:spacing w:before="40" w:after="0"/>
    </w:pPr>
    <w:rPr>
      <w:rFonts w:ascii="Calibri" w:cs="Calibri" w:eastAsia="Calibri" w:hAnsi="Calibri"/>
      <w:color w:val="1f3864"/>
      <w:sz w:val="24"/>
      <w:szCs w:val="24"/>
    </w:rPr>
  </w:style>
  <w:style w:type="paragraph" w:styleId="style4">
    <w:name w:val="heading 4"/>
    <w:basedOn w:val="style4097"/>
    <w:next w:val="style4097"/>
    <w:pPr>
      <w:keepNext/>
      <w:keepLines/>
      <w:spacing w:before="40" w:after="0"/>
    </w:pPr>
    <w:rPr>
      <w:rFonts w:ascii="Calibri" w:cs="Calibri" w:eastAsia="Calibri" w:hAnsi="Calibri"/>
      <w:i/>
      <w:color w:val="2f5496"/>
    </w:rPr>
  </w:style>
  <w:style w:type="paragraph" w:styleId="style5">
    <w:name w:val="heading 5"/>
    <w:basedOn w:val="style4097"/>
    <w:next w:val="style4097"/>
    <w:pPr>
      <w:keepNext/>
      <w:keepLines/>
      <w:spacing w:before="220" w:after="40"/>
    </w:pPr>
    <w:rPr>
      <w:b/>
    </w:rPr>
  </w:style>
  <w:style w:type="paragraph" w:styleId="style6">
    <w:name w:val="heading 6"/>
    <w:basedOn w:val="style4097"/>
    <w:next w:val="style4097"/>
    <w:pPr>
      <w:keepNext/>
      <w:keepLines/>
      <w:spacing w:before="200" w:after="40"/>
    </w:pPr>
    <w:rPr>
      <w:b/>
      <w:sz w:val="20"/>
      <w:szCs w:val="20"/>
    </w:rPr>
  </w:style>
  <w:style w:type="paragraph" w:styleId="style62">
    <w:name w:val="Title"/>
    <w:basedOn w:val="style4097"/>
    <w:next w:val="style4097"/>
    <w:pPr>
      <w:keepNext/>
      <w:keepLines/>
      <w:spacing w:before="480" w:after="120" w:lineRule="auto" w:line="240"/>
    </w:pPr>
    <w:rPr>
      <w:b/>
      <w:sz w:val="72"/>
      <w:szCs w:val="72"/>
    </w:rPr>
  </w:style>
  <w:style w:type="paragraph" w:styleId="style74">
    <w:name w:val="Subtitle"/>
    <w:basedOn w:val="style4097"/>
    <w:next w:val="style4097"/>
    <w:pPr>
      <w:keepNext/>
      <w:keepLines/>
      <w:spacing w:before="360" w:after="80"/>
    </w:pPr>
    <w:rPr>
      <w:rFonts w:ascii="Georgia" w:cs="Georgia" w:eastAsia="Georgia" w:hAnsi="Georgia"/>
      <w:i/>
      <w:color w:val="666666"/>
      <w:sz w:val="48"/>
      <w:szCs w:val="48"/>
    </w:rPr>
  </w:style>
  <w:style w:type="table" w:customStyle="1" w:styleId="style4099">
    <w:basedOn w:val="style4098"/>
    <w:next w:val="style4099"/>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8"/>
    <w:next w:val="style4100"/>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8"/>
    <w:next w:val="style4101"/>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8"/>
    <w:next w:val="style4102"/>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8"/>
    <w:next w:val="style4103"/>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04">
    <w:basedOn w:val="style4098"/>
    <w:next w:val="style4104"/>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05">
    <w:basedOn w:val="style4098"/>
    <w:next w:val="style4105"/>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06">
    <w:basedOn w:val="style4098"/>
    <w:next w:val="style4106"/>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07">
    <w:basedOn w:val="style4098"/>
    <w:next w:val="style4107"/>
    <w:pPr/>
    <w:rPr>
      <w:rFonts w:ascii="Calibri" w:cs="Calibri" w:eastAsia="Calibri" w:hAnsi="Calibri"/>
    </w:rPr>
    <w:tblPr>
      <w:tblStyleRowBandSize w:val="1"/>
      <w:tblStyleColBandSize w:val="1"/>
      <w:tblCellMar>
        <w:top w:w="0" w:type="dxa"/>
        <w:left w:w="0" w:type="dxa"/>
        <w:bottom w:w="0" w:type="dxa"/>
        <w:right w:w="0" w:type="dxa"/>
      </w:tblCellMar>
    </w:tblPr>
    <w:tcPr>
      <w:tcBorders/>
    </w:tcPr>
  </w:style>
  <w:style w:type="table" w:customStyle="1" w:styleId="style4108">
    <w:basedOn w:val="style4098"/>
    <w:next w:val="style4108"/>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09">
    <w:basedOn w:val="style4098"/>
    <w:next w:val="style4109"/>
    <w:pPr/>
    <w:rPr>
      <w:rFonts w:ascii="Calibri" w:cs="Calibri" w:eastAsia="Calibri" w:hAnsi="Calibri"/>
      <w:sz w:val="24"/>
      <w:szCs w:val="24"/>
    </w:rPr>
    <w:tblPr>
      <w:tblStyleRowBandSize w:val="1"/>
      <w:tblStyleColBandSize w:val="1"/>
      <w:tblCellMar>
        <w:top w:w="0" w:type="dxa"/>
        <w:left w:w="108" w:type="dxa"/>
        <w:bottom w:w="0" w:type="dxa"/>
        <w:right w:w="108" w:type="dxa"/>
      </w:tblCellMar>
    </w:tblPr>
    <w:tcPr>
      <w:tcBorders/>
    </w:tcPr>
  </w:style>
  <w:style w:type="table" w:customStyle="1" w:styleId="style4110">
    <w:basedOn w:val="style4098"/>
    <w:next w:val="style4110"/>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1">
    <w:basedOn w:val="style4098"/>
    <w:next w:val="style4111"/>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2">
    <w:basedOn w:val="style4098"/>
    <w:next w:val="style4112"/>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3">
    <w:basedOn w:val="style4098"/>
    <w:next w:val="style4113"/>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4">
    <w:basedOn w:val="style4098"/>
    <w:next w:val="style4114"/>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5">
    <w:basedOn w:val="style4098"/>
    <w:next w:val="style4115"/>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6">
    <w:basedOn w:val="style4098"/>
    <w:next w:val="style4116"/>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table" w:customStyle="1" w:styleId="style4117">
    <w:basedOn w:val="style4098"/>
    <w:next w:val="style4117"/>
    <w:pPr/>
    <w:rPr>
      <w:rFonts w:ascii="Calibri" w:cs="Calibri" w:eastAsia="Calibri" w:hAnsi="Calibri"/>
    </w:rPr>
    <w:tblPr>
      <w:tblStyleRowBandSize w:val="1"/>
      <w:tblStyleColBandSize w:val="1"/>
      <w:tblCellMar>
        <w:top w:w="0" w:type="dxa"/>
        <w:left w:w="115" w:type="dxa"/>
        <w:bottom w:w="0" w:type="dxa"/>
        <w:right w:w="115"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image" Target="media/image10.png"/><Relationship Id="rId22" Type="http://schemas.openxmlformats.org/officeDocument/2006/relationships/chart" Target="charts/chart8.xml"/><Relationship Id="rId21" Type="http://schemas.openxmlformats.org/officeDocument/2006/relationships/oleObject" Target="embeddings/oleObject3.bin"/><Relationship Id="rId24" Type="http://schemas.openxmlformats.org/officeDocument/2006/relationships/chart" Target="charts/chart10.xml"/><Relationship Id="rId23" Type="http://schemas.openxmlformats.org/officeDocument/2006/relationships/chart" Target="charts/chart9.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hart" Target="charts/chart2.xml"/><Relationship Id="rId26" Type="http://schemas.openxmlformats.org/officeDocument/2006/relationships/oleObject" Target="embeddings/oleObject4.bin"/><Relationship Id="rId25" Type="http://schemas.openxmlformats.org/officeDocument/2006/relationships/image" Target="media/image11.png"/><Relationship Id="rId28" Type="http://schemas.openxmlformats.org/officeDocument/2006/relationships/chart" Target="charts/chart11.xml"/><Relationship Id="rId27" Type="http://schemas.openxmlformats.org/officeDocument/2006/relationships/image" Target="media/image12.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chart" Target="charts/chart12.xml"/><Relationship Id="rId7" Type="http://schemas.openxmlformats.org/officeDocument/2006/relationships/image" Target="media/image6.png"/><Relationship Id="rId8" Type="http://schemas.openxmlformats.org/officeDocument/2006/relationships/chart" Target="charts/chart1.xml"/><Relationship Id="rId31" Type="http://schemas.openxmlformats.org/officeDocument/2006/relationships/styles" Target="styles.xml"/><Relationship Id="rId30" Type="http://schemas.openxmlformats.org/officeDocument/2006/relationships/footer" Target="footer1.xml"/><Relationship Id="rId11" Type="http://schemas.openxmlformats.org/officeDocument/2006/relationships/image" Target="media/image7.png"/><Relationship Id="rId33" Type="http://schemas.openxmlformats.org/officeDocument/2006/relationships/settings" Target="settings.xml"/><Relationship Id="rId10" Type="http://schemas.openxmlformats.org/officeDocument/2006/relationships/chart" Target="charts/chart3.xml"/><Relationship Id="rId32" Type="http://schemas.openxmlformats.org/officeDocument/2006/relationships/fontTable" Target="fontTable.xml"/><Relationship Id="rId13" Type="http://schemas.openxmlformats.org/officeDocument/2006/relationships/chart" Target="charts/chart4.xml"/><Relationship Id="rId12" Type="http://schemas.openxmlformats.org/officeDocument/2006/relationships/oleObject" Target="embeddings/oleObject1.bin"/><Relationship Id="rId34" Type="http://schemas.openxmlformats.org/officeDocument/2006/relationships/theme" Target="theme/theme1.xml"/><Relationship Id="rId15" Type="http://schemas.openxmlformats.org/officeDocument/2006/relationships/oleObject" Target="embeddings/oleObject2.bin"/><Relationship Id="rId14" Type="http://schemas.openxmlformats.org/officeDocument/2006/relationships/image" Target="media/image8.png"/><Relationship Id="rId17" Type="http://schemas.openxmlformats.org/officeDocument/2006/relationships/chart" Target="charts/chart5.xml"/><Relationship Id="rId16" Type="http://schemas.openxmlformats.org/officeDocument/2006/relationships/image" Target="media/image9.png"/><Relationship Id="rId19" Type="http://schemas.openxmlformats.org/officeDocument/2006/relationships/chart" Target="charts/chart7.xml"/><Relationship Id="rId18" Type="http://schemas.openxmlformats.org/officeDocument/2006/relationships/chart" Target="charts/chart6.xml"/></Relationships>
</file>

<file path=word/charts/_rels/chart1.xml.rels><?xml version="1.0" encoding="UTF-8"?>
<Relationships xmlns="http://schemas.openxmlformats.org/package/2006/relationships"><Relationship Id="rId1" Type="http://schemas.openxmlformats.org/officeDocument/2006/relationships/oleObject" TargetMode="External" Target=""/></Relationships>
</file>

<file path=word/charts/_rels/chart2.xml.rels><?xml version="1.0" encoding="UTF-8"?>
<Relationships xmlns="http://schemas.openxmlformats.org/package/2006/relationships"><Relationship Id="rId1" Type="http://schemas.openxmlformats.org/officeDocument/2006/relationships/oleObject" TargetMode="External" Target=""/><Relationship Id="rId2" Type="http://schemas.microsoft.com/office/2011/relationships/chartStyle" Target="style2.xml"/><Relationship Id="rId3" Type="http://schemas.microsoft.com/office/2011/relationships/chartColorStyle" Target="colors2.xml"/></Relationships>
</file>

<file path=word/charts/_rels/chart3.xml.rels><?xml version="1.0" encoding="UTF-8"?>
<Relationships xmlns="http://schemas.openxmlformats.org/package/2006/relationships"><Relationship Id="rId1" Type="http://schemas.openxmlformats.org/officeDocument/2006/relationships/oleObject" TargetMode="External" Target=""/><Relationship Id="rId2" Type="http://schemas.microsoft.com/office/2011/relationships/chartStyle" Target="style6.xml"/><Relationship Id="rId3" Type="http://schemas.microsoft.com/office/2011/relationships/chartColorStyle" Target="colors6.xml"/></Relationships>
</file>

<file path=word/charts/_rels/chart4.xml.rels><?xml version="1.0" encoding="UTF-8"?>
<Relationships xmlns="http://schemas.openxmlformats.org/package/2006/relationships"><Relationship Id="rId1" Type="http://schemas.openxmlformats.org/officeDocument/2006/relationships/oleObject" TargetMode="External" Target=""/></Relationships>
</file>

<file path=word/charts/_rels/chart5.xml.rels><?xml version="1.0" encoding="UTF-8"?>
<Relationships xmlns="http://schemas.openxmlformats.org/package/2006/relationships"><Relationship Id="rId1" Type="http://schemas.openxmlformats.org/officeDocument/2006/relationships/oleObject" TargetMode="External" Target=""/></Relationships>
</file>

<file path=word/charts/_rels/chart6.xml.rels><?xml version="1.0" encoding="UTF-8"?>
<Relationships xmlns="http://schemas.openxmlformats.org/package/2006/relationships"><Relationship Id="rId1" Type="http://schemas.openxmlformats.org/officeDocument/2006/relationships/oleObject" TargetMode="External" Target=""/></Relationships>
</file>

<file path=word/charts/_rels/chart7.xml.rels><?xml version="1.0" encoding="UTF-8"?>
<Relationships xmlns="http://schemas.openxmlformats.org/package/2006/relationships"><Relationship Id="rId1" Type="http://schemas.openxmlformats.org/officeDocument/2006/relationships/oleObject" TargetMode="External" Target=""/></Relationships>
</file>

<file path=word/charts/_rels/chart8.xml.rels><?xml version="1.0" encoding="UTF-8"?>
<Relationships xmlns="http://schemas.openxmlformats.org/package/2006/relationships"><Relationship Id="rId1" Type="http://schemas.openxmlformats.org/officeDocument/2006/relationships/oleObject" TargetMode="External" Target=""/></Relationships>
</file>

<file path=word/charts/_rels/chart9.xml.rels><?xml version="1.0" encoding="UTF-8"?>
<Relationships xmlns="http://schemas.openxmlformats.org/package/2006/relationships"><Relationship Id="rId1" Type="http://schemas.openxmlformats.org/officeDocument/2006/relationships/oleObject" TargetMode="External" Target=""/></Relationships>
</file>

<file path=word/charts/_rels/chart10.xml.rels><?xml version="1.0" encoding="UTF-8"?>
<Relationships xmlns="http://schemas.openxmlformats.org/package/2006/relationships"><Relationship Id="rId1" Type="http://schemas.openxmlformats.org/officeDocument/2006/relationships/oleObject" TargetMode="External" Target=""/></Relationships>
</file>

<file path=word/charts/_rels/chart11.xml.rels><?xml version="1.0" encoding="UTF-8"?>
<Relationships xmlns="http://schemas.openxmlformats.org/package/2006/relationships"><Relationship Id="rId1" Type="http://schemas.openxmlformats.org/officeDocument/2006/relationships/oleObject" TargetMode="External" Target="file:/C:/Users/Hp/Desktop/Mombasa-KH/HRH-16.12.2022v1.xlsx"/></Relationships>
</file>

<file path=word/charts/_rels/chart12.xml.rels><?xml version="1.0" encoding="UTF-8"?>
<Relationships xmlns="http://schemas.openxmlformats.org/package/2006/relationships"><Relationship Id="rId1" Type="http://schemas.openxmlformats.org/officeDocument/2006/relationships/package" Target="../embeddings/Microsoft_Excel____3.xlsx"/><Relationship Id="rId2" Type="http://schemas.microsoft.com/office/2011/relationships/chartStyle" Target="style3.xml"/><Relationship Id="rId3" Type="http://schemas.microsoft.com/office/2011/relationships/chartColorStyle" Target="colors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manualLayout>
          <c:layoutTarget val="inner"/>
          <c:xMode val="edge"/>
          <c:yMode val="edge"/>
          <c:x val="0.12489938757655293"/>
          <c:y val="0.1551531193527563"/>
          <c:w val="0.8512910886139232"/>
          <c:h val="0.45354168816793045"/>
        </c:manualLayout>
      </c:layout>
      <c:barChart>
        <c:barDir val="col"/>
        <c:grouping val="clustered"/>
        <c:varyColors val="0"/>
        <c:ser>
          <c:idx val="0"/>
          <c:order val="0"/>
          <c:tx>
            <c:strRef>
              <c:f>'Overall-HCW'!$B$36</c:f>
              <c:strCache>
                <c:ptCount val="1"/>
                <c:pt idx="0">
                  <c:v>n</c:v>
                </c:pt>
              </c:strCache>
            </c:strRef>
          </c:tx>
          <c:spPr>
            <a:solidFill>
              <a:schemeClr val="accent2"/>
            </a:solidFill>
          </c:spPr>
          <c:invertIfNegative val="0"/>
          <c:dLbls>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'Overall-HCW'!$A$37:$A$45</c:f>
              <c:strCache>
                <c:ptCount val="9"/>
                <c:pt idx="0">
                  <c:v>Dental Officer</c:v>
                </c:pt>
                <c:pt idx="1">
                  <c:v>Radiographer</c:v>
                </c:pt>
                <c:pt idx="2">
                  <c:v>Pharmacist</c:v>
                </c:pt>
                <c:pt idx="3">
                  <c:v>Nutrition</c:v>
                </c:pt>
                <c:pt idx="4">
                  <c:v>Pharmaceuatical technologist</c:v>
                </c:pt>
                <c:pt idx="5">
                  <c:v>Medical Officer</c:v>
                </c:pt>
                <c:pt idx="6">
                  <c:v>Medical Lab</c:v>
                </c:pt>
                <c:pt idx="7">
                  <c:v>Clinical Officers</c:v>
                </c:pt>
                <c:pt idx="8">
                  <c:v>Nurses</c:v>
                </c:pt>
              </c:strCache>
            </c:strRef>
          </c:cat>
          <c:val>
            <c:numRef>
              <c:f>'Overall-HCW'!$B$37:$B$45</c:f>
              <c:numCache>
                <c:formatCode>_(* #,##0_);_(* \(#,##0\);_(* "-"??_);_(@_)</c:formatCode>
                <c:ptCount val="9"/>
                <c:pt idx="0">
                  <c:v>589.0</c:v>
                </c:pt>
                <c:pt idx="1">
                  <c:v>619.0</c:v>
                </c:pt>
                <c:pt idx="2">
                  <c:v>1469.0</c:v>
                </c:pt>
                <c:pt idx="3">
                  <c:v>1858.0</c:v>
                </c:pt>
                <c:pt idx="4">
                  <c:v>1772.0</c:v>
                </c:pt>
                <c:pt idx="5">
                  <c:v>3234.0</c:v>
                </c:pt>
                <c:pt idx="6">
                  <c:v>5109.0</c:v>
                </c:pt>
                <c:pt idx="7">
                  <c:v>7976.0</c:v>
                </c:pt>
                <c:pt idx="8">
                  <c:v>33854.0</c:v>
                </c:pt>
              </c:numCache>
            </c:numRef>
          </c:val>
        </c:ser>
        <c:dLbls>
          <c:showLegendKey val="0"/>
          <c:showVal val="0"/>
          <c:showCatName val="0"/>
          <c:showSerName val="0"/>
          <c:showPercent val="0"/>
          <c:showBubbleSize val="0"/>
        </c:dLbls>
        <c:gapWidth val="150"/>
        <c:axId val="137683968"/>
        <c:axId val="137730240"/>
      </c:barChart>
      <c:catAx>
        <c:axId val="137683968"/>
        <c:scaling>
          <c:orientation val="minMax"/>
        </c:scaling>
        <c:delete val="0"/>
        <c:axPos val="b"/>
        <c:numFmt formatCode="General" sourceLinked="0"/>
        <c:majorTickMark val="out"/>
        <c:minorTickMark val="none"/>
        <c:tickLblPos val="nextTo"/>
        <c:txPr>
          <a:bodyPr rot="-54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137730240"/>
        <c:crosses val="autoZero"/>
        <c:auto val="1"/>
        <c:lblAlgn val="ctr"/>
        <c:lblOffset val="100"/>
        <c:noMultiLvlLbl val="0"/>
      </c:catAx>
      <c:valAx>
        <c:axId val="137730240"/>
        <c:scaling>
          <c:orientation val="minMax"/>
        </c:scaling>
        <c:delete val="0"/>
        <c:axPos val="l"/>
        <c:title>
          <c:tx>
            <c:rich>
              <a:bodyPr rot="-5400000" spcFirstLastPara="0" vertOverflow="ellipsis" vert="horz" wrap="square" anchor="ctr" anchorCtr="1"/>
              <a:lstStyle/>
              <a:p>
                <a:pPr>
                  <a:defRPr lang="en-US" sz="900" b="1" i="0" u="none" strike="noStrike" kern="1200" baseline="0">
                    <a:solidFill>
                      <a:schemeClr val="tx1"/>
                    </a:solidFill>
                    <a:latin typeface="+mn-lt"/>
                    <a:ea typeface="+mn-ea"/>
                    <a:cs typeface="+mn-cs"/>
                  </a:defRPr>
                </a:pPr>
                <a:r>
                  <a:rPr lang="en-US"/>
                  <a:t>Numbers</a:t>
                </a:r>
              </a:p>
            </c:rich>
          </c:tx>
          <c:overlay val="0"/>
        </c:title>
        <c:numFmt formatCode="_(* #,##0_);_(* \(#,##0\);_(* &quot;-&quot;??_);_(@_)"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137683968"/>
        <c:crosses val="autoZero"/>
        <c:crossBetween val="between"/>
      </c:valAx>
    </c:plotArea>
    <c:plotVisOnly val="1"/>
    <c:dispBlanksAs val="gap"/>
    <c:showDLblsOverMax val="0"/>
  </c:chart>
  <c:txPr>
    <a:bodyPr/>
    <a:lstStyle/>
    <a:p>
      <a:pPr>
        <a:defRPr lang="en-US" sz="9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Book Antiqua" panose="02040602050305030304" pitchFamily="18" charset="0"/>
              </a:rPr>
              <a:t>Registered local health workers by age</a:t>
            </a: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0792443478501839"/>
          <c:y val="0.18159324079662"/>
          <c:w val="0.898633982969323"/>
          <c:h val="0.48235731913621"/>
        </c:manualLayout>
      </c:layout>
      <c:barChart>
        <c:barDir val="col"/>
        <c:grouping val="clustered"/>
        <c:varyColors val="0"/>
        <c:ser>
          <c:idx val="0"/>
          <c:order val="0"/>
          <c:tx>
            <c:strRef>
              <c:f>Sheet1!$A$4</c:f>
              <c:strCache>
                <c:ptCount val="1"/>
                <c:pt idx="0">
                  <c:v>Medical General Practitioners</c:v>
                </c:pt>
              </c:strCache>
            </c:strRef>
          </c:tx>
          <c:spPr>
            <a:solidFill>
              <a:schemeClr val="accent1"/>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Sheet1!$B$4:$G$4</c:f>
              <c:numCache>
                <c:formatCode>_(* #,##0_);_(* \(#,##0\);_(* "-"??_);_(@_)</c:formatCode>
                <c:ptCount val="6"/>
                <c:pt idx="0">
                  <c:v>6.0</c:v>
                </c:pt>
                <c:pt idx="1">
                  <c:v>4363.0</c:v>
                </c:pt>
                <c:pt idx="2">
                  <c:v>2795.0</c:v>
                </c:pt>
                <c:pt idx="3">
                  <c:v>735.0</c:v>
                </c:pt>
                <c:pt idx="4">
                  <c:v>886.0</c:v>
                </c:pt>
                <c:pt idx="5">
                  <c:v>798.0</c:v>
                </c:pt>
              </c:numCache>
            </c:numRef>
          </c:val>
        </c:ser>
        <c:ser>
          <c:idx val="1"/>
          <c:order val="1"/>
          <c:tx>
            <c:strRef>
              <c:f>Sheet1!$A$5</c:f>
              <c:strCache>
                <c:ptCount val="1"/>
                <c:pt idx="0">
                  <c:v>Medical Specialists</c:v>
                </c:pt>
              </c:strCache>
            </c:strRef>
          </c:tx>
          <c:spPr>
            <a:solidFill>
              <a:schemeClr val="accent2"/>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Sheet1!$B$5:$G$5</c:f>
              <c:numCache>
                <c:formatCode>_(* #,##0_);_(* \(#,##0\);_(* "-"??_);_(@_)</c:formatCode>
                <c:ptCount val="6"/>
                <c:pt idx="0">
                  <c:v>0.0</c:v>
                </c:pt>
                <c:pt idx="1">
                  <c:v>42.0</c:v>
                </c:pt>
                <c:pt idx="2">
                  <c:v>1107.0</c:v>
                </c:pt>
                <c:pt idx="3">
                  <c:v>698.0</c:v>
                </c:pt>
                <c:pt idx="4">
                  <c:v>486.0</c:v>
                </c:pt>
                <c:pt idx="5">
                  <c:v>524.0</c:v>
                </c:pt>
              </c:numCache>
            </c:numRef>
          </c:val>
        </c:ser>
        <c:ser>
          <c:idx val="2"/>
          <c:order val="2"/>
          <c:tx>
            <c:strRef>
              <c:f>Sheet1!$A$6</c:f>
              <c:strCache>
                <c:ptCount val="1"/>
                <c:pt idx="0">
                  <c:v>Medical Sub Specialists</c:v>
                </c:pt>
              </c:strCache>
            </c:strRef>
          </c:tx>
          <c:spPr>
            <a:solidFill>
              <a:schemeClr val="accent3"/>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Sheet1!$B$6:$G$6</c:f>
              <c:numCache>
                <c:formatCode>_(* #,##0_);_(* \(#,##0\);_(* "-"??_);_(@_)</c:formatCode>
                <c:ptCount val="6"/>
                <c:pt idx="0">
                  <c:v>0.0</c:v>
                </c:pt>
                <c:pt idx="1">
                  <c:v>0.0</c:v>
                </c:pt>
                <c:pt idx="2">
                  <c:v>99.0</c:v>
                </c:pt>
                <c:pt idx="3">
                  <c:v>156.0</c:v>
                </c:pt>
                <c:pt idx="4">
                  <c:v>90.0</c:v>
                </c:pt>
                <c:pt idx="5">
                  <c:v>71.0</c:v>
                </c:pt>
              </c:numCache>
            </c:numRef>
          </c:val>
        </c:ser>
        <c:ser>
          <c:idx val="3"/>
          <c:order val="3"/>
          <c:tx>
            <c:strRef>
              <c:f>Sheet1!$A$7</c:f>
              <c:strCache>
                <c:ptCount val="1"/>
                <c:pt idx="0">
                  <c:v>Dental General Practitioners</c:v>
                </c:pt>
              </c:strCache>
            </c:strRef>
          </c:tx>
          <c:spPr>
            <a:solidFill>
              <a:schemeClr val="accent4"/>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Sheet1!$B$7:$G$7</c:f>
              <c:numCache>
                <c:formatCode>_(* #,##0_);_(* \(#,##0\);_(* "-"??_);_(@_)</c:formatCode>
                <c:ptCount val="6"/>
                <c:pt idx="0">
                  <c:v>0.0</c:v>
                </c:pt>
                <c:pt idx="1">
                  <c:v>407.0</c:v>
                </c:pt>
                <c:pt idx="2">
                  <c:v>343.0</c:v>
                </c:pt>
                <c:pt idx="3">
                  <c:v>118.0</c:v>
                </c:pt>
                <c:pt idx="4">
                  <c:v>174.0</c:v>
                </c:pt>
                <c:pt idx="5">
                  <c:v>148.0</c:v>
                </c:pt>
              </c:numCache>
            </c:numRef>
          </c:val>
        </c:ser>
        <c:ser>
          <c:idx val="4"/>
          <c:order val="4"/>
          <c:tx>
            <c:strRef>
              <c:f>Sheet1!$A$8</c:f>
              <c:strCache>
                <c:ptCount val="1"/>
                <c:pt idx="0">
                  <c:v>Dental Specialists</c:v>
                </c:pt>
              </c:strCache>
            </c:strRef>
          </c:tx>
          <c:spPr>
            <a:solidFill>
              <a:schemeClr val="accent5"/>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Sheet1!$B$8:$G$8</c:f>
              <c:numCache>
                <c:formatCode>_(* #,##0_);_(* \(#,##0\);_(* "-"??_);_(@_)</c:formatCode>
                <c:ptCount val="6"/>
                <c:pt idx="0">
                  <c:v>0.0</c:v>
                </c:pt>
                <c:pt idx="1">
                  <c:v>1.0</c:v>
                </c:pt>
                <c:pt idx="2">
                  <c:v>49.0</c:v>
                </c:pt>
                <c:pt idx="3">
                  <c:v>49.0</c:v>
                </c:pt>
                <c:pt idx="4">
                  <c:v>33.0</c:v>
                </c:pt>
                <c:pt idx="5">
                  <c:v>29.0</c:v>
                </c:pt>
              </c:numCache>
            </c:numRef>
          </c:val>
        </c:ser>
        <c:ser>
          <c:idx val="5"/>
          <c:order val="5"/>
          <c:tx>
            <c:strRef>
              <c:f>Sheet1!$A$9</c:f>
              <c:strCache>
                <c:ptCount val="1"/>
                <c:pt idx="0">
                  <c:v>Clinical Oral Health Officers (COHO)</c:v>
                </c:pt>
              </c:strCache>
            </c:strRef>
          </c:tx>
          <c:spPr>
            <a:solidFill>
              <a:schemeClr val="accent6"/>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Sheet1!$B$9:$G$9</c:f>
              <c:numCache>
                <c:formatCode>_(* #,##0_);_(* \(#,##0\);_(* "-"??_);_(@_)</c:formatCode>
                <c:ptCount val="6"/>
                <c:pt idx="0">
                  <c:v>6.0</c:v>
                </c:pt>
                <c:pt idx="1">
                  <c:v>83.0</c:v>
                </c:pt>
                <c:pt idx="2">
                  <c:v>50.0</c:v>
                </c:pt>
                <c:pt idx="3">
                  <c:v>56.0</c:v>
                </c:pt>
                <c:pt idx="4">
                  <c:v>42.0</c:v>
                </c:pt>
                <c:pt idx="5">
                  <c:v>1.0</c:v>
                </c:pt>
              </c:numCache>
            </c:numRef>
          </c:val>
        </c:ser>
        <c:dLbls>
          <c:showLegendKey val="0"/>
          <c:showVal val="0"/>
          <c:showCatName val="0"/>
          <c:showSerName val="0"/>
          <c:showPercent val="0"/>
          <c:showBubbleSize val="0"/>
        </c:dLbls>
        <c:gapWidth val="219"/>
        <c:overlap val="-27"/>
        <c:axId val="392162432"/>
        <c:axId val="392159936"/>
      </c:barChart>
      <c:catAx>
        <c:axId val="392162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392159936"/>
        <c:crosses val="autoZero"/>
        <c:auto val="1"/>
        <c:lblAlgn val="ctr"/>
        <c:lblOffset val="100"/>
        <c:noMultiLvlLbl val="0"/>
      </c:catAx>
      <c:valAx>
        <c:axId val="39215993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392162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Book Antiqua" panose="02040602050305030304" pitchFamily="18" charset="0"/>
              </a:rPr>
              <a:t>Registered local health workers by age</a:t>
            </a: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0792443478501839"/>
          <c:y val="0.18159324079662"/>
          <c:w val="0.898633982969323"/>
          <c:h val="0.48235731913621"/>
        </c:manualLayout>
      </c:layout>
      <c:barChart>
        <c:barDir val="col"/>
        <c:grouping val="clustered"/>
        <c:varyColors val="0"/>
        <c:ser>
          <c:idx val="0"/>
          <c:order val="0"/>
          <c:tx>
            <c:strRef>
              <c:f>Sheet1!$A$4</c:f>
              <c:strCache>
                <c:ptCount val="1"/>
                <c:pt idx="0">
                  <c:v>Medical General Practitioners</c:v>
                </c:pt>
              </c:strCache>
            </c:strRef>
          </c:tx>
          <c:spPr>
            <a:solidFill>
              <a:schemeClr val="accent1"/>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Sheet1!$B$4:$G$4</c:f>
              <c:numCache>
                <c:formatCode>_(* #,##0_);_(* \(#,##0\);_(* "-"??_);_(@_)</c:formatCode>
                <c:ptCount val="6"/>
                <c:pt idx="0">
                  <c:v>6.0</c:v>
                </c:pt>
                <c:pt idx="1">
                  <c:v>4363.0</c:v>
                </c:pt>
                <c:pt idx="2">
                  <c:v>2795.0</c:v>
                </c:pt>
                <c:pt idx="3">
                  <c:v>735.0</c:v>
                </c:pt>
                <c:pt idx="4">
                  <c:v>886.0</c:v>
                </c:pt>
                <c:pt idx="5">
                  <c:v>798.0</c:v>
                </c:pt>
              </c:numCache>
            </c:numRef>
          </c:val>
        </c:ser>
        <c:ser>
          <c:idx val="1"/>
          <c:order val="1"/>
          <c:tx>
            <c:strRef>
              <c:f>Sheet1!$A$5</c:f>
              <c:strCache>
                <c:ptCount val="1"/>
                <c:pt idx="0">
                  <c:v>Medical Specialists</c:v>
                </c:pt>
              </c:strCache>
            </c:strRef>
          </c:tx>
          <c:spPr>
            <a:solidFill>
              <a:schemeClr val="accent2"/>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Sheet1!$B$5:$G$5</c:f>
              <c:numCache>
                <c:formatCode>_(* #,##0_);_(* \(#,##0\);_(* "-"??_);_(@_)</c:formatCode>
                <c:ptCount val="6"/>
                <c:pt idx="0">
                  <c:v>0.0</c:v>
                </c:pt>
                <c:pt idx="1">
                  <c:v>42.0</c:v>
                </c:pt>
                <c:pt idx="2">
                  <c:v>1107.0</c:v>
                </c:pt>
                <c:pt idx="3">
                  <c:v>698.0</c:v>
                </c:pt>
                <c:pt idx="4">
                  <c:v>486.0</c:v>
                </c:pt>
                <c:pt idx="5">
                  <c:v>524.0</c:v>
                </c:pt>
              </c:numCache>
            </c:numRef>
          </c:val>
        </c:ser>
        <c:ser>
          <c:idx val="2"/>
          <c:order val="2"/>
          <c:tx>
            <c:strRef>
              <c:f>Sheet1!$A$6</c:f>
              <c:strCache>
                <c:ptCount val="1"/>
                <c:pt idx="0">
                  <c:v>Medical Sub Specialists</c:v>
                </c:pt>
              </c:strCache>
            </c:strRef>
          </c:tx>
          <c:spPr>
            <a:solidFill>
              <a:schemeClr val="accent3"/>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Sheet1!$B$6:$G$6</c:f>
              <c:numCache>
                <c:formatCode>_(* #,##0_);_(* \(#,##0\);_(* "-"??_);_(@_)</c:formatCode>
                <c:ptCount val="6"/>
                <c:pt idx="0">
                  <c:v>0.0</c:v>
                </c:pt>
                <c:pt idx="1">
                  <c:v>0.0</c:v>
                </c:pt>
                <c:pt idx="2">
                  <c:v>99.0</c:v>
                </c:pt>
                <c:pt idx="3">
                  <c:v>156.0</c:v>
                </c:pt>
                <c:pt idx="4">
                  <c:v>90.0</c:v>
                </c:pt>
                <c:pt idx="5">
                  <c:v>71.0</c:v>
                </c:pt>
              </c:numCache>
            </c:numRef>
          </c:val>
        </c:ser>
        <c:ser>
          <c:idx val="3"/>
          <c:order val="3"/>
          <c:tx>
            <c:strRef>
              <c:f>Sheet1!$A$7</c:f>
              <c:strCache>
                <c:ptCount val="1"/>
                <c:pt idx="0">
                  <c:v>Dental General Practitioners</c:v>
                </c:pt>
              </c:strCache>
            </c:strRef>
          </c:tx>
          <c:spPr>
            <a:solidFill>
              <a:schemeClr val="accent4"/>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Sheet1!$B$7:$G$7</c:f>
              <c:numCache>
                <c:formatCode>_(* #,##0_);_(* \(#,##0\);_(* "-"??_);_(@_)</c:formatCode>
                <c:ptCount val="6"/>
                <c:pt idx="0">
                  <c:v>0.0</c:v>
                </c:pt>
                <c:pt idx="1">
                  <c:v>407.0</c:v>
                </c:pt>
                <c:pt idx="2">
                  <c:v>343.0</c:v>
                </c:pt>
                <c:pt idx="3">
                  <c:v>118.0</c:v>
                </c:pt>
                <c:pt idx="4">
                  <c:v>174.0</c:v>
                </c:pt>
                <c:pt idx="5">
                  <c:v>148.0</c:v>
                </c:pt>
              </c:numCache>
            </c:numRef>
          </c:val>
        </c:ser>
        <c:ser>
          <c:idx val="4"/>
          <c:order val="4"/>
          <c:tx>
            <c:strRef>
              <c:f>Sheet1!$A$8</c:f>
              <c:strCache>
                <c:ptCount val="1"/>
                <c:pt idx="0">
                  <c:v>Dental Specialists</c:v>
                </c:pt>
              </c:strCache>
            </c:strRef>
          </c:tx>
          <c:spPr>
            <a:solidFill>
              <a:schemeClr val="accent5"/>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Sheet1!$B$8:$G$8</c:f>
              <c:numCache>
                <c:formatCode>_(* #,##0_);_(* \(#,##0\);_(* "-"??_);_(@_)</c:formatCode>
                <c:ptCount val="6"/>
                <c:pt idx="0">
                  <c:v>0.0</c:v>
                </c:pt>
                <c:pt idx="1">
                  <c:v>1.0</c:v>
                </c:pt>
                <c:pt idx="2">
                  <c:v>49.0</c:v>
                </c:pt>
                <c:pt idx="3">
                  <c:v>49.0</c:v>
                </c:pt>
                <c:pt idx="4">
                  <c:v>33.0</c:v>
                </c:pt>
                <c:pt idx="5">
                  <c:v>29.0</c:v>
                </c:pt>
              </c:numCache>
            </c:numRef>
          </c:val>
        </c:ser>
        <c:ser>
          <c:idx val="5"/>
          <c:order val="5"/>
          <c:tx>
            <c:strRef>
              <c:f>Sheet1!$A$9</c:f>
              <c:strCache>
                <c:ptCount val="1"/>
                <c:pt idx="0">
                  <c:v>Clinical Oral Health Officers (COHO)</c:v>
                </c:pt>
              </c:strCache>
            </c:strRef>
          </c:tx>
          <c:spPr>
            <a:solidFill>
              <a:schemeClr val="accent6"/>
            </a:solidFill>
            <a:ln>
              <a:noFill/>
            </a:ln>
            <a:effectLst/>
          </c:spPr>
          <c:invertIfNegative val="0"/>
          <c:cat>
            <c:strRef>
              <c:f>Sheet1!$B$3:$G$3</c:f>
              <c:strCache>
                <c:ptCount val="6"/>
                <c:pt idx="0">
                  <c:v>&lt; 24Yrs</c:v>
                </c:pt>
                <c:pt idx="1">
                  <c:v>25-34</c:v>
                </c:pt>
                <c:pt idx="2">
                  <c:v>35-44</c:v>
                </c:pt>
                <c:pt idx="3">
                  <c:v>45-54</c:v>
                </c:pt>
                <c:pt idx="4">
                  <c:v>55-64</c:v>
                </c:pt>
                <c:pt idx="5">
                  <c:v>&gt;65Yrs</c:v>
                </c:pt>
              </c:strCache>
            </c:strRef>
          </c:cat>
          <c:val>
            <c:numRef>
              <c:f>Sheet1!$B$9:$G$9</c:f>
              <c:numCache>
                <c:formatCode>_(* #,##0_);_(* \(#,##0\);_(* "-"??_);_(@_)</c:formatCode>
                <c:ptCount val="6"/>
                <c:pt idx="0">
                  <c:v>6.0</c:v>
                </c:pt>
                <c:pt idx="1">
                  <c:v>83.0</c:v>
                </c:pt>
                <c:pt idx="2">
                  <c:v>50.0</c:v>
                </c:pt>
                <c:pt idx="3">
                  <c:v>56.0</c:v>
                </c:pt>
                <c:pt idx="4">
                  <c:v>42.0</c:v>
                </c:pt>
                <c:pt idx="5">
                  <c:v>1.0</c:v>
                </c:pt>
              </c:numCache>
            </c:numRef>
          </c:val>
        </c:ser>
        <c:dLbls>
          <c:showLegendKey val="0"/>
          <c:showVal val="0"/>
          <c:showCatName val="0"/>
          <c:showSerName val="0"/>
          <c:showPercent val="0"/>
          <c:showBubbleSize val="0"/>
        </c:dLbls>
        <c:gapWidth val="219"/>
        <c:overlap val="-27"/>
        <c:axId val="392162432"/>
        <c:axId val="392159936"/>
      </c:barChart>
      <c:catAx>
        <c:axId val="392162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392159936"/>
        <c:crosses val="autoZero"/>
        <c:auto val="1"/>
        <c:lblAlgn val="ctr"/>
        <c:lblOffset val="100"/>
        <c:noMultiLvlLbl val="0"/>
      </c:catAx>
      <c:valAx>
        <c:axId val="39215993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392162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barChart>
        <c:barDir val="col"/>
        <c:grouping val="clustered"/>
        <c:varyColors val="0"/>
        <c:ser>
          <c:idx val="0"/>
          <c:order val="0"/>
          <c:tx>
            <c:strRef>
              <c:f>'Overall-HCW'!$C$29</c:f>
              <c:strCache>
                <c:ptCount val="1"/>
                <c:pt idx="0">
                  <c:v>%</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'Overall-HCW'!$A$30:$A$32</c:f>
              <c:strCache>
                <c:ptCount val="3"/>
                <c:pt idx="0">
                  <c:v>Hospital  </c:v>
                </c:pt>
                <c:pt idx="1">
                  <c:v>Ambulatory</c:v>
                </c:pt>
                <c:pt idx="2">
                  <c:v>Office-HQ</c:v>
                </c:pt>
              </c:strCache>
            </c:strRef>
          </c:cat>
          <c:val>
            <c:numRef>
              <c:f>'Overall-HCW'!$C$30:$C$32</c:f>
              <c:numCache>
                <c:formatCode>General</c:formatCode>
                <c:ptCount val="3"/>
                <c:pt idx="0">
                  <c:v>61.0</c:v>
                </c:pt>
                <c:pt idx="1">
                  <c:v>36.5</c:v>
                </c:pt>
                <c:pt idx="2">
                  <c:v>2.5</c:v>
                </c:pt>
              </c:numCache>
            </c:numRef>
          </c:val>
        </c:ser>
        <c:dLbls>
          <c:showLegendKey val="0"/>
          <c:showVal val="0"/>
          <c:showCatName val="0"/>
          <c:showSerName val="0"/>
          <c:showPercent val="0"/>
          <c:showBubbleSize val="0"/>
        </c:dLbls>
        <c:gapWidth val="150"/>
        <c:axId val="137159680"/>
        <c:axId val="37130176"/>
      </c:barChart>
      <c:catAx>
        <c:axId val="137159680"/>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37130176"/>
        <c:crosses val="autoZero"/>
        <c:auto val="1"/>
        <c:lblAlgn val="ctr"/>
        <c:lblOffset val="100"/>
        <c:noMultiLvlLbl val="0"/>
      </c:catAx>
      <c:valAx>
        <c:axId val="37130176"/>
        <c:scaling>
          <c:orientation val="minMax"/>
        </c:scaling>
        <c:delete val="0"/>
        <c:axPos val="l"/>
        <c:title>
          <c:tx>
            <c:rich>
              <a:bodyPr rot="-5400000" spcFirstLastPara="0" vertOverflow="ellipsis" vert="horz" wrap="square" anchor="ctr" anchorCtr="1"/>
              <a:lstStyle/>
              <a:p>
                <a:pPr>
                  <a:defRPr lang="en-US" sz="900" b="1" i="0" u="none" strike="noStrike" kern="1200" baseline="0">
                    <a:solidFill>
                      <a:schemeClr val="tx1"/>
                    </a:solidFill>
                    <a:latin typeface="+mn-lt"/>
                    <a:ea typeface="+mn-ea"/>
                    <a:cs typeface="+mn-cs"/>
                  </a:defRPr>
                </a:pPr>
                <a:r>
                  <a:rPr lang="en-US"/>
                  <a: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137159680"/>
        <c:crosses val="autoZero"/>
        <c:crossBetween val="between"/>
      </c:valAx>
    </c:plotArea>
    <c:plotVisOnly val="1"/>
    <c:dispBlanksAs val="gap"/>
    <c:showDLblsOverMax val="0"/>
  </c:chart>
  <c:txPr>
    <a:bodyPr/>
    <a:lstStyle/>
    <a:p>
      <a:pPr>
        <a:defRPr lang="en-US" sz="900"/>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'Overall-HCW'!$B$77</c:f>
              <c:strCache>
                <c:ptCount val="1"/>
                <c:pt idx="0">
                  <c:v>Level 1</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'Overall-HCW'!$B$78:$B$86</c:f>
              <c:numCache>
                <c:formatCode>_(* #,##0_);_(* \(#,##0\);_(* "-"??_);_(@_)</c:formatCode>
                <c:ptCount val="9"/>
                <c:pt idx="0">
                  <c:v>4.0</c:v>
                </c:pt>
                <c:pt idx="1">
                  <c:v>69.0</c:v>
                </c:pt>
                <c:pt idx="2">
                  <c:v>651.0</c:v>
                </c:pt>
                <c:pt idx="3">
                  <c:v>47.0</c:v>
                </c:pt>
                <c:pt idx="4">
                  <c:v>32.0</c:v>
                </c:pt>
                <c:pt idx="5">
                  <c:v>1.0</c:v>
                </c:pt>
                <c:pt idx="6">
                  <c:v>13.0</c:v>
                </c:pt>
                <c:pt idx="7">
                  <c:v>0.0</c:v>
                </c:pt>
                <c:pt idx="8">
                  <c:v>0.0</c:v>
                </c:pt>
              </c:numCache>
            </c:numRef>
          </c:val>
        </c:ser>
        <c:ser>
          <c:idx val="1"/>
          <c:order val="1"/>
          <c:tx>
            <c:strRef>
              <c:f>'Overall-HCW'!$C$77</c:f>
              <c:strCache>
                <c:ptCount val="1"/>
                <c:pt idx="0">
                  <c:v>Level 2</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'Overall-HCW'!$C$78:$C$86</c:f>
              <c:numCache>
                <c:formatCode>General</c:formatCode>
                <c:ptCount val="9"/>
                <c:pt idx="0">
                  <c:v>28.0</c:v>
                </c:pt>
                <c:pt idx="1">
                  <c:v>756.0</c:v>
                </c:pt>
                <c:pt idx="2">
                  <c:v>6637.0</c:v>
                </c:pt>
                <c:pt idx="3">
                  <c:v>804.0</c:v>
                </c:pt>
                <c:pt idx="4">
                  <c:v>291.0</c:v>
                </c:pt>
                <c:pt idx="5">
                  <c:v>14.0</c:v>
                </c:pt>
                <c:pt idx="6">
                  <c:v>125.0</c:v>
                </c:pt>
                <c:pt idx="7">
                  <c:v>1.0</c:v>
                </c:pt>
                <c:pt idx="8">
                  <c:v>5.0</c:v>
                </c:pt>
              </c:numCache>
            </c:numRef>
          </c:val>
        </c:ser>
        <c:ser>
          <c:idx val="2"/>
          <c:order val="2"/>
          <c:tx>
            <c:strRef>
              <c:f>'Overall-HCW'!$D$77</c:f>
              <c:strCache>
                <c:ptCount val="1"/>
                <c:pt idx="0">
                  <c:v>Level 3 </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'Overall-HCW'!$D$78:$D$86</c:f>
              <c:numCache>
                <c:formatCode>General</c:formatCode>
                <c:ptCount val="9"/>
                <c:pt idx="0">
                  <c:v>164.0</c:v>
                </c:pt>
                <c:pt idx="1">
                  <c:v>1675.0</c:v>
                </c:pt>
                <c:pt idx="2">
                  <c:v>6194.0</c:v>
                </c:pt>
                <c:pt idx="3">
                  <c:v>1130.0</c:v>
                </c:pt>
                <c:pt idx="4">
                  <c:v>422.0</c:v>
                </c:pt>
                <c:pt idx="5">
                  <c:v>97.0</c:v>
                </c:pt>
                <c:pt idx="6">
                  <c:v>415.0</c:v>
                </c:pt>
                <c:pt idx="7">
                  <c:v>69.0</c:v>
                </c:pt>
                <c:pt idx="8">
                  <c:v>22.0</c:v>
                </c:pt>
              </c:numCache>
            </c:numRef>
          </c:val>
        </c:ser>
        <c:ser>
          <c:idx val="3"/>
          <c:order val="3"/>
          <c:tx>
            <c:strRef>
              <c:f>'Overall-HCW'!$E$77</c:f>
              <c:strCache>
                <c:ptCount val="1"/>
                <c:pt idx="0">
                  <c:v>Level 4</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'Overall-HCW'!$E$78:$E$86</c:f>
              <c:numCache>
                <c:formatCode>General</c:formatCode>
                <c:ptCount val="9"/>
                <c:pt idx="0">
                  <c:v>1686.0</c:v>
                </c:pt>
                <c:pt idx="1">
                  <c:v>3148.0</c:v>
                </c:pt>
                <c:pt idx="2">
                  <c:v>10769.0</c:v>
                </c:pt>
                <c:pt idx="3">
                  <c:v>1491.0</c:v>
                </c:pt>
                <c:pt idx="4">
                  <c:v>650.0</c:v>
                </c:pt>
                <c:pt idx="5">
                  <c:v>377.0</c:v>
                </c:pt>
                <c:pt idx="6">
                  <c:v>926.0</c:v>
                </c:pt>
                <c:pt idx="7">
                  <c:v>221.0</c:v>
                </c:pt>
                <c:pt idx="8">
                  <c:v>162.0</c:v>
                </c:pt>
              </c:numCache>
            </c:numRef>
          </c:val>
        </c:ser>
        <c:ser>
          <c:idx val="4"/>
          <c:order val="4"/>
          <c:tx>
            <c:strRef>
              <c:f>'Overall-HCW'!$F$77</c:f>
              <c:strCache>
                <c:ptCount val="1"/>
                <c:pt idx="0">
                  <c:v>Level 5</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'Overall-HCW'!$F$78:$F$86</c:f>
              <c:numCache>
                <c:formatCode>General</c:formatCode>
                <c:ptCount val="9"/>
                <c:pt idx="0">
                  <c:v>895.0</c:v>
                </c:pt>
                <c:pt idx="1">
                  <c:v>1346.0</c:v>
                </c:pt>
                <c:pt idx="2">
                  <c:v>5294.0</c:v>
                </c:pt>
                <c:pt idx="3">
                  <c:v>825.0</c:v>
                </c:pt>
                <c:pt idx="4">
                  <c:v>291.0</c:v>
                </c:pt>
                <c:pt idx="5">
                  <c:v>246.0</c:v>
                </c:pt>
                <c:pt idx="6">
                  <c:v>262.0</c:v>
                </c:pt>
                <c:pt idx="7">
                  <c:v>171.0</c:v>
                </c:pt>
                <c:pt idx="8">
                  <c:v>48.0</c:v>
                </c:pt>
              </c:numCache>
            </c:numRef>
          </c:val>
        </c:ser>
        <c:ser>
          <c:idx val="5"/>
          <c:order val="5"/>
          <c:tx>
            <c:strRef>
              <c:f>'Overall-HCW'!$G$77</c:f>
              <c:strCache>
                <c:ptCount val="1"/>
                <c:pt idx="0">
                  <c:v>Level 6</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'Overall-HCW'!$G$78:$G$86</c:f>
              <c:numCache>
                <c:formatCode>General</c:formatCode>
                <c:ptCount val="9"/>
                <c:pt idx="0">
                  <c:v>300.0</c:v>
                </c:pt>
                <c:pt idx="1">
                  <c:v>221.0</c:v>
                </c:pt>
                <c:pt idx="2">
                  <c:v>3530.0</c:v>
                </c:pt>
                <c:pt idx="3">
                  <c:v>375.0</c:v>
                </c:pt>
                <c:pt idx="4">
                  <c:v>114.0</c:v>
                </c:pt>
                <c:pt idx="5">
                  <c:v>41.0</c:v>
                </c:pt>
                <c:pt idx="6">
                  <c:v>187.0</c:v>
                </c:pt>
                <c:pt idx="7">
                  <c:v>92.0</c:v>
                </c:pt>
                <c:pt idx="8">
                  <c:v>19.0</c:v>
                </c:pt>
              </c:numCache>
            </c:numRef>
          </c:val>
        </c:ser>
        <c:ser>
          <c:idx val="6"/>
          <c:order val="6"/>
          <c:tx>
            <c:strRef>
              <c:f>'Overall-HCW'!$H$77</c:f>
              <c:strCache>
                <c:ptCount val="1"/>
                <c:pt idx="0">
                  <c:v>Office</c:v>
                </c:pt>
              </c:strCache>
            </c:strRef>
          </c:tx>
          <c:invertIfNegative val="0"/>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'Overall-HCW'!$H$78:$H$86</c:f>
              <c:numCache>
                <c:formatCode>General</c:formatCode>
                <c:ptCount val="9"/>
                <c:pt idx="0">
                  <c:v>47.0</c:v>
                </c:pt>
                <c:pt idx="1">
                  <c:v>164.0</c:v>
                </c:pt>
                <c:pt idx="2">
                  <c:v>306.0</c:v>
                </c:pt>
                <c:pt idx="3">
                  <c:v>103.0</c:v>
                </c:pt>
                <c:pt idx="4">
                  <c:v>76.0</c:v>
                </c:pt>
                <c:pt idx="5">
                  <c:v>55.0</c:v>
                </c:pt>
                <c:pt idx="6">
                  <c:v>24.0</c:v>
                </c:pt>
                <c:pt idx="7">
                  <c:v>4.0</c:v>
                </c:pt>
                <c:pt idx="8">
                  <c:v>5.0</c:v>
                </c:pt>
              </c:numCache>
            </c:numRef>
          </c:val>
        </c:ser>
        <c:dLbls>
          <c:showLegendKey val="0"/>
          <c:showVal val="0"/>
          <c:showCatName val="0"/>
          <c:showSerName val="0"/>
          <c:showPercent val="0"/>
          <c:showBubbleSize val="0"/>
        </c:dLbls>
        <c:gapWidth val="150"/>
        <c:overlap val="100"/>
        <c:axId val="179374592"/>
        <c:axId val="179319296"/>
      </c:barChart>
      <c:catAx>
        <c:axId val="179374592"/>
        <c:scaling>
          <c:orientation val="minMax"/>
        </c:scaling>
        <c:delete val="0"/>
        <c:axPos val="l"/>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79319296"/>
        <c:crosses val="autoZero"/>
        <c:auto val="1"/>
        <c:lblAlgn val="ctr"/>
        <c:lblOffset val="100"/>
        <c:noMultiLvlLbl val="0"/>
      </c:catAx>
      <c:valAx>
        <c:axId val="179319296"/>
        <c:scaling>
          <c:orientation val="minMax"/>
        </c:scaling>
        <c:delete val="0"/>
        <c:axPos val="b"/>
        <c:numFmt formatCode="0%"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79374592"/>
        <c:crosses val="autoZero"/>
        <c:crossBetween val="between"/>
      </c:valAx>
    </c:plotArea>
    <c:legend>
      <c:legendPos val="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legend>
    <c:plotVisOnly val="1"/>
    <c:dispBlanksAs val="gap"/>
    <c:showDLblsOverMax val="0"/>
  </c:chart>
  <c:txPr>
    <a:bodyPr/>
    <a:lstStyle/>
    <a:p>
      <a:pPr>
        <a:defRPr lang="en-US"/>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manualLayout>
          <c:layoutTarget val="inner"/>
          <c:xMode val="edge"/>
          <c:yMode val="edge"/>
          <c:x val="0.0967874141080554"/>
          <c:y val="0.0"/>
          <c:w val="0.543790870152373"/>
          <c:h val="1.0"/>
        </c:manualLayout>
      </c:layout>
      <c:doughnutChart>
        <c:varyColors val="1"/>
        <c:ser>
          <c:idx val="0"/>
          <c:order val="0"/>
          <c:tx>
            <c:strRef>
              <c:f>'Overall-HCW'!$B$13</c:f>
              <c:strCache>
                <c:ptCount val="1"/>
                <c:pt idx="0">
                  <c:v>n</c:v>
                </c:pt>
              </c:strCache>
            </c:strRef>
          </c:tx>
          <c:dPt>
            <c:idx val="0"/>
            <c:bubble3D val="0"/>
          </c:dPt>
          <c:dPt>
            <c:idx val="1"/>
            <c:bubble3D val="0"/>
          </c:dPt>
          <c:dLbls>
            <c:spPr>
              <a:noFill/>
              <a:ln>
                <a:noFill/>
              </a:ln>
              <a:effectLst/>
            </c:spPr>
            <c:txPr>
              <a:bodyPr rot="0" spcFirstLastPara="0" vertOverflow="ellipsis" vert="horz" wrap="square" lIns="38100" tIns="19050" rIns="38100" bIns="19050" anchor="ctr" anchorCtr="1"/>
              <a:lstStyle/>
              <a:p>
                <a:pPr>
                  <a:defRPr lang="en-US" sz="1000" b="1" i="0" u="none" strike="noStrike" kern="1200" baseline="0">
                    <a:solidFill>
                      <a:schemeClr val="tx1"/>
                    </a:solidFill>
                    <a:latin typeface="Book Antiqua" panose="02040602050305030304" pitchFamily="18" charset="0"/>
                    <a:ea typeface="+mn-ea"/>
                    <a:cs typeface="+mn-cs"/>
                  </a:defRPr>
                </a:pPr>
                <a:endParaRPr lang="en-US"/>
              </a:p>
            </c:txPr>
            <c:showLegendKey val="0"/>
            <c:showVal val="1"/>
            <c:showCatName val="1"/>
            <c:showSerName val="0"/>
            <c:showPercent val="1"/>
            <c:showBubbleSize val="0"/>
            <c:showLeaderLines val="1"/>
            <c:extLst>
              <c:ext xmlns:c15="http://schemas.microsoft.com/office/drawing/2012/chart" uri="{CE6537A1-D6FC-4f65-9D91-7224C49458BB}"/>
            </c:extLst>
          </c:dLbls>
          <c:cat>
            <c:strRef>
              <c:f>'Overall-HCW'!$A$14:$A$15</c:f>
              <c:strCache>
                <c:ptCount val="2"/>
                <c:pt idx="0">
                  <c:v>Male</c:v>
                </c:pt>
                <c:pt idx="1">
                  <c:v>Female</c:v>
                </c:pt>
              </c:strCache>
            </c:strRef>
          </c:cat>
          <c:val>
            <c:numRef>
              <c:f>'Overall-HCW'!$B$14:$B$15</c:f>
              <c:numCache>
                <c:formatCode>_(* #,##0_);_(* \(#,##0\);_(* "-"??_);_(@_)</c:formatCode>
                <c:ptCount val="2"/>
                <c:pt idx="0">
                  <c:v>40828.0</c:v>
                </c:pt>
                <c:pt idx="1">
                  <c:v>46408.0</c:v>
                </c:pt>
              </c:numCache>
            </c:numRef>
          </c:val>
        </c:ser>
        <c:dLbls>
          <c:showLegendKey val="0"/>
          <c:showVal val="0"/>
          <c:showCatName val="0"/>
          <c:showSerName val="0"/>
          <c:showPercent val="0"/>
          <c:showBubbleSize val="0"/>
          <c:showLeaderLines val="1"/>
        </c:dLbls>
        <c:firstSliceAng val="0"/>
        <c:holeSize val="50"/>
      </c:doughnutChart>
    </c:plotArea>
    <c:plotVisOnly val="1"/>
    <c:dispBlanksAs val="gap"/>
    <c:showDLblsOverMax val="0"/>
  </c:chart>
  <c:txPr>
    <a:bodyPr/>
    <a:lstStyle/>
    <a:p>
      <a:pPr>
        <a:defRPr lang="en-US" sz="900"/>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080" b="1" i="0" u="none" strike="noStrike" kern="1200" baseline="0">
                <a:solidFill>
                  <a:schemeClr val="tx1"/>
                </a:solidFill>
                <a:latin typeface="+mn-lt"/>
                <a:ea typeface="+mn-ea"/>
                <a:cs typeface="+mn-cs"/>
              </a:defRPr>
            </a:pPr>
            <a:r>
              <a:rPr lang="en-US"/>
              <a:t>Gender distribution of specialist (n=1980)</a:t>
            </a:r>
          </a:p>
        </c:rich>
      </c:tx>
      <c:overlay val="0"/>
    </c:title>
    <c:autoTitleDeleted val="0"/>
    <c:plotArea>
      <c:layout/>
      <c:barChart>
        <c:barDir val="col"/>
        <c:grouping val="clustered"/>
        <c:varyColors val="0"/>
        <c:ser>
          <c:idx val="0"/>
          <c:order val="0"/>
          <c:tx>
            <c:strRef>
              <c:f>'Regional Analysis-Specialist'!$A$26</c:f>
              <c:strCache>
                <c:ptCount val="1"/>
                <c:pt idx="0">
                  <c:v>Overall</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'Regional Analysis-Specialist'!$B$15:$C$15</c:f>
              <c:strCache>
                <c:ptCount val="2"/>
                <c:pt idx="0">
                  <c:v>Male</c:v>
                </c:pt>
                <c:pt idx="1">
                  <c:v>Female</c:v>
                </c:pt>
              </c:strCache>
            </c:strRef>
          </c:cat>
          <c:val>
            <c:numRef>
              <c:f>'Regional Analysis-Specialist'!$B$26:$C$26</c:f>
              <c:numCache>
                <c:formatCode>General</c:formatCode>
                <c:ptCount val="2"/>
                <c:pt idx="0">
                  <c:v>60.2</c:v>
                </c:pt>
                <c:pt idx="1">
                  <c:v>39.8</c:v>
                </c:pt>
              </c:numCache>
            </c:numRef>
          </c:val>
        </c:ser>
        <c:dLbls>
          <c:showLegendKey val="0"/>
          <c:showVal val="0"/>
          <c:showCatName val="0"/>
          <c:showSerName val="0"/>
          <c:showPercent val="0"/>
          <c:showBubbleSize val="0"/>
        </c:dLbls>
        <c:gapWidth val="150"/>
        <c:axId val="286928384"/>
        <c:axId val="181209344"/>
      </c:barChart>
      <c:catAx>
        <c:axId val="286928384"/>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181209344"/>
        <c:crosses val="autoZero"/>
        <c:auto val="1"/>
        <c:lblAlgn val="ctr"/>
        <c:lblOffset val="100"/>
        <c:noMultiLvlLbl val="0"/>
      </c:catAx>
      <c:valAx>
        <c:axId val="181209344"/>
        <c:scaling>
          <c:orientation val="minMax"/>
        </c:scaling>
        <c:delete val="0"/>
        <c:axPos val="l"/>
        <c:title>
          <c:tx>
            <c:rich>
              <a:bodyPr rot="-5400000" spcFirstLastPara="0" vertOverflow="ellipsis" vert="horz" wrap="square" anchor="ctr" anchorCtr="1"/>
              <a:lstStyle/>
              <a:p>
                <a:pPr>
                  <a:defRPr lang="en-US" sz="900" b="1" i="0" u="none" strike="noStrike" kern="1200" baseline="0">
                    <a:solidFill>
                      <a:schemeClr val="tx1"/>
                    </a:solidFill>
                    <a:latin typeface="+mn-lt"/>
                    <a:ea typeface="+mn-ea"/>
                    <a:cs typeface="+mn-cs"/>
                  </a:defRPr>
                </a:pPr>
                <a:r>
                  <a:rPr lang="en-US"/>
                  <a: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286928384"/>
        <c:crosses val="autoZero"/>
        <c:crossBetween val="between"/>
      </c:valAx>
    </c:plotArea>
    <c:plotVisOnly val="1"/>
    <c:dispBlanksAs val="gap"/>
    <c:showDLblsOverMax val="0"/>
  </c:chart>
  <c:txPr>
    <a:bodyPr/>
    <a:lstStyle/>
    <a:p>
      <a:pPr>
        <a:defRPr lang="en-US" sz="900"/>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barChart>
        <c:barDir val="col"/>
        <c:grouping val="clustered"/>
        <c:varyColors val="0"/>
        <c:ser>
          <c:idx val="0"/>
          <c:order val="0"/>
          <c:tx>
            <c:strRef>
              <c:f>'Regional Analysis-Specialist'!$A$53</c:f>
              <c:strCache>
                <c:ptCount val="1"/>
                <c:pt idx="0">
                  <c:v>Overall</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Book Antiqua" panose="020406020503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'Regional Analysis-Specialist'!$B$42:$G$42</c:f>
              <c:strCache>
                <c:ptCount val="6"/>
                <c:pt idx="0">
                  <c:v>&lt; 25Yrs</c:v>
                </c:pt>
                <c:pt idx="1">
                  <c:v> 25-34</c:v>
                </c:pt>
                <c:pt idx="2">
                  <c:v>35-44</c:v>
                </c:pt>
                <c:pt idx="3">
                  <c:v>45-54</c:v>
                </c:pt>
                <c:pt idx="4">
                  <c:v>55-64</c:v>
                </c:pt>
                <c:pt idx="5">
                  <c:v> &gt;65Yrs</c:v>
                </c:pt>
              </c:strCache>
            </c:strRef>
          </c:cat>
          <c:val>
            <c:numRef>
              <c:f>'Regional Analysis-Specialist'!$B$53:$G$53</c:f>
              <c:numCache>
                <c:formatCode>General</c:formatCode>
                <c:ptCount val="6"/>
                <c:pt idx="0">
                  <c:v>0.1</c:v>
                </c:pt>
                <c:pt idx="1">
                  <c:v>12.7</c:v>
                </c:pt>
                <c:pt idx="2">
                  <c:v>56.4</c:v>
                </c:pt>
                <c:pt idx="3">
                  <c:v>24.0</c:v>
                </c:pt>
                <c:pt idx="4">
                  <c:v>6.7</c:v>
                </c:pt>
                <c:pt idx="5">
                  <c:v>0.2</c:v>
                </c:pt>
              </c:numCache>
            </c:numRef>
          </c:val>
        </c:ser>
        <c:dLbls>
          <c:showLegendKey val="0"/>
          <c:showVal val="0"/>
          <c:showCatName val="0"/>
          <c:showSerName val="0"/>
          <c:showPercent val="0"/>
          <c:showBubbleSize val="0"/>
        </c:dLbls>
        <c:gapWidth val="150"/>
        <c:axId val="287019008"/>
        <c:axId val="181214528"/>
      </c:barChart>
      <c:catAx>
        <c:axId val="287019008"/>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Book Antiqua" panose="02040602050305030304" pitchFamily="18" charset="0"/>
                <a:ea typeface="+mn-ea"/>
                <a:cs typeface="+mn-cs"/>
              </a:defRPr>
            </a:pPr>
            <a:endParaRPr lang="en-US"/>
          </a:p>
        </c:txPr>
        <c:crossAx val="181214528"/>
        <c:crosses val="autoZero"/>
        <c:auto val="1"/>
        <c:lblAlgn val="ctr"/>
        <c:lblOffset val="100"/>
        <c:noMultiLvlLbl val="0"/>
      </c:catAx>
      <c:valAx>
        <c:axId val="181214528"/>
        <c:scaling>
          <c:orientation val="minMax"/>
        </c:scaling>
        <c:delete val="0"/>
        <c:axPos val="l"/>
        <c:title>
          <c:tx>
            <c:rich>
              <a:bodyPr rot="-5400000" spcFirstLastPara="0" vertOverflow="ellipsis" vert="horz" wrap="square" anchor="ctr" anchorCtr="1"/>
              <a:lstStyle/>
              <a:p>
                <a:pPr>
                  <a:defRPr lang="en-US" sz="900" b="1" i="0" u="none" strike="noStrike" kern="1200" baseline="0">
                    <a:solidFill>
                      <a:schemeClr val="tx1"/>
                    </a:solidFill>
                    <a:latin typeface="+mn-lt"/>
                    <a:ea typeface="+mn-ea"/>
                    <a:cs typeface="+mn-cs"/>
                  </a:defRPr>
                </a:pPr>
                <a:r>
                  <a:rPr lang="en-US"/>
                  <a: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Book Antiqua" panose="02040602050305030304" pitchFamily="18" charset="0"/>
                <a:ea typeface="+mn-ea"/>
                <a:cs typeface="+mn-cs"/>
              </a:defRPr>
            </a:pPr>
            <a:endParaRPr lang="en-US"/>
          </a:p>
        </c:txPr>
        <c:crossAx val="287019008"/>
        <c:crosses val="autoZero"/>
        <c:crossBetween val="between"/>
      </c:valAx>
    </c:plotArea>
    <c:plotVisOnly val="1"/>
    <c:dispBlanksAs val="gap"/>
    <c:showDLblsOverMax val="0"/>
  </c:chart>
  <c:txPr>
    <a:bodyPr/>
    <a:lstStyle/>
    <a:p>
      <a:pPr>
        <a:defRPr lang="en-US" sz="900"/>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barChart>
        <c:barDir val="col"/>
        <c:grouping val="clustered"/>
        <c:varyColors val="0"/>
        <c:ser>
          <c:idx val="0"/>
          <c:order val="0"/>
          <c:tx>
            <c:strRef>
              <c:f>'Overall-HCW'!$B$49</c:f>
              <c:strCache>
                <c:ptCount val="1"/>
                <c:pt idx="0">
                  <c:v>Density per 10000 population</c:v>
                </c:pt>
              </c:strCache>
            </c:strRef>
          </c:tx>
          <c:spPr>
            <a:solidFill>
              <a:schemeClr val="accent6">
                <a:lumMod val="60000"/>
                <a:lumOff val="40000"/>
              </a:schemeClr>
            </a:solidFill>
          </c:spPr>
          <c:invertIfNegative val="0"/>
          <c:dLbls>
            <c:spPr>
              <a:noFill/>
              <a:ln>
                <a:noFill/>
              </a:ln>
              <a:effectLst/>
            </c:spPr>
            <c:txPr>
              <a:bodyPr rot="0" spcFirstLastPara="0" vertOverflow="ellipsis" vert="horz" wrap="square" lIns="38100" tIns="19050" rIns="38100" bIns="19050" anchor="ctr" anchorCtr="1"/>
              <a:lstStyle/>
              <a:p>
                <a:pPr>
                  <a:defRPr lang="en-US" sz="105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'Overall-HCW'!$A$50:$A$58</c:f>
              <c:strCache>
                <c:ptCount val="9"/>
                <c:pt idx="0">
                  <c:v>Dental Officer</c:v>
                </c:pt>
                <c:pt idx="1">
                  <c:v>Radiographer</c:v>
                </c:pt>
                <c:pt idx="2">
                  <c:v>Pharmacist</c:v>
                </c:pt>
                <c:pt idx="3">
                  <c:v>Nutrition</c:v>
                </c:pt>
                <c:pt idx="4">
                  <c:v>Pharmaceuatical technologist</c:v>
                </c:pt>
                <c:pt idx="5">
                  <c:v>Medical Officer</c:v>
                </c:pt>
                <c:pt idx="6">
                  <c:v>Medical Lab</c:v>
                </c:pt>
                <c:pt idx="7">
                  <c:v>Clinical Officers</c:v>
                </c:pt>
                <c:pt idx="8">
                  <c:v>Nurses</c:v>
                </c:pt>
              </c:strCache>
            </c:strRef>
          </c:cat>
          <c:val>
            <c:numRef>
              <c:f>'Overall-HCW'!$B$50:$B$58</c:f>
              <c:numCache>
                <c:formatCode>_(* #,##0.0_);_(* \(#,##0.0\);_(* "-"??_);_(@_)</c:formatCode>
                <c:ptCount val="9"/>
                <c:pt idx="0">
                  <c:v>0.12</c:v>
                </c:pt>
                <c:pt idx="1">
                  <c:v>0.12</c:v>
                </c:pt>
                <c:pt idx="2">
                  <c:v>0.29</c:v>
                </c:pt>
                <c:pt idx="3">
                  <c:v>0.37</c:v>
                </c:pt>
                <c:pt idx="4">
                  <c:v>0.35</c:v>
                </c:pt>
                <c:pt idx="5">
                  <c:v>0.65</c:v>
                </c:pt>
                <c:pt idx="6">
                  <c:v>1.02</c:v>
                </c:pt>
                <c:pt idx="7">
                  <c:v>1.6</c:v>
                </c:pt>
                <c:pt idx="8">
                  <c:v>6.77</c:v>
                </c:pt>
              </c:numCache>
            </c:numRef>
          </c:val>
        </c:ser>
        <c:dLbls>
          <c:showLegendKey val="0"/>
          <c:showVal val="0"/>
          <c:showCatName val="0"/>
          <c:showSerName val="0"/>
          <c:showPercent val="0"/>
          <c:showBubbleSize val="0"/>
        </c:dLbls>
        <c:gapWidth val="150"/>
        <c:axId val="137162240"/>
        <c:axId val="37133056"/>
      </c:barChart>
      <c:catAx>
        <c:axId val="137162240"/>
        <c:scaling>
          <c:orientation val="minMax"/>
        </c:scaling>
        <c:delete val="0"/>
        <c:axPos val="b"/>
        <c:numFmt formatCode="General" sourceLinked="0"/>
        <c:majorTickMark val="out"/>
        <c:minorTickMark val="none"/>
        <c:tickLblPos val="nextTo"/>
        <c:txPr>
          <a:bodyPr rot="-5400000" spcFirstLastPara="0" vertOverflow="ellipsis" vert="horz" wrap="square" anchor="ctr" anchorCtr="1"/>
          <a:lstStyle/>
          <a:p>
            <a:pPr>
              <a:defRPr lang="en-US" sz="1050" b="0" i="0" u="none" strike="noStrike" kern="1200" baseline="0">
                <a:solidFill>
                  <a:schemeClr val="tx1"/>
                </a:solidFill>
                <a:latin typeface="+mn-lt"/>
                <a:ea typeface="+mn-ea"/>
                <a:cs typeface="+mn-cs"/>
              </a:defRPr>
            </a:pPr>
            <a:endParaRPr lang="en-US"/>
          </a:p>
        </c:txPr>
        <c:crossAx val="37133056"/>
        <c:crosses val="autoZero"/>
        <c:auto val="1"/>
        <c:lblAlgn val="ctr"/>
        <c:lblOffset val="100"/>
        <c:noMultiLvlLbl val="0"/>
      </c:catAx>
      <c:valAx>
        <c:axId val="37133056"/>
        <c:scaling>
          <c:orientation val="minMax"/>
        </c:scaling>
        <c:delete val="0"/>
        <c:axPos val="l"/>
        <c:title>
          <c:tx>
            <c:rich>
              <a:bodyPr rot="-5400000" spcFirstLastPara="0" vertOverflow="ellipsis" vert="horz" wrap="square" anchor="ctr" anchorCtr="1"/>
              <a:lstStyle/>
              <a:p>
                <a:pPr>
                  <a:defRPr lang="en-US" sz="1050" b="1" i="0" u="none" strike="noStrike" kern="1200" baseline="0">
                    <a:solidFill>
                      <a:schemeClr val="tx1"/>
                    </a:solidFill>
                    <a:latin typeface="+mn-lt"/>
                    <a:ea typeface="+mn-ea"/>
                    <a:cs typeface="+mn-cs"/>
                  </a:defRPr>
                </a:pPr>
                <a:r>
                  <a:rPr lang="en-US"/>
                  <a:t>Density per 10000 population</a:t>
                </a:r>
              </a:p>
            </c:rich>
          </c:tx>
          <c:overlay val="0"/>
        </c:title>
        <c:numFmt formatCode="_(* #,##0.0_);_(* \(#,##0.0\);_(* &quot;-&quot;??_);_(@_)" sourceLinked="1"/>
        <c:majorTickMark val="out"/>
        <c:minorTickMark val="none"/>
        <c:tickLblPos val="nextTo"/>
        <c:txPr>
          <a:bodyPr rot="-60000000" spcFirstLastPara="0" vertOverflow="ellipsis" vert="horz" wrap="square" anchor="ctr" anchorCtr="1"/>
          <a:lstStyle/>
          <a:p>
            <a:pPr>
              <a:defRPr lang="en-US" sz="1050" b="0" i="0" u="none" strike="noStrike" kern="1200" baseline="0">
                <a:solidFill>
                  <a:schemeClr val="tx1"/>
                </a:solidFill>
                <a:latin typeface="+mn-lt"/>
                <a:ea typeface="+mn-ea"/>
                <a:cs typeface="+mn-cs"/>
              </a:defRPr>
            </a:pPr>
            <a:endParaRPr lang="en-US"/>
          </a:p>
        </c:txPr>
        <c:crossAx val="137162240"/>
        <c:crosses val="autoZero"/>
        <c:crossBetween val="between"/>
      </c:valAx>
    </c:plotArea>
    <c:plotVisOnly val="1"/>
    <c:dispBlanksAs val="gap"/>
    <c:showDLblsOverMax val="0"/>
  </c:chart>
  <c:txPr>
    <a:bodyPr/>
    <a:lstStyle/>
    <a:p>
      <a:pPr>
        <a:defRPr lang="en-US" sz="1050"/>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manualLayout>
          <c:layoutTarget val="inner"/>
          <c:xMode val="edge"/>
          <c:yMode val="edge"/>
          <c:x val="0.13235584303776252"/>
          <c:y val="0.13832283193329734"/>
          <c:w val="0.8410355454479655"/>
          <c:h val="0.6890856865420242"/>
        </c:manualLayout>
      </c:layout>
      <c:barChart>
        <c:barDir val="col"/>
        <c:grouping val="clustered"/>
        <c:varyColors val="0"/>
        <c:ser>
          <c:idx val="0"/>
          <c:order val="0"/>
          <c:tx>
            <c:strRef>
              <c:f>'[HRH-16.12.2022v1.xlsx]Overall-HCW'!$C$19</c:f>
              <c:strCache>
                <c:ptCount val="1"/>
                <c:pt idx="0">
                  <c:v>%</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'[HRH-16.12.2022v1.xlsx]Overall-HCW'!$A$20:$A$25</c:f>
              <c:strCache>
                <c:ptCount val="6"/>
                <c:pt idx="0">
                  <c:v>Level 1</c:v>
                </c:pt>
                <c:pt idx="1">
                  <c:v>Level 2</c:v>
                </c:pt>
                <c:pt idx="2">
                  <c:v>Level 3 </c:v>
                </c:pt>
                <c:pt idx="3">
                  <c:v>Level 4</c:v>
                </c:pt>
                <c:pt idx="4">
                  <c:v>Level 5</c:v>
                </c:pt>
                <c:pt idx="5">
                  <c:v>Level 6</c:v>
                </c:pt>
              </c:strCache>
            </c:strRef>
          </c:cat>
          <c:val>
            <c:numRef>
              <c:f>'[HRH-16.12.2022v1.xlsx]Overall-HCW'!$C$20:$C$25</c:f>
              <c:numCache>
                <c:formatCode>0.0</c:formatCode>
                <c:ptCount val="6"/>
                <c:pt idx="0">
                  <c:v>49.8</c:v>
                </c:pt>
                <c:pt idx="1">
                  <c:v>7.2</c:v>
                </c:pt>
                <c:pt idx="2">
                  <c:v>11.6</c:v>
                </c:pt>
                <c:pt idx="3">
                  <c:v>19.5</c:v>
                </c:pt>
                <c:pt idx="4">
                  <c:v>8.1</c:v>
                </c:pt>
                <c:pt idx="5">
                  <c:v>3.9</c:v>
                </c:pt>
              </c:numCache>
            </c:numRef>
          </c:val>
        </c:ser>
        <c:dLbls>
          <c:showLegendKey val="0"/>
          <c:showVal val="0"/>
          <c:showCatName val="0"/>
          <c:showSerName val="0"/>
          <c:showPercent val="0"/>
          <c:showBubbleSize val="0"/>
        </c:dLbls>
        <c:gapWidth val="150"/>
        <c:axId val="314048512"/>
        <c:axId val="312460416"/>
      </c:barChart>
      <c:catAx>
        <c:axId val="314048512"/>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312460416"/>
        <c:crosses val="autoZero"/>
        <c:auto val="1"/>
        <c:lblAlgn val="ctr"/>
        <c:lblOffset val="100"/>
        <c:noMultiLvlLbl val="0"/>
      </c:catAx>
      <c:valAx>
        <c:axId val="312460416"/>
        <c:scaling>
          <c:orientation val="minMax"/>
        </c:scaling>
        <c:delete val="0"/>
        <c:axPos val="l"/>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a:t>
                </a:r>
              </a:p>
            </c:rich>
          </c:tx>
          <c:overlay val="0"/>
        </c:title>
        <c:numFmt formatCode="0.0"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314048512"/>
        <c:crosses val="autoZero"/>
        <c:crossBetween val="between"/>
      </c:valAx>
    </c:plotArea>
    <c:plotVisOnly val="1"/>
    <c:dispBlanksAs val="gap"/>
    <c:showDLblsOverMax val="0"/>
  </c:chart>
  <c:txPr>
    <a:bodyPr/>
    <a:lstStyle/>
    <a:p>
      <a:pPr>
        <a:defRPr lang="en-US"/>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endParaRPr lang="en-US"/>
          </a:p>
        </c:rich>
      </c:tx>
      <c:overlay val="0"/>
    </c:title>
    <c:autoTitleDeleted val="0"/>
    <c:plotArea>
      <c:layout/>
      <c:barChart>
        <c:barDir val="col"/>
        <c:grouping val="clustered"/>
        <c:varyColors val="0"/>
        <c:ser>
          <c:idx val="0"/>
          <c:order val="0"/>
          <c:tx>
            <c:strRef>
              <c:f>'Overall-HCW'!$C$29</c:f>
              <c:strCache>
                <c:ptCount val="1"/>
                <c:pt idx="0">
                  <c:v>%</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'Overall-HCW'!$A$30:$A$32</c:f>
              <c:strCache>
                <c:ptCount val="3"/>
                <c:pt idx="0">
                  <c:v>Hospital  </c:v>
                </c:pt>
                <c:pt idx="1">
                  <c:v>Ambulatory</c:v>
                </c:pt>
                <c:pt idx="2">
                  <c:v>Office-HQ</c:v>
                </c:pt>
              </c:strCache>
            </c:strRef>
          </c:cat>
          <c:val>
            <c:numRef>
              <c:f>'Overall-HCW'!$C$30:$C$32</c:f>
              <c:numCache>
                <c:formatCode>General</c:formatCode>
                <c:ptCount val="3"/>
                <c:pt idx="0">
                  <c:v>61.0</c:v>
                </c:pt>
                <c:pt idx="1">
                  <c:v>36.5</c:v>
                </c:pt>
                <c:pt idx="2">
                  <c:v>2.5</c:v>
                </c:pt>
              </c:numCache>
            </c:numRef>
          </c:val>
        </c:ser>
        <c:dLbls>
          <c:showLegendKey val="0"/>
          <c:showVal val="0"/>
          <c:showCatName val="0"/>
          <c:showSerName val="0"/>
          <c:showPercent val="0"/>
          <c:showBubbleSize val="0"/>
        </c:dLbls>
        <c:gapWidth val="150"/>
        <c:axId val="137159680"/>
        <c:axId val="37130176"/>
      </c:barChart>
      <c:catAx>
        <c:axId val="137159680"/>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37130176"/>
        <c:crosses val="autoZero"/>
        <c:auto val="1"/>
        <c:lblAlgn val="ctr"/>
        <c:lblOffset val="100"/>
        <c:noMultiLvlLbl val="0"/>
      </c:catAx>
      <c:valAx>
        <c:axId val="37130176"/>
        <c:scaling>
          <c:orientation val="minMax"/>
        </c:scaling>
        <c:delete val="0"/>
        <c:axPos val="l"/>
        <c:title>
          <c:tx>
            <c:rich>
              <a:bodyPr rot="-5400000" spcFirstLastPara="0" vertOverflow="ellipsis" vert="horz" wrap="square" anchor="ctr" anchorCtr="1"/>
              <a:lstStyle/>
              <a:p>
                <a:pPr>
                  <a:defRPr lang="en-US" sz="900" b="1" i="0" u="none" strike="noStrike" kern="1200" baseline="0">
                    <a:solidFill>
                      <a:schemeClr val="tx1"/>
                    </a:solidFill>
                    <a:latin typeface="+mn-lt"/>
                    <a:ea typeface="+mn-ea"/>
                    <a:cs typeface="+mn-cs"/>
                  </a:defRPr>
                </a:pPr>
                <a:r>
                  <a:rPr lang="en-US"/>
                  <a: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tx1"/>
                </a:solidFill>
                <a:latin typeface="+mn-lt"/>
                <a:ea typeface="+mn-ea"/>
                <a:cs typeface="+mn-cs"/>
              </a:defRPr>
            </a:pPr>
            <a:endParaRPr lang="en-US"/>
          </a:p>
        </c:txPr>
        <c:crossAx val="137159680"/>
        <c:crosses val="autoZero"/>
        <c:crossBetween val="between"/>
      </c:valAx>
    </c:plotArea>
    <c:plotVisOnly val="1"/>
    <c:dispBlanksAs val="gap"/>
    <c:showDLblsOverMax val="0"/>
  </c:chart>
  <c:txPr>
    <a:bodyPr/>
    <a:lstStyle/>
    <a:p>
      <a:pPr>
        <a:defRPr lang="en-US" sz="900"/>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800" b="1" i="0" u="none" strike="noStrike" kern="1200" cap="all" spc="50" baseline="0">
                <a:solidFill>
                  <a:schemeClr val="tx1">
                    <a:lumMod val="65000"/>
                    <a:lumOff val="35000"/>
                  </a:schemeClr>
                </a:solidFill>
                <a:latin typeface="+mn-lt"/>
                <a:ea typeface="+mn-ea"/>
                <a:cs typeface="+mn-cs"/>
              </a:defRPr>
            </a:pPr>
            <a:r>
              <a:rPr lang="en-US" sz="1100" cap="none">
                <a:solidFill>
                  <a:schemeClr val="tx1"/>
                </a:solidFill>
                <a:latin typeface="Times New Roman" panose="02020603050405020304" charset="0"/>
                <a:cs typeface="Times New Roman" panose="02020603050405020304" charset="0"/>
              </a:rPr>
              <a:t>Table1: Showing HWF By Mix </a:t>
            </a:r>
          </a:p>
        </c:rich>
      </c:tx>
      <c:overlay val="0"/>
      <c:spPr>
        <a:noFill/>
        <a:ln>
          <a:noFill/>
        </a:ln>
        <a:effectLst/>
      </c:spPr>
      <c:txPr>
        <a:bodyPr rot="0" spcFirstLastPara="1" vertOverflow="ellipsis" vert="horz" wrap="square" anchor="ctr" anchorCtr="1"/>
        <a:lstStyle/>
        <a:p>
          <a:pPr>
            <a:defRPr lang="en-US" sz="18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percentStacked"/>
        <c:varyColors val="0"/>
        <c:ser>
          <c:idx val="0"/>
          <c:order val="0"/>
          <c:tx>
            <c:strRef>
              <c:f>'Overall-HCW'!$B$77</c:f>
              <c:strCache>
                <c:ptCount val="1"/>
                <c:pt idx="0">
                  <c:v>Level 1</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'Overall-HCW'!$B$78:$B$86</c:f>
              <c:numCache>
                <c:formatCode>_(* #,##0_);_(* \(#,##0\);_(* "-"??_);_(@_)</c:formatCode>
                <c:ptCount val="9"/>
                <c:pt idx="0">
                  <c:v>4.0</c:v>
                </c:pt>
                <c:pt idx="1">
                  <c:v>69.0</c:v>
                </c:pt>
                <c:pt idx="2">
                  <c:v>651.0</c:v>
                </c:pt>
                <c:pt idx="3">
                  <c:v>47.0</c:v>
                </c:pt>
                <c:pt idx="4">
                  <c:v>32.0</c:v>
                </c:pt>
                <c:pt idx="5">
                  <c:v>1.0</c:v>
                </c:pt>
                <c:pt idx="6">
                  <c:v>13.0</c:v>
                </c:pt>
                <c:pt idx="7">
                  <c:v>0.0</c:v>
                </c:pt>
                <c:pt idx="8">
                  <c:v>0.0</c:v>
                </c:pt>
              </c:numCache>
            </c:numRef>
          </c:val>
        </c:ser>
        <c:ser>
          <c:idx val="1"/>
          <c:order val="1"/>
          <c:tx>
            <c:strRef>
              <c:f>'Overall-HCW'!$C$77</c:f>
              <c:strCache>
                <c:ptCount val="1"/>
                <c:pt idx="0">
                  <c:v>Level 2</c:v>
                </c:pt>
              </c:strCache>
            </c:strRef>
          </c:tx>
          <c:spPr>
            <a:solidFill>
              <a:schemeClr val="accent2">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12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'Overall-HCW'!$C$78:$C$86</c:f>
              <c:numCache>
                <c:formatCode>General</c:formatCode>
                <c:ptCount val="9"/>
                <c:pt idx="0">
                  <c:v>28.0</c:v>
                </c:pt>
                <c:pt idx="1">
                  <c:v>756.0</c:v>
                </c:pt>
                <c:pt idx="2">
                  <c:v>6637.0</c:v>
                </c:pt>
                <c:pt idx="3">
                  <c:v>804.0</c:v>
                </c:pt>
                <c:pt idx="4">
                  <c:v>291.0</c:v>
                </c:pt>
                <c:pt idx="5">
                  <c:v>14.0</c:v>
                </c:pt>
                <c:pt idx="6">
                  <c:v>125.0</c:v>
                </c:pt>
                <c:pt idx="7">
                  <c:v>1.0</c:v>
                </c:pt>
                <c:pt idx="8">
                  <c:v>5.0</c:v>
                </c:pt>
              </c:numCache>
            </c:numRef>
          </c:val>
        </c:ser>
        <c:ser>
          <c:idx val="2"/>
          <c:order val="2"/>
          <c:tx>
            <c:strRef>
              <c:f>'Overall-HCW'!$D$77</c:f>
              <c:strCache>
                <c:ptCount val="1"/>
                <c:pt idx="0">
                  <c:v>Level 3 </c:v>
                </c:pt>
              </c:strCache>
            </c:strRef>
          </c:tx>
          <c:spPr>
            <a:solidFill>
              <a:schemeClr val="accent3">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'Overall-HCW'!$D$78:$D$86</c:f>
              <c:numCache>
                <c:formatCode>General</c:formatCode>
                <c:ptCount val="9"/>
                <c:pt idx="0">
                  <c:v>164.0</c:v>
                </c:pt>
                <c:pt idx="1">
                  <c:v>1675.0</c:v>
                </c:pt>
                <c:pt idx="2">
                  <c:v>6194.0</c:v>
                </c:pt>
                <c:pt idx="3">
                  <c:v>1130.0</c:v>
                </c:pt>
                <c:pt idx="4">
                  <c:v>422.0</c:v>
                </c:pt>
                <c:pt idx="5">
                  <c:v>97.0</c:v>
                </c:pt>
                <c:pt idx="6">
                  <c:v>415.0</c:v>
                </c:pt>
                <c:pt idx="7">
                  <c:v>69.0</c:v>
                </c:pt>
                <c:pt idx="8">
                  <c:v>22.0</c:v>
                </c:pt>
              </c:numCache>
            </c:numRef>
          </c:val>
        </c:ser>
        <c:ser>
          <c:idx val="3"/>
          <c:order val="3"/>
          <c:tx>
            <c:strRef>
              <c:f>'Overall-HCW'!$E$77</c:f>
              <c:strCache>
                <c:ptCount val="1"/>
                <c:pt idx="0">
                  <c:v>Level 4</c:v>
                </c:pt>
              </c:strCache>
            </c:strRef>
          </c:tx>
          <c:spPr>
            <a:solidFill>
              <a:schemeClr val="accent4">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'Overall-HCW'!$E$78:$E$86</c:f>
              <c:numCache>
                <c:formatCode>General</c:formatCode>
                <c:ptCount val="9"/>
                <c:pt idx="0">
                  <c:v>1686.0</c:v>
                </c:pt>
                <c:pt idx="1">
                  <c:v>3148.0</c:v>
                </c:pt>
                <c:pt idx="2">
                  <c:v>10769.0</c:v>
                </c:pt>
                <c:pt idx="3">
                  <c:v>1491.0</c:v>
                </c:pt>
                <c:pt idx="4">
                  <c:v>650.0</c:v>
                </c:pt>
                <c:pt idx="5">
                  <c:v>377.0</c:v>
                </c:pt>
                <c:pt idx="6">
                  <c:v>926.0</c:v>
                </c:pt>
                <c:pt idx="7">
                  <c:v>221.0</c:v>
                </c:pt>
                <c:pt idx="8">
                  <c:v>162.0</c:v>
                </c:pt>
              </c:numCache>
            </c:numRef>
          </c:val>
        </c:ser>
        <c:ser>
          <c:idx val="4"/>
          <c:order val="4"/>
          <c:tx>
            <c:strRef>
              <c:f>'Overall-HCW'!$F$77</c:f>
              <c:strCache>
                <c:ptCount val="1"/>
                <c:pt idx="0">
                  <c:v>Level 5</c:v>
                </c:pt>
              </c:strCache>
            </c:strRef>
          </c:tx>
          <c:spPr>
            <a:solidFill>
              <a:schemeClr val="accent5">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'Overall-HCW'!$F$78:$F$86</c:f>
              <c:numCache>
                <c:formatCode>General</c:formatCode>
                <c:ptCount val="9"/>
                <c:pt idx="0">
                  <c:v>895.0</c:v>
                </c:pt>
                <c:pt idx="1">
                  <c:v>1346.0</c:v>
                </c:pt>
                <c:pt idx="2">
                  <c:v>5294.0</c:v>
                </c:pt>
                <c:pt idx="3">
                  <c:v>825.0</c:v>
                </c:pt>
                <c:pt idx="4">
                  <c:v>291.0</c:v>
                </c:pt>
                <c:pt idx="5">
                  <c:v>246.0</c:v>
                </c:pt>
                <c:pt idx="6">
                  <c:v>262.0</c:v>
                </c:pt>
                <c:pt idx="7">
                  <c:v>171.0</c:v>
                </c:pt>
                <c:pt idx="8">
                  <c:v>48.0</c:v>
                </c:pt>
              </c:numCache>
            </c:numRef>
          </c:val>
        </c:ser>
        <c:ser>
          <c:idx val="5"/>
          <c:order val="5"/>
          <c:tx>
            <c:strRef>
              <c:f>'Overall-HCW'!$G$77</c:f>
              <c:strCache>
                <c:ptCount val="1"/>
                <c:pt idx="0">
                  <c:v>Level 6</c:v>
                </c:pt>
              </c:strCache>
            </c:strRef>
          </c:tx>
          <c:spPr>
            <a:solidFill>
              <a:schemeClr val="accent6">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'Overall-HCW'!$G$78:$G$86</c:f>
              <c:numCache>
                <c:formatCode>General</c:formatCode>
                <c:ptCount val="9"/>
                <c:pt idx="0">
                  <c:v>300.0</c:v>
                </c:pt>
                <c:pt idx="1">
                  <c:v>221.0</c:v>
                </c:pt>
                <c:pt idx="2">
                  <c:v>3530.0</c:v>
                </c:pt>
                <c:pt idx="3">
                  <c:v>375.0</c:v>
                </c:pt>
                <c:pt idx="4">
                  <c:v>114.0</c:v>
                </c:pt>
                <c:pt idx="5">
                  <c:v>41.0</c:v>
                </c:pt>
                <c:pt idx="6">
                  <c:v>187.0</c:v>
                </c:pt>
                <c:pt idx="7">
                  <c:v>92.0</c:v>
                </c:pt>
                <c:pt idx="8">
                  <c:v>19.0</c:v>
                </c:pt>
              </c:numCache>
            </c:numRef>
          </c:val>
        </c:ser>
        <c:ser>
          <c:idx val="6"/>
          <c:order val="6"/>
          <c:tx>
            <c:strRef>
              <c:f>'Overall-HCW'!$H$77</c:f>
              <c:strCache>
                <c:ptCount val="1"/>
                <c:pt idx="0">
                  <c:v>Office</c:v>
                </c:pt>
              </c:strCache>
            </c:strRef>
          </c:tx>
          <c:spPr>
            <a:solidFill>
              <a:schemeClr val="accent1">
                <a:lumMod val="6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'Overall-HCW'!$A$78:$A$86</c:f>
              <c:strCache>
                <c:ptCount val="9"/>
                <c:pt idx="0">
                  <c:v>Medical officer</c:v>
                </c:pt>
                <c:pt idx="1">
                  <c:v> Registered Clinical Officer </c:v>
                </c:pt>
                <c:pt idx="2">
                  <c:v>Nurses</c:v>
                </c:pt>
                <c:pt idx="3">
                  <c:v>Medical Lab</c:v>
                </c:pt>
                <c:pt idx="4">
                  <c:v>Nutritionists</c:v>
                </c:pt>
                <c:pt idx="5">
                  <c:v>Pharmacist</c:v>
                </c:pt>
                <c:pt idx="6">
                  <c:v>Pharmaceuatical technologist</c:v>
                </c:pt>
                <c:pt idx="7">
                  <c:v>Radiographer</c:v>
                </c:pt>
                <c:pt idx="8">
                  <c:v>Dentist/Dental Officer</c:v>
                </c:pt>
              </c:strCache>
            </c:strRef>
          </c:cat>
          <c:val>
            <c:numRef>
              <c:f>'Overall-HCW'!$H$78:$H$86</c:f>
              <c:numCache>
                <c:formatCode>General</c:formatCode>
                <c:ptCount val="9"/>
                <c:pt idx="0">
                  <c:v>47.0</c:v>
                </c:pt>
                <c:pt idx="1">
                  <c:v>164.0</c:v>
                </c:pt>
                <c:pt idx="2">
                  <c:v>306.0</c:v>
                </c:pt>
                <c:pt idx="3">
                  <c:v>103.0</c:v>
                </c:pt>
                <c:pt idx="4">
                  <c:v>76.0</c:v>
                </c:pt>
                <c:pt idx="5">
                  <c:v>55.0</c:v>
                </c:pt>
                <c:pt idx="6">
                  <c:v>24.0</c:v>
                </c:pt>
                <c:pt idx="7">
                  <c:v>4.0</c:v>
                </c:pt>
                <c:pt idx="8">
                  <c:v>5.0</c:v>
                </c:pt>
              </c:numCache>
            </c:numRef>
          </c:val>
        </c:ser>
        <c:dLbls>
          <c:showLegendKey val="0"/>
          <c:showVal val="1"/>
          <c:showCatName val="0"/>
          <c:showSerName val="0"/>
          <c:showPercent val="0"/>
          <c:showBubbleSize val="0"/>
        </c:dLbls>
        <c:gapWidth val="50"/>
        <c:overlap val="100"/>
        <c:axId val="-633787200"/>
        <c:axId val="-633786112"/>
      </c:barChart>
      <c:catAx>
        <c:axId val="-633787200"/>
        <c:scaling>
          <c:orientation val="minMax"/>
        </c:scaling>
        <c:delete val="0"/>
        <c:axPos val="l"/>
        <c:numFmt formatCode="General" sourceLinked="0"/>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33786112"/>
        <c:crosses val="autoZero"/>
        <c:auto val="1"/>
        <c:lblAlgn val="ctr"/>
        <c:lblOffset val="100"/>
        <c:noMultiLvlLbl val="0"/>
      </c:catAx>
      <c:valAx>
        <c:axId val="-633786112"/>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633787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20868</Words>
  <Characters>121294</Characters>
  <Application>WPS Office</Application>
  <Paragraphs>2711</Paragraphs>
  <CharactersWithSpaces>141013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2025-04-15T10:17:27Z</dcterms:created>
  <dc:creator>WPS Office</dc:creator>
  <lastModifiedBy>SM-A325F</lastModifiedBy>
  <dcterms:modified xsi:type="dcterms:W3CDTF">2025-04-15T10:17:37Z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87e70d252b1c480aa5f445a30daf2a55</vt:lpwstr>
  </property>
</Properties>
</file>